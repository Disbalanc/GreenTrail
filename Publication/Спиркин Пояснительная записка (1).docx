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00" w:lineRule="auto"/>
        <w:ind w:left="0" w:right="0" w:firstLine="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0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00" w:lineRule="auto"/>
        <w:ind w:left="0" w:right="0" w:firstLine="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 АНАЛИТИЧЕСКАЯ ЧАСТЬ</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 Анализ предметной области</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ПРОЕКТНАЯ ЧАСТЬ……………………………………………………………………………...11</w:t>
          </w:r>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ind w:left="360" w:firstLine="0"/>
            <w:rPr>
              <w:rFonts w:ascii="Arial" w:cs="Arial" w:eastAsia="Arial" w:hAnsi="Arial"/>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Проектирование и реализация пользовательского интерфейса системы</w:t>
              <w:tab/>
              <w:t xml:space="preserve">13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Структура приложения</w:t>
              <w:tab/>
              <w:t xml:space="preserve">15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Реализация пользовательских форм</w:t>
              <w:tab/>
              <w:t xml:space="preserve">17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Разработка запросов</w:t>
              <w:tab/>
              <w:t xml:space="preserve">30</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Разработка отчетов</w:t>
              <w:tab/>
              <w:t xml:space="preserve">46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ЗАКЛЮЧЕНИЕ</w:t>
              <w:tab/>
              <w:t xml:space="preserve">48</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color w:val="000000"/>
              <w:sz w:val="24"/>
              <w:szCs w:val="24"/>
              <w:u w:val="none"/>
              <w:rtl w:val="0"/>
            </w:rPr>
            <w:t xml:space="preserve">СПИСОК ЛИТЕРАТУРЫ</w:t>
          </w: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spacing w:after="1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0"/>
          <w:i w:val="0"/>
          <w:smallCaps w:val="0"/>
          <w:strike w:val="0"/>
          <w:color w:val="36609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6091"/>
          <w:sz w:val="24"/>
          <w:szCs w:val="24"/>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ind w:firstLine="709"/>
        <w:rPr>
          <w:rFonts w:ascii="Times New Roman" w:cs="Times New Roman" w:eastAsia="Times New Roman" w:hAnsi="Times New Roman"/>
          <w:b w:val="0"/>
          <w:color w:val="000000"/>
        </w:rPr>
      </w:pPr>
      <w:bookmarkStart w:colFirst="0" w:colLast="0" w:name="_gjdgxs" w:id="0"/>
      <w:bookmarkEnd w:id="0"/>
      <w:r w:rsidDel="00000000" w:rsidR="00000000" w:rsidRPr="00000000">
        <w:rPr>
          <w:rFonts w:ascii="Times New Roman" w:cs="Times New Roman" w:eastAsia="Times New Roman" w:hAnsi="Times New Roman"/>
          <w:b w:val="0"/>
          <w:color w:val="000000"/>
          <w:rtl w:val="0"/>
        </w:rPr>
        <w:t xml:space="preserve">ВВЕДЕНИЕ</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Экологическая обстановка является одним из наиболее важных факторов, влияющих на качество жизни и здоровье людей. Например: загрязнение воздуха, водное загрязнение, разрушение экосистемы. Загрязнение воздуха является основным причиной многих респираторных заболеваний. Токсичные вещества, такие, как диоксид азота и частицы твердых веществ, являются основными загрязнителями воздуха, которые проникают в организм через дыхательные пути и могут нанести серьезный вред. Водное загрязнение также является серьезной проблемой, которая негативно сказывается на здоровье людей. Бактерии, вирусы и токсичные вещества в воде могут вызывать заболевания пищеварительной системы, гепатиты, дизентерию и другие инфекции. Разрушение экосистемы и вырубка лесов приводят к уменьшению биоразнообразия и нарушению природных равновесий. Это может сказаться на возникновении и распространении определенных болезней, которые могут перейти с животных на человека. Кроме того, экологическая обстановка напрямую влияет на психическое состояние человека. Жизнь в загрязненных и неблагоприятных условиях может вызывать стресс, депрессию и другие психические расстройства.</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Информационная система (ИС) в экологической сфере позволит собирать данные с помощью сенсоров, других технических устройств и открытых опубликованных источников, передают информацию в центральные базы данных для анализа, обработки и построения моделей. На основе полученных данных, экологические ИС предоставляют информацию управленцам, научным исследователям и другим заинтересованным лицам для принятия решений и разработки стратегий в области экологии и устойчивого развития. ИС также позволяют автоматизировать многие процессы, связанные с экологическим мониторингом, контролем и управлением, что помогает оптимизировать работу и повышать эффективность экологических программ и проектов. Они также способствуют повышению прозрачности и доступности информации для общественности, что стимулирует экологическую осведомленность и активность граждан.</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Поэтому создание информационных систем, способных эффективно анализировать данные об экологической ситуации и предоставлять пользователю удобные инструменты для ее улучшения, становится все более актуальной задачей.</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ИС на базе Windows Presentation Foundation (WPF), платформы разработки клиентского ПО от Microsoft, обеспечивает мощные средства для создания современных графических пользовательских интерфейсов и обработки данных. Использование WPF позволяет создавать интуитивно понятные и привлекательные визуальные компоненты, что упрощает работу пользователя и повышает эффективность использования ИС. Для разработки информационных систем на базе Windows Presentation Foundation (WPF) можно использовать Microsoft SQL Server Management Studio (SSMS) для создания, изменения и управления базой данных. WPF предоставляет широкие возможности для создания графического пользовательского интерфейса и работы с данными.</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SSMS оснащен набором инструментов для работы с данными, таких как различные окна просмотра данных, редактор запросов, редактор таблиц и другие. Эти инструменты позволяют разработчикам легко работать с данными, отображать их в удобной форме, выполнять запросы и анализировать результаты.</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Целью данного курсового проекта является разработка информационной системы, которая будет предоставлять возможности для мониторинга состояния окружающей среды, анализа экологической обстановки и принятия мер по ее улучшению. Она будет базироваться на WPF и будет выполнять такие функции, как сбор данных из различных источников (наблюдений, измерений, статистики), визуализация результатов анализа в удобной форме (графики, диаграммы, карты) и предоставление пользователю инструментов для принятия решений и планирования дальнейших действий.</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такой информационной системы позволит эффективно управлять экологической обстановкой, анализировать ее состояние, выявлять причины нарушений и принимать меры по их устранению. Это также позволит повысить осведомленность и ответственность общества в отношении экологической проблематики и принять участие в ее решении.</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достижения поставленной цели необходимо выполнить следующие задачи:</w:t>
      </w:r>
    </w:p>
    <w:p w:rsidR="00000000" w:rsidDel="00000000" w:rsidP="00000000" w:rsidRDefault="00000000" w:rsidRPr="00000000" w14:paraId="0000001D">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анализ предметной области.</w:t>
      </w:r>
    </w:p>
    <w:p w:rsidR="00000000" w:rsidDel="00000000" w:rsidP="00000000" w:rsidRDefault="00000000" w:rsidRPr="00000000" w14:paraId="0000001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техническое задание на информационную систему.</w:t>
      </w:r>
    </w:p>
    <w:p w:rsidR="00000000" w:rsidDel="00000000" w:rsidP="00000000" w:rsidRDefault="00000000" w:rsidRPr="00000000" w14:paraId="0000001F">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Спроектировать БД системы.</w:t>
      </w:r>
    </w:p>
    <w:p w:rsidR="00000000" w:rsidDel="00000000" w:rsidP="00000000" w:rsidRDefault="00000000" w:rsidRPr="00000000" w14:paraId="0000002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запросы в БД.</w:t>
      </w:r>
    </w:p>
    <w:p w:rsidR="00000000" w:rsidDel="00000000" w:rsidP="00000000" w:rsidRDefault="00000000" w:rsidRPr="00000000" w14:paraId="0000002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БД.</w:t>
      </w:r>
    </w:p>
    <w:p w:rsidR="00000000" w:rsidDel="00000000" w:rsidP="00000000" w:rsidRDefault="00000000" w:rsidRPr="00000000" w14:paraId="0000002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пользовательский интерфейс.</w:t>
      </w:r>
    </w:p>
    <w:p w:rsidR="00000000" w:rsidDel="00000000" w:rsidP="00000000" w:rsidRDefault="00000000" w:rsidRPr="00000000" w14:paraId="0000002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пособие и инструкцию по работе с данной информационной системой.</w:t>
      </w:r>
    </w:p>
    <w:p w:rsidR="00000000" w:rsidDel="00000000" w:rsidP="00000000" w:rsidRDefault="00000000" w:rsidRPr="00000000" w14:paraId="0000002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тестирование разработанной информационной системы.</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numPr>
          <w:ilvl w:val="0"/>
          <w:numId w:val="14"/>
        </w:numPr>
        <w:ind w:left="720" w:hanging="10.999999999999943"/>
        <w:rPr>
          <w:rFonts w:ascii="Times New Roman" w:cs="Times New Roman" w:eastAsia="Times New Roman" w:hAnsi="Times New Roman"/>
          <w:b w:val="0"/>
          <w:color w:val="000000"/>
          <w:highlight w:val="white"/>
        </w:rPr>
      </w:pPr>
      <w:bookmarkStart w:colFirst="0" w:colLast="0" w:name="_30j0zll" w:id="1"/>
      <w:bookmarkEnd w:id="1"/>
      <w:r w:rsidDel="00000000" w:rsidR="00000000" w:rsidRPr="00000000">
        <w:rPr>
          <w:rFonts w:ascii="Times New Roman" w:cs="Times New Roman" w:eastAsia="Times New Roman" w:hAnsi="Times New Roman"/>
          <w:b w:val="0"/>
          <w:color w:val="000000"/>
          <w:highlight w:val="white"/>
          <w:rtl w:val="0"/>
        </w:rPr>
        <w:t xml:space="preserve">АНАЛИТИЧЕСКАЯ ЧАСТЬ</w:t>
      </w:r>
    </w:p>
    <w:p w:rsidR="00000000" w:rsidDel="00000000" w:rsidP="00000000" w:rsidRDefault="00000000" w:rsidRPr="00000000" w14:paraId="00000027">
      <w:pPr>
        <w:pStyle w:val="Heading2"/>
        <w:numPr>
          <w:ilvl w:val="1"/>
          <w:numId w:val="14"/>
        </w:numPr>
        <w:ind w:left="709" w:hanging="10.999999999999943"/>
        <w:rPr>
          <w:rFonts w:ascii="Times New Roman" w:cs="Times New Roman" w:eastAsia="Times New Roman" w:hAnsi="Times New Roman"/>
          <w:b w:val="0"/>
          <w:color w:val="000000"/>
          <w:sz w:val="28"/>
          <w:szCs w:val="28"/>
          <w:highlight w:val="white"/>
        </w:rPr>
      </w:pPr>
      <w:bookmarkStart w:colFirst="0" w:colLast="0" w:name="_1fob9te" w:id="2"/>
      <w:bookmarkEnd w:id="2"/>
      <w:r w:rsidDel="00000000" w:rsidR="00000000" w:rsidRPr="00000000">
        <w:rPr>
          <w:rFonts w:ascii="Times New Roman" w:cs="Times New Roman" w:eastAsia="Times New Roman" w:hAnsi="Times New Roman"/>
          <w:b w:val="0"/>
          <w:color w:val="000000"/>
          <w:sz w:val="28"/>
          <w:szCs w:val="28"/>
          <w:highlight w:val="white"/>
          <w:rtl w:val="0"/>
        </w:rPr>
        <w:t xml:space="preserve">Анализ предметной области</w:t>
      </w:r>
    </w:p>
    <w:p w:rsidR="00000000" w:rsidDel="00000000" w:rsidP="00000000" w:rsidRDefault="00000000" w:rsidRPr="00000000" w14:paraId="00000028">
      <w:pPr>
        <w:spacing w:after="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tabs>
          <w:tab w:val="left" w:leader="none" w:pos="1134"/>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Учет экологической обстановки является важным аспектом в современном обществе, поскольку охрана окружающей среды стала приоритетным направлением для многих стран, организаций и индивидуалов. Это связано с растущим осознанием людьми важности сохранения природных ресурсов, биологического разнообразия и снижения негативного влияния на климат.</w:t>
      </w:r>
    </w:p>
    <w:p w:rsidR="00000000" w:rsidDel="00000000" w:rsidP="00000000" w:rsidRDefault="00000000" w:rsidRPr="00000000" w14:paraId="0000002A">
      <w:pPr>
        <w:tabs>
          <w:tab w:val="left" w:leader="none" w:pos="1134"/>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предметной области учета экологической обстановки рассматриваются следующие аспекты:</w:t>
      </w:r>
    </w:p>
    <w:p w:rsidR="00000000" w:rsidDel="00000000" w:rsidP="00000000" w:rsidRDefault="00000000" w:rsidRPr="00000000" w14:paraId="0000002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0" w:right="0" w:firstLine="63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Измерение и мониторинг загрязнений: Учет экологической обстановки включает системы измерения и мониторинга загрязнений воздуха, воды и почвы. Это позволяет обнаружить и изучить источники загрязнений, определить их влияние на окружающую среду и принять меры для их снижения.</w:t>
      </w:r>
    </w:p>
    <w:p w:rsidR="00000000" w:rsidDel="00000000" w:rsidP="00000000" w:rsidRDefault="00000000" w:rsidRPr="00000000" w14:paraId="0000002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 w:val="left" w:leader="none" w:pos="1134"/>
        </w:tabs>
        <w:spacing w:after="0" w:before="0" w:line="276" w:lineRule="auto"/>
        <w:ind w:left="0" w:right="0" w:firstLine="63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Оценка и прогнозирование экологических последствий: Учет экологической обстановки также включает оценку и прогнозирование экологических последствий различных деятельностей, таких как строительство, производство или использование природных ресурсов. Это позволяет принимать решения, основанные на данных о возможных негативных воздействиях на окружающую среду.</w:t>
      </w:r>
    </w:p>
    <w:p w:rsidR="00000000" w:rsidDel="00000000" w:rsidP="00000000" w:rsidRDefault="00000000" w:rsidRPr="00000000" w14:paraId="0000002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 w:val="left" w:leader="none" w:pos="1134"/>
        </w:tabs>
        <w:spacing w:after="0" w:before="0" w:line="276" w:lineRule="auto"/>
        <w:ind w:left="0" w:right="0" w:firstLine="63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Управление природными ресурсами: Учет экологической обстановки помогает в управлении природными ресурсами, такими как леса, водные и сельскохозяйственные угодья. Мониторинг состояния и использования этих ресурсов позволяет определить уровень устойчивого их использования и разработать стратегии для их сохранения.</w:t>
      </w:r>
    </w:p>
    <w:p w:rsidR="00000000" w:rsidDel="00000000" w:rsidP="00000000" w:rsidRDefault="00000000" w:rsidRPr="00000000" w14:paraId="0000002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 w:val="left" w:leader="none" w:pos="1134"/>
        </w:tabs>
        <w:spacing w:after="0" w:before="0" w:line="276" w:lineRule="auto"/>
        <w:ind w:left="0" w:right="0" w:firstLine="63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Социально-экономический анализ: Учет экологической обстановки также включает социально-экономический анализ влияния экологических факторов на общество и экономику. Это позволяет оценить стоимость потерь, связанных с загрязнением окружающей среды, и определить экономические выгоды от внедрения мер по охране окружающей среды.</w:t>
      </w:r>
    </w:p>
    <w:p w:rsidR="00000000" w:rsidDel="00000000" w:rsidP="00000000" w:rsidRDefault="00000000" w:rsidRPr="00000000" w14:paraId="0000002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 w:val="left" w:leader="none" w:pos="1134"/>
        </w:tabs>
        <w:spacing w:after="0" w:before="0" w:line="276" w:lineRule="auto"/>
        <w:ind w:left="0" w:right="0" w:firstLine="63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Развитие экологической политики: Учет экологической обстановки помогает разработке и реализации экологической политики на различных уровнях - от государственных до муниципальных. Он предоставляет информацию о состоянии окружающей среды, ее изменениях и проблемах, требующих вмешательства, и способствует разработке мер по снижению негативного влияния на природу.</w:t>
      </w:r>
    </w:p>
    <w:p w:rsidR="00000000" w:rsidDel="00000000" w:rsidP="00000000" w:rsidRDefault="00000000" w:rsidRPr="00000000" w14:paraId="00000030">
      <w:pPr>
        <w:tabs>
          <w:tab w:val="left" w:leader="none" w:pos="709"/>
        </w:tabs>
        <w:ind w:firstLine="633"/>
        <w:rPr/>
      </w:pPr>
      <w:r w:rsidDel="00000000" w:rsidR="00000000" w:rsidRPr="00000000">
        <w:br w:type="page"/>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 w:val="left" w:leader="none" w:pos="1134"/>
        </w:tabs>
        <w:spacing w:after="0" w:before="0" w:line="276" w:lineRule="auto"/>
        <w:ind w:left="0" w:right="0" w:firstLine="63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Осведомленность и образование: Учет экологической обстановки играет важную роль в формировании осведомленности и образования общества в области охраны окружающей среды. Предоставление гражданам доступа к информации о состоянии окружающей среды и ее влиянии на здоровье и благополучие способствует принятию эколог</w:t>
      </w:r>
    </w:p>
    <w:p w:rsidR="00000000" w:rsidDel="00000000" w:rsidP="00000000" w:rsidRDefault="00000000" w:rsidRPr="00000000" w14:paraId="00000032">
      <w:pPr>
        <w:tabs>
          <w:tab w:val="left" w:leader="none" w:pos="1134"/>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данных для исследования экологической обстановки представляет собой набор инструментов, методов и подходов, которые используются для изучения и оценки различных аспектов окружающей среды и ее состояния.</w:t>
      </w:r>
    </w:p>
    <w:p w:rsidR="00000000" w:rsidDel="00000000" w:rsidP="00000000" w:rsidRDefault="00000000" w:rsidRPr="00000000" w14:paraId="00000033">
      <w:pPr>
        <w:tabs>
          <w:tab w:val="left" w:leader="none" w:pos="1134"/>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Важным компонентом базы данных является сбор и анализ данных о различных показателях экологической обстановки. Это может включать измерение уровня загрязнения воздуха, воды и почвы, исследование биологического разнообразия, оценку состояния экосистем и многое другое. Для этого используются различные методы, такие как выборочное наблюдение, случайные пробы, эксперименты и моделирование.</w:t>
      </w:r>
    </w:p>
    <w:p w:rsidR="00000000" w:rsidDel="00000000" w:rsidP="00000000" w:rsidRDefault="00000000" w:rsidRPr="00000000" w14:paraId="00000034">
      <w:pPr>
        <w:tabs>
          <w:tab w:val="left" w:leader="none" w:pos="1134"/>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данных также включает в себя разработку стандартов и нормативов, которые помогают сравнить и оценить уровень экологической обстановки в разных регионах и странах. Эти стандарты могут определять допустимые уровни загрязнения, методы оценки экологического воздействия, требования к экологической сертификации и т.д.</w:t>
      </w:r>
    </w:p>
    <w:p w:rsidR="00000000" w:rsidDel="00000000" w:rsidP="00000000" w:rsidRDefault="00000000" w:rsidRPr="00000000" w14:paraId="00000035">
      <w:pPr>
        <w:tabs>
          <w:tab w:val="left" w:leader="none" w:pos="1134"/>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Сведения, которые находятся в методической базе - экологическая обстановка:</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Информация о состоянии окружающей природной среды, включая данные о загрязнении воздуха, водных ресурсов, почв, лесов и других экосистем.</w:t>
      </w:r>
    </w:p>
    <w:p w:rsidR="00000000" w:rsidDel="00000000" w:rsidP="00000000" w:rsidRDefault="00000000" w:rsidRPr="00000000" w14:paraId="0000003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экологических мониторингов и исследований, проводимых организациями и экспертами в области экологии.</w:t>
      </w:r>
    </w:p>
    <w:p w:rsidR="00000000" w:rsidDel="00000000" w:rsidP="00000000" w:rsidRDefault="00000000" w:rsidRPr="00000000" w14:paraId="0000003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Статистические данные о производственных и бытовых отходах, их объеме, составе и способах утилизации.</w:t>
      </w:r>
    </w:p>
    <w:p w:rsidR="00000000" w:rsidDel="00000000" w:rsidP="00000000" w:rsidRDefault="00000000" w:rsidRPr="00000000" w14:paraId="0000003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Информация о химических веществах, воздействующих на окружающую среду, и их влиянии на здоровье человека и экосистемы.</w:t>
      </w:r>
    </w:p>
    <w:p w:rsidR="00000000" w:rsidDel="00000000" w:rsidP="00000000" w:rsidRDefault="00000000" w:rsidRPr="00000000" w14:paraId="000000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Методы и приборы для измерения параметров экологической обстановки, такие как уровень шума, концентрация вредных веществ, уровень радиации и другие параметры жизнедеятельности природных и техногенных экосистем.</w:t>
      </w:r>
    </w:p>
    <w:p w:rsidR="00000000" w:rsidDel="00000000" w:rsidP="00000000" w:rsidRDefault="00000000" w:rsidRPr="00000000" w14:paraId="000000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Рекомендации по улучшению экологической обстановки и снижению негативного влияния человеческой деятельности на окружающую среду.</w:t>
      </w:r>
    </w:p>
    <w:p w:rsidR="00000000" w:rsidDel="00000000" w:rsidP="00000000" w:rsidRDefault="00000000" w:rsidRPr="00000000" w14:paraId="000000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Нормативные документы, законы и правила, регламентирующие охрану окружающей среды и управление природными ресурсами.</w:t>
      </w:r>
    </w:p>
    <w:p w:rsidR="00000000" w:rsidDel="00000000" w:rsidP="00000000" w:rsidRDefault="00000000" w:rsidRPr="00000000" w14:paraId="000000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Методология проведения экологической оценки предприятий, территорий и проектов с учетом их воздействия на экологическую обстановку.</w:t>
      </w:r>
    </w:p>
    <w:p w:rsidR="00000000" w:rsidDel="00000000" w:rsidP="00000000" w:rsidRDefault="00000000" w:rsidRPr="00000000" w14:paraId="0000003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Интернациональные и национальные соглашения и протоколы, касающиеся охраны окружающей среды и снижения выбросов парниковых газов.</w:t>
      </w:r>
    </w:p>
    <w:p w:rsidR="00000000" w:rsidDel="00000000" w:rsidP="00000000" w:rsidRDefault="00000000" w:rsidRPr="00000000" w14:paraId="0000003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134"/>
        </w:tabs>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Материалы семинаров, конференций, презентаций и других мероприятий, посвященных экологической проблематике.</w:t>
      </w:r>
    </w:p>
    <w:p w:rsidR="00000000" w:rsidDel="00000000" w:rsidP="00000000" w:rsidRDefault="00000000" w:rsidRPr="00000000" w14:paraId="00000040">
      <w:pPr>
        <w:tabs>
          <w:tab w:val="left" w:leader="none" w:pos="1134"/>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Внедрение автоматизации в процессы учета событий имеет множество экологических преимуществ. Устраняя необходимость в физических папках для хранения информации о мероприятиях, мы сокращаем потребление бумаги и помогаем экономить природные ресурсы. Кроме того, цифровая доступность гарантирует, что несколько человек могут одновременно получить доступ к необходимому событию, сводя к минимуму риск дублирования и ненужного использования ресурсов. </w:t>
      </w:r>
    </w:p>
    <w:p w:rsidR="00000000" w:rsidDel="00000000" w:rsidP="00000000" w:rsidRDefault="00000000" w:rsidRPr="00000000" w14:paraId="0000004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более детального рассмотрения процесса учета мероприятий рассмотрим рисунок 1 и 2, представленный в виде контекстной диаграммы и диаграммы детализации IDEF0, выполненный в программе Visio.</w:t>
      </w:r>
    </w:p>
    <w:p w:rsidR="00000000" w:rsidDel="00000000" w:rsidP="00000000" w:rsidRDefault="00000000" w:rsidRPr="00000000" w14:paraId="0000004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25677" cy="4112252"/>
            <wp:effectExtent b="0" l="0" r="0" t="0"/>
            <wp:docPr id="33"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6025677" cy="411225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Функциональная диаграмма бизнес-процесса учета экологической обстановки</w:t>
      </w:r>
    </w:p>
    <w:p w:rsidR="00000000" w:rsidDel="00000000" w:rsidP="00000000" w:rsidRDefault="00000000" w:rsidRPr="00000000" w14:paraId="0000004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01105" cy="4346575"/>
            <wp:effectExtent b="0" l="0" r="0" t="0"/>
            <wp:docPr id="35"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6301105" cy="43465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Функциональная диаграмма детализации бизнес-процесса учета экологической обстановки</w:t>
      </w:r>
    </w:p>
    <w:p w:rsidR="00000000" w:rsidDel="00000000" w:rsidP="00000000" w:rsidRDefault="00000000" w:rsidRPr="00000000" w14:paraId="00000046">
      <w:pPr>
        <w:spacing w:after="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IDEF0 - Function Modeling</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w:t>
      </w:r>
    </w:p>
    <w:p w:rsidR="00000000" w:rsidDel="00000000" w:rsidP="00000000" w:rsidRDefault="00000000" w:rsidRPr="00000000" w14:paraId="0000004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Visio — программа для построения диаграмм и векторной графики, разработанная Microsoft. Он позволяет пользователям создавать различные типы диаграмм, такие как блок-схемы, организационные диаграммы и сетевые диаграммы, что делает его полезным для визуализации и передачи сложной информации.</w:t>
      </w:r>
    </w:p>
    <w:p w:rsidR="00000000" w:rsidDel="00000000" w:rsidP="00000000" w:rsidRDefault="00000000" w:rsidRPr="00000000" w14:paraId="00000049">
      <w:pPr>
        <w:spacing w:after="0" w:before="240" w:lineRule="auto"/>
        <w:ind w:firstLine="708"/>
        <w:jc w:val="both"/>
        <w:rPr>
          <w:del w:author="student" w:id="1" w:date="2024-03-22T09:52:00Z"/>
          <w:color w:val="000000"/>
          <w:sz w:val="27"/>
          <w:szCs w:val="27"/>
        </w:rPr>
      </w:pPr>
      <w:r w:rsidDel="00000000" w:rsidR="00000000" w:rsidRPr="00000000">
        <w:rPr>
          <w:rFonts w:ascii="Times New Roman" w:cs="Times New Roman" w:eastAsia="Times New Roman" w:hAnsi="Times New Roman"/>
          <w:sz w:val="28"/>
          <w:szCs w:val="28"/>
          <w:rtl w:val="0"/>
        </w:rPr>
        <w:t xml:space="preserve">1.2</w:t>
      </w:r>
      <w:ins w:author="student" w:id="0" w:date="2024-03-22T09:52:00Z">
        <w:r w:rsidDel="00000000" w:rsidR="00000000" w:rsidRPr="00000000">
          <w:rPr>
            <w:rFonts w:ascii="Times New Roman" w:cs="Times New Roman" w:eastAsia="Times New Roman" w:hAnsi="Times New Roman"/>
            <w:sz w:val="28"/>
            <w:szCs w:val="28"/>
            <w:rtl w:val="0"/>
          </w:rPr>
          <w:t xml:space="preserve"> </w:t>
        </w:r>
      </w:ins>
      <w:r w:rsidDel="00000000" w:rsidR="00000000" w:rsidRPr="00000000">
        <w:rPr>
          <w:rFonts w:ascii="Times New Roman" w:cs="Times New Roman" w:eastAsia="Times New Roman" w:hAnsi="Times New Roman"/>
          <w:sz w:val="28"/>
          <w:szCs w:val="28"/>
          <w:rtl w:val="0"/>
        </w:rPr>
        <w:t xml:space="preserve">Постановка задачи</w:t>
      </w:r>
      <w:del w:author="student" w:id="1" w:date="2024-03-22T09:52:00Z">
        <w:bookmarkStart w:colFirst="0" w:colLast="0" w:name="_3znysh7" w:id="3"/>
        <w:bookmarkEnd w:id="3"/>
        <w:r w:rsidDel="00000000" w:rsidR="00000000" w:rsidRPr="00000000">
          <w:rPr>
            <w:rtl w:val="0"/>
          </w:rPr>
        </w:r>
      </w:del>
    </w:p>
    <w:p w:rsidR="00000000" w:rsidDel="00000000" w:rsidP="00000000" w:rsidRDefault="00000000" w:rsidRPr="00000000" w14:paraId="0000004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создать приложение на платформе WPF с использованием MS SQL сервера и картой для мониторинга экологической обстановки. </w:t>
      </w:r>
    </w:p>
    <w:p w:rsidR="00000000" w:rsidDel="00000000" w:rsidP="00000000" w:rsidRDefault="00000000" w:rsidRPr="00000000" w14:paraId="0000004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Основная цель приложения - предоставить пользователям информацию о степени экологической загрязненности в определенных районах и позволить им вносить свои наблюдения по состоянию окружающей среды.</w:t>
      </w:r>
    </w:p>
    <w:p w:rsidR="00000000" w:rsidDel="00000000" w:rsidP="00000000" w:rsidRDefault="00000000" w:rsidRPr="00000000" w14:paraId="0000004C">
      <w:pPr>
        <w:rPr/>
      </w:pPr>
      <w:r w:rsidDel="00000000" w:rsidR="00000000" w:rsidRPr="00000000">
        <w:br w:type="page"/>
      </w:r>
      <w:r w:rsidDel="00000000" w:rsidR="00000000" w:rsidRPr="00000000">
        <w:rPr>
          <w:rtl w:val="0"/>
        </w:rPr>
      </w:r>
    </w:p>
    <w:p w:rsidR="00000000" w:rsidDel="00000000" w:rsidP="00000000" w:rsidRDefault="00000000" w:rsidRPr="00000000" w14:paraId="0000004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функциональные требования:</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Авторизация и регистрация пользователей.</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Отображение карты.</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данных об экологической обстановке.</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Добавление наблюдений пользователями.</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уведомлений.</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Аналитика и статистика.</w:t>
      </w:r>
    </w:p>
    <w:p w:rsidR="00000000" w:rsidDel="00000000" w:rsidP="00000000" w:rsidRDefault="00000000" w:rsidRPr="00000000" w14:paraId="0000005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Подробные требования к разрабатываемой ИС представлены в Техническом задании (см. Приложение А).</w:t>
      </w:r>
      <w:r w:rsidDel="00000000" w:rsidR="00000000" w:rsidRPr="00000000">
        <w:br w:type="page"/>
      </w:r>
      <w:r w:rsidDel="00000000" w:rsidR="00000000" w:rsidRPr="00000000">
        <w:rPr>
          <w:rtl w:val="0"/>
        </w:rPr>
      </w:r>
    </w:p>
    <w:p w:rsidR="00000000" w:rsidDel="00000000" w:rsidP="00000000" w:rsidRDefault="00000000" w:rsidRPr="00000000" w14:paraId="00000055">
      <w:pPr>
        <w:spacing w:after="0" w:lineRule="auto"/>
        <w:jc w:val="both"/>
        <w:rPr>
          <w:rFonts w:ascii="Times New Roman" w:cs="Times New Roman" w:eastAsia="Times New Roman" w:hAnsi="Times New Roman"/>
          <w:sz w:val="28"/>
          <w:szCs w:val="28"/>
        </w:rPr>
      </w:pPr>
      <w:bookmarkStart w:colFirst="0" w:colLast="0" w:name="_2et92p0" w:id="4"/>
      <w:bookmarkEnd w:id="4"/>
      <w:r w:rsidDel="00000000" w:rsidR="00000000" w:rsidRPr="00000000">
        <w:rPr>
          <w:rFonts w:ascii="Times New Roman" w:cs="Times New Roman" w:eastAsia="Times New Roman" w:hAnsi="Times New Roman"/>
          <w:sz w:val="28"/>
          <w:szCs w:val="28"/>
          <w:rtl w:val="0"/>
        </w:rPr>
        <w:t xml:space="preserve">ПРОЕКТНАЯ ЧАСТЬ</w:t>
      </w:r>
    </w:p>
    <w:p w:rsidR="00000000" w:rsidDel="00000000" w:rsidP="00000000" w:rsidRDefault="00000000" w:rsidRPr="00000000" w14:paraId="00000056">
      <w:pPr>
        <w:spacing w:after="0" w:lineRule="auto"/>
        <w:jc w:val="both"/>
        <w:rPr>
          <w:rFonts w:ascii="Times New Roman" w:cs="Times New Roman" w:eastAsia="Times New Roman" w:hAnsi="Times New Roman"/>
          <w:sz w:val="28"/>
          <w:szCs w:val="28"/>
        </w:rPr>
      </w:pPr>
      <w:bookmarkStart w:colFirst="0" w:colLast="0" w:name="_tyjcwt" w:id="5"/>
      <w:bookmarkEnd w:id="5"/>
      <w:r w:rsidDel="00000000" w:rsidR="00000000" w:rsidRPr="00000000">
        <w:rPr>
          <w:rFonts w:ascii="Times New Roman" w:cs="Times New Roman" w:eastAsia="Times New Roman" w:hAnsi="Times New Roman"/>
          <w:sz w:val="28"/>
          <w:szCs w:val="28"/>
          <w:rtl w:val="0"/>
        </w:rPr>
        <w:t xml:space="preserve">Проектирование и реализация базы данных системы</w:t>
      </w:r>
    </w:p>
    <w:p w:rsidR="00000000" w:rsidDel="00000000" w:rsidP="00000000" w:rsidRDefault="00000000" w:rsidRPr="00000000" w14:paraId="00000057">
      <w:pPr>
        <w:spacing w:after="0" w:befor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Разработку базы данных было принято начать с построения ER-модели. ER-модель - </w:t>
      </w:r>
      <w:hyperlink r:id="rId8">
        <w:r w:rsidDel="00000000" w:rsidR="00000000" w:rsidRPr="00000000">
          <w:rPr>
            <w:rFonts w:ascii="Times New Roman" w:cs="Times New Roman" w:eastAsia="Times New Roman" w:hAnsi="Times New Roman"/>
            <w:sz w:val="28"/>
            <w:szCs w:val="28"/>
            <w:rtl w:val="0"/>
          </w:rPr>
          <w:t xml:space="preserve">модель данных</w:t>
        </w:r>
      </w:hyperlink>
      <w:r w:rsidDel="00000000" w:rsidR="00000000" w:rsidRPr="00000000">
        <w:rPr>
          <w:rFonts w:ascii="Times New Roman" w:cs="Times New Roman" w:eastAsia="Times New Roman" w:hAnsi="Times New Roman"/>
          <w:sz w:val="28"/>
          <w:szCs w:val="28"/>
          <w:rtl w:val="0"/>
        </w:rPr>
        <w:t xml:space="preserve">, позволяющая описывать </w:t>
      </w:r>
      <w:hyperlink r:id="rId9">
        <w:r w:rsidDel="00000000" w:rsidR="00000000" w:rsidRPr="00000000">
          <w:rPr>
            <w:rFonts w:ascii="Times New Roman" w:cs="Times New Roman" w:eastAsia="Times New Roman" w:hAnsi="Times New Roman"/>
            <w:sz w:val="28"/>
            <w:szCs w:val="28"/>
            <w:rtl w:val="0"/>
          </w:rPr>
          <w:t xml:space="preserve">концептуальные схемы</w:t>
        </w:r>
      </w:hyperlink>
      <w:r w:rsidDel="00000000" w:rsidR="00000000" w:rsidRPr="00000000">
        <w:rPr>
          <w:rFonts w:ascii="Times New Roman" w:cs="Times New Roman" w:eastAsia="Times New Roman" w:hAnsi="Times New Roman"/>
          <w:sz w:val="28"/>
          <w:szCs w:val="28"/>
          <w:rtl w:val="0"/>
        </w:rPr>
        <w:t xml:space="preserve"> </w:t>
      </w:r>
      <w:hyperlink r:id="rId10">
        <w:r w:rsidDel="00000000" w:rsidR="00000000" w:rsidRPr="00000000">
          <w:rPr>
            <w:rFonts w:ascii="Times New Roman" w:cs="Times New Roman" w:eastAsia="Times New Roman" w:hAnsi="Times New Roman"/>
            <w:sz w:val="28"/>
            <w:szCs w:val="28"/>
            <w:rtl w:val="0"/>
          </w:rPr>
          <w:t xml:space="preserve">предметной области</w:t>
        </w:r>
      </w:hyperlink>
      <w:r w:rsidDel="00000000" w:rsidR="00000000" w:rsidRPr="00000000">
        <w:rPr>
          <w:rFonts w:ascii="Times New Roman" w:cs="Times New Roman" w:eastAsia="Times New Roman" w:hAnsi="Times New Roman"/>
          <w:sz w:val="28"/>
          <w:szCs w:val="28"/>
          <w:rtl w:val="0"/>
        </w:rPr>
        <w:t xml:space="preserve">. ER-модель используется при высокоуровневом (концептуальном) </w:t>
      </w:r>
      <w:hyperlink r:id="rId11">
        <w:r w:rsidDel="00000000" w:rsidR="00000000" w:rsidRPr="00000000">
          <w:rPr>
            <w:rFonts w:ascii="Times New Roman" w:cs="Times New Roman" w:eastAsia="Times New Roman" w:hAnsi="Times New Roman"/>
            <w:sz w:val="28"/>
            <w:szCs w:val="28"/>
            <w:rtl w:val="0"/>
          </w:rPr>
          <w:t xml:space="preserve">проектировании баз данных</w:t>
        </w:r>
      </w:hyperlink>
      <w:r w:rsidDel="00000000" w:rsidR="00000000" w:rsidRPr="00000000">
        <w:rPr>
          <w:rFonts w:ascii="Times New Roman" w:cs="Times New Roman" w:eastAsia="Times New Roman" w:hAnsi="Times New Roman"/>
          <w:sz w:val="28"/>
          <w:szCs w:val="28"/>
          <w:rtl w:val="0"/>
        </w:rPr>
        <w:t xml:space="preserve">. С её помощью можно выделить ключевые сущности и обозначить связи, которые могут устанавливаться между этими сущностями.</w:t>
      </w:r>
    </w:p>
    <w:p w:rsidR="00000000" w:rsidDel="00000000" w:rsidP="00000000" w:rsidRDefault="00000000" w:rsidRPr="00000000" w14:paraId="0000005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сущности имеют между собой связь один-ко-многим. ER-модель представлена на</w:t>
      </w:r>
      <w:del w:author="student" w:id="2" w:date="2024-03-22T09:52:00Z">
        <w:r w:rsidDel="00000000" w:rsidR="00000000" w:rsidRPr="00000000">
          <w:rPr>
            <w:rFonts w:ascii="Times New Roman" w:cs="Times New Roman" w:eastAsia="Times New Roman" w:hAnsi="Times New Roman"/>
            <w:color w:val="000000"/>
            <w:sz w:val="24"/>
            <w:szCs w:val="24"/>
            <w:rtl w:val="0"/>
          </w:rPr>
          <w:delText xml:space="preserve"> </w:delText>
        </w:r>
      </w:del>
      <w:r w:rsidDel="00000000" w:rsidR="00000000" w:rsidRPr="00000000">
        <w:rPr>
          <w:rtl w:val="0"/>
        </w:rPr>
      </w:r>
    </w:p>
    <w:p w:rsidR="00000000" w:rsidDel="00000000" w:rsidP="00000000" w:rsidRDefault="00000000" w:rsidRPr="00000000" w14:paraId="00000059">
      <w:pPr>
        <w:shd w:fill="ffffff" w:val="clear"/>
        <w:spacing w:after="0" w:lineRule="auto"/>
        <w:jc w:val="both"/>
        <w:rPr>
          <w:ins w:author="student" w:id="3" w:date="2024-03-22T09:52:00Z"/>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301105" cy="3487420"/>
            <wp:effectExtent b="0" l="0" r="0" t="0"/>
            <wp:docPr id="34"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6301105" cy="3487420"/>
                    </a:xfrm>
                    <a:prstGeom prst="rect"/>
                    <a:ln/>
                  </pic:spPr>
                </pic:pic>
              </a:graphicData>
            </a:graphic>
          </wp:inline>
        </w:drawing>
      </w:r>
      <w:ins w:author="student" w:id="3" w:date="2024-03-22T09:52:00Z">
        <w:r w:rsidDel="00000000" w:rsidR="00000000" w:rsidRPr="00000000">
          <w:rPr>
            <w:rtl w:val="0"/>
          </w:rPr>
        </w:r>
      </w:ins>
    </w:p>
    <w:p w:rsidR="00000000" w:rsidDel="00000000" w:rsidP="00000000" w:rsidRDefault="00000000" w:rsidRPr="00000000" w14:paraId="0000005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ER-модель БД.</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9"/>
        <w:jc w:val="both"/>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Разработанная ER-модель состоит из 11 сущностей: Пользователи, Новости, Роли, Экологические мероприятия, Изучения проб, Пробы, Тип, Норма, Регион, Мероприятие, Загрязнение.</w:t>
      </w:r>
    </w:p>
    <w:p w:rsidR="00000000" w:rsidDel="00000000" w:rsidP="00000000" w:rsidRDefault="00000000" w:rsidRPr="00000000" w14:paraId="0000005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Сущности: Роли, тип обследования, норма, созданы для подстановки в сущности: Пробы, Изучения проб и роли в сущность пользователь.</w:t>
      </w:r>
    </w:p>
    <w:p w:rsidR="00000000" w:rsidDel="00000000" w:rsidP="00000000" w:rsidRDefault="00000000" w:rsidRPr="00000000" w14:paraId="0000005E">
      <w:pPr>
        <w:spacing w:after="0" w:lineRule="auto"/>
        <w:ind w:firstLine="709"/>
        <w:jc w:val="both"/>
        <w:rPr>
          <w:del w:author="student" w:id="4" w:date="2024-03-22T09:52:00Z"/>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Сущности: Пользователи, загрязнение, образец, организации, новости, регион, мероприятие, являются основными рабочими сущностями в БД. Каждая сущность необходима для своей задачи: </w:t>
      </w:r>
      <w:del w:author="student" w:id="4" w:date="2024-03-22T09:52:00Z">
        <w:r w:rsidDel="00000000" w:rsidR="00000000" w:rsidRPr="00000000">
          <w:rPr>
            <w:rtl w:val="0"/>
          </w:rPr>
        </w:r>
      </w:del>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Загрязнение: представляет различные типы загрязнений, уровень загрязнения, источники загрязнения, время.</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Образец: Содержит данные об объекте обследования или анализа в контексте экологии </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обследования: Описывает различные виды экологических обследовании.</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Норма: Содержит установленные стандарты, нормативы и пороговые значения для экологических показателей, которые определяют допустимые уровни загрязнения и качество окружающей среды. </w:t>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Регион: представляет информацию о различных регионах, их географии, природных ресурсах, их состоянии</w:t>
      </w:r>
      <w:ins w:author="student" w:id="5" w:date="2024-03-22T09:52:00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ins>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Мероприятие: содержит информацию о различных планируемых или проводимых экологических и природоохранных мероприятиях</w:t>
      </w:r>
      <w:ins w:author="student" w:id="6" w:date="2024-03-22T09:52:00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ins>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Новости: содержит новостную информацию об экологических событиях, проектах и других новостях в области окружающей среды.</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Роли: сущность, описывающая различные роли или категории пользователей, которые могут иметь различные разрешения и функции в системе.</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Пользователь, содержит в себе информацию о пользователях системы.</w:t>
      </w:r>
    </w:p>
    <w:p w:rsidR="00000000" w:rsidDel="00000000" w:rsidP="00000000" w:rsidRDefault="00000000" w:rsidRPr="00000000" w14:paraId="00000068">
      <w:pPr>
        <w:rPr/>
      </w:pPr>
      <w:ins w:author="student" w:id="7" w:date="2024-03-22T09:52:00Z">
        <w:r w:rsidDel="00000000" w:rsidR="00000000" w:rsidRPr="00000000">
          <w:br w:type="page"/>
        </w:r>
      </w:ins>
      <w:r w:rsidDel="00000000" w:rsidR="00000000" w:rsidRPr="00000000">
        <w:rPr>
          <w:rtl w:val="0"/>
        </w:rPr>
      </w:r>
    </w:p>
    <w:p w:rsidR="00000000" w:rsidDel="00000000" w:rsidP="00000000" w:rsidRDefault="00000000" w:rsidRPr="00000000" w14:paraId="00000069">
      <w:pPr>
        <w:spacing w:after="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проектирования ER-модели был выполнен экспорт в MS SQL - server. Microsoft SQL Server - система управления реляционными базами данных (РСУБД), разработанная корпорацией Microsoft. Основной используемый язык запросов - Transact-SQL, создан совместно Microsoft и Sybase. Transact - SQL является реализацией стандарта ANSI/ISO по структурированному языку запросов (SQL) с расширениями. В MS SQL - server были установлены типы данных для каждой таблицы. </w:t>
      </w:r>
    </w:p>
    <w:p w:rsidR="00000000" w:rsidDel="00000000" w:rsidP="00000000" w:rsidRDefault="00000000" w:rsidRPr="00000000" w14:paraId="0000006A">
      <w:pPr>
        <w:spacing w:after="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3 представлена физическая схема БД, реализованная на платформе MS SQL Server 2018. На модели отражены названия атрибутов и их типы данных на сервере. Так же на модели отображены связи между сущностями для обеспечения целостности данных.</w:t>
      </w:r>
    </w:p>
    <w:p w:rsidR="00000000" w:rsidDel="00000000" w:rsidP="00000000" w:rsidRDefault="00000000" w:rsidRPr="00000000" w14:paraId="0000006B">
      <w:pPr>
        <w:shd w:fill="ffffff" w:val="clea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00795" cy="4102100"/>
            <wp:effectExtent b="0" l="0" r="0" t="0"/>
            <wp:docPr id="2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30079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физическая модель БД.</w:t>
      </w:r>
    </w:p>
    <w:p w:rsidR="00000000" w:rsidDel="00000000" w:rsidP="00000000" w:rsidRDefault="00000000" w:rsidRPr="00000000" w14:paraId="0000006D">
      <w:pPr>
        <w:pStyle w:val="Heading2"/>
        <w:rPr>
          <w:rFonts w:ascii="Times New Roman" w:cs="Times New Roman" w:eastAsia="Times New Roman" w:hAnsi="Times New Roman"/>
          <w:b w:val="0"/>
          <w:color w:val="000000"/>
          <w:sz w:val="28"/>
          <w:szCs w:val="28"/>
        </w:rPr>
      </w:pPr>
      <w:bookmarkStart w:colFirst="0" w:colLast="0" w:name="_3dy6vkm" w:id="6"/>
      <w:bookmarkEnd w:id="6"/>
      <w:r w:rsidDel="00000000" w:rsidR="00000000" w:rsidRPr="00000000">
        <w:rPr>
          <w:rFonts w:ascii="Times New Roman" w:cs="Times New Roman" w:eastAsia="Times New Roman" w:hAnsi="Times New Roman"/>
          <w:b w:val="0"/>
          <w:color w:val="000000"/>
          <w:sz w:val="28"/>
          <w:szCs w:val="28"/>
          <w:rtl w:val="0"/>
        </w:rPr>
        <w:t xml:space="preserve">Проектирование и реализация пользовательского интерфейса системы</w:t>
      </w:r>
    </w:p>
    <w:p w:rsidR="00000000" w:rsidDel="00000000" w:rsidP="00000000" w:rsidRDefault="00000000" w:rsidRPr="00000000" w14:paraId="0000006E">
      <w:pPr>
        <w:spacing w:after="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пользовательского интерфейса была выбрана интегрированная среда разработки Visual Studio 2019.</w:t>
      </w:r>
    </w:p>
    <w:p w:rsidR="00000000" w:rsidDel="00000000" w:rsidP="00000000" w:rsidRDefault="00000000" w:rsidRPr="00000000" w14:paraId="0000006F">
      <w:pPr>
        <w:spacing w:after="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Studio - это популярная интегрированная среда разработки (IDE) от компании Microsoft, предназначенная для создания различных типов приложений, включая настольные приложения, веб-приложения, мобильные приложения, игры и облачные решения. Visual Studio включает в себя широкий спектр инструментов, редактор кода, отладочные средства, средства тестирования, </w:t>
      </w:r>
    </w:p>
    <w:p w:rsidR="00000000" w:rsidDel="00000000" w:rsidP="00000000" w:rsidRDefault="00000000" w:rsidRPr="00000000" w14:paraId="00000070">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t xml:space="preserve">поддержку версионирования и другие функции, которые делают процесс разработки визуальным и удобным. Visual Studio также обладает богатой экосистемой расширений и интеграцией с другими сервисами и платформами разработки, что делает ее популярным инструментом среди разработчиков. Данные продукты позволяют, разрабатывать как </w:t>
      </w:r>
      <w:hyperlink r:id="rId14">
        <w:r w:rsidDel="00000000" w:rsidR="00000000" w:rsidRPr="00000000">
          <w:rPr>
            <w:rFonts w:ascii="Times New Roman" w:cs="Times New Roman" w:eastAsia="Times New Roman" w:hAnsi="Times New Roman"/>
            <w:sz w:val="28"/>
            <w:szCs w:val="28"/>
            <w:rtl w:val="0"/>
          </w:rPr>
          <w:t xml:space="preserve">консольные</w:t>
        </w:r>
      </w:hyperlink>
      <w:r w:rsidDel="00000000" w:rsidR="00000000" w:rsidRPr="00000000">
        <w:rPr>
          <w:rFonts w:ascii="Times New Roman" w:cs="Times New Roman" w:eastAsia="Times New Roman" w:hAnsi="Times New Roman"/>
          <w:sz w:val="28"/>
          <w:szCs w:val="28"/>
          <w:rtl w:val="0"/>
        </w:rPr>
        <w:t xml:space="preserve"> </w:t>
      </w:r>
      <w:hyperlink r:id="rId15">
        <w:r w:rsidDel="00000000" w:rsidR="00000000" w:rsidRPr="00000000">
          <w:rPr>
            <w:rFonts w:ascii="Times New Roman" w:cs="Times New Roman" w:eastAsia="Times New Roman" w:hAnsi="Times New Roman"/>
            <w:sz w:val="28"/>
            <w:szCs w:val="28"/>
            <w:rtl w:val="0"/>
          </w:rPr>
          <w:t xml:space="preserve">приложения</w:t>
        </w:r>
      </w:hyperlink>
      <w:r w:rsidDel="00000000" w:rsidR="00000000" w:rsidRPr="00000000">
        <w:rPr>
          <w:rFonts w:ascii="Times New Roman" w:cs="Times New Roman" w:eastAsia="Times New Roman" w:hAnsi="Times New Roman"/>
          <w:sz w:val="28"/>
          <w:szCs w:val="28"/>
          <w:rtl w:val="0"/>
        </w:rPr>
        <w:t xml:space="preserve">, так и приложения с </w:t>
      </w:r>
      <w:hyperlink r:id="rId16">
        <w:r w:rsidDel="00000000" w:rsidR="00000000" w:rsidRPr="00000000">
          <w:rPr>
            <w:rFonts w:ascii="Times New Roman" w:cs="Times New Roman" w:eastAsia="Times New Roman" w:hAnsi="Times New Roman"/>
            <w:sz w:val="28"/>
            <w:szCs w:val="28"/>
            <w:rtl w:val="0"/>
          </w:rPr>
          <w:t xml:space="preserve">графическим интерфейсом</w:t>
        </w:r>
      </w:hyperlink>
      <w:r w:rsidDel="00000000" w:rsidR="00000000" w:rsidRPr="00000000">
        <w:rPr>
          <w:rFonts w:ascii="Times New Roman" w:cs="Times New Roman" w:eastAsia="Times New Roman" w:hAnsi="Times New Roman"/>
          <w:sz w:val="28"/>
          <w:szCs w:val="28"/>
          <w:rtl w:val="0"/>
        </w:rPr>
        <w:t xml:space="preserve">, в том числе с поддержкой технологии Windows Presentation Foundation, а также </w:t>
      </w:r>
      <w:hyperlink r:id="rId17">
        <w:r w:rsidDel="00000000" w:rsidR="00000000" w:rsidRPr="00000000">
          <w:rPr>
            <w:rFonts w:ascii="Times New Roman" w:cs="Times New Roman" w:eastAsia="Times New Roman" w:hAnsi="Times New Roman"/>
            <w:sz w:val="28"/>
            <w:szCs w:val="28"/>
            <w:rtl w:val="0"/>
          </w:rPr>
          <w:t xml:space="preserve">веб-сайты</w:t>
        </w:r>
      </w:hyperlink>
      <w:r w:rsidDel="00000000" w:rsidR="00000000" w:rsidRPr="00000000">
        <w:rPr>
          <w:rFonts w:ascii="Times New Roman" w:cs="Times New Roman" w:eastAsia="Times New Roman" w:hAnsi="Times New Roman"/>
          <w:sz w:val="28"/>
          <w:szCs w:val="28"/>
          <w:rtl w:val="0"/>
        </w:rPr>
        <w:t xml:space="preserve">, </w:t>
      </w:r>
      <w:hyperlink r:id="rId18">
        <w:r w:rsidDel="00000000" w:rsidR="00000000" w:rsidRPr="00000000">
          <w:rPr>
            <w:rFonts w:ascii="Times New Roman" w:cs="Times New Roman" w:eastAsia="Times New Roman" w:hAnsi="Times New Roman"/>
            <w:sz w:val="28"/>
            <w:szCs w:val="28"/>
            <w:rtl w:val="0"/>
          </w:rPr>
          <w:t xml:space="preserve">веб-приложения</w:t>
        </w:r>
      </w:hyperlink>
      <w:r w:rsidDel="00000000" w:rsidR="00000000" w:rsidRPr="00000000">
        <w:rPr>
          <w:rFonts w:ascii="Times New Roman" w:cs="Times New Roman" w:eastAsia="Times New Roman" w:hAnsi="Times New Roman"/>
          <w:sz w:val="28"/>
          <w:szCs w:val="28"/>
          <w:rtl w:val="0"/>
        </w:rPr>
        <w:t xml:space="preserve">, </w:t>
      </w:r>
      <w:hyperlink r:id="rId19">
        <w:r w:rsidDel="00000000" w:rsidR="00000000" w:rsidRPr="00000000">
          <w:rPr>
            <w:rFonts w:ascii="Times New Roman" w:cs="Times New Roman" w:eastAsia="Times New Roman" w:hAnsi="Times New Roman"/>
            <w:sz w:val="28"/>
            <w:szCs w:val="28"/>
            <w:rtl w:val="0"/>
          </w:rPr>
          <w:t xml:space="preserve">веб-службы</w:t>
        </w:r>
      </w:hyperlink>
      <w:r w:rsidDel="00000000" w:rsidR="00000000" w:rsidRPr="00000000">
        <w:rPr>
          <w:rFonts w:ascii="Times New Roman" w:cs="Times New Roman" w:eastAsia="Times New Roman" w:hAnsi="Times New Roman"/>
          <w:sz w:val="28"/>
          <w:szCs w:val="28"/>
          <w:rtl w:val="0"/>
        </w:rPr>
        <w:t xml:space="preserve"> как в </w:t>
      </w:r>
      <w:hyperlink r:id="rId20">
        <w:r w:rsidDel="00000000" w:rsidR="00000000" w:rsidRPr="00000000">
          <w:rPr>
            <w:rFonts w:ascii="Times New Roman" w:cs="Times New Roman" w:eastAsia="Times New Roman" w:hAnsi="Times New Roman"/>
            <w:sz w:val="28"/>
            <w:szCs w:val="28"/>
            <w:rtl w:val="0"/>
          </w:rPr>
          <w:t xml:space="preserve">родном</w:t>
        </w:r>
      </w:hyperlink>
      <w:r w:rsidDel="00000000" w:rsidR="00000000" w:rsidRPr="00000000">
        <w:rPr>
          <w:rFonts w:ascii="Times New Roman" w:cs="Times New Roman" w:eastAsia="Times New Roman" w:hAnsi="Times New Roman"/>
          <w:sz w:val="28"/>
          <w:szCs w:val="28"/>
          <w:rtl w:val="0"/>
        </w:rPr>
        <w:t xml:space="preserve">, так и в </w:t>
      </w:r>
      <w:hyperlink r:id="rId21">
        <w:r w:rsidDel="00000000" w:rsidR="00000000" w:rsidRPr="00000000">
          <w:rPr>
            <w:rFonts w:ascii="Times New Roman" w:cs="Times New Roman" w:eastAsia="Times New Roman" w:hAnsi="Times New Roman"/>
            <w:sz w:val="28"/>
            <w:szCs w:val="28"/>
            <w:rtl w:val="0"/>
          </w:rPr>
          <w:t xml:space="preserve">управляемом</w:t>
        </w:r>
      </w:hyperlink>
      <w:r w:rsidDel="00000000" w:rsidR="00000000" w:rsidRPr="00000000">
        <w:rPr>
          <w:rFonts w:ascii="Times New Roman" w:cs="Times New Roman" w:eastAsia="Times New Roman" w:hAnsi="Times New Roman"/>
          <w:sz w:val="28"/>
          <w:szCs w:val="28"/>
          <w:rtl w:val="0"/>
        </w:rPr>
        <w:t xml:space="preserve"> кодах для всех платформ, поддерживаемых </w:t>
      </w:r>
      <w:hyperlink r:id="rId22">
        <w:r w:rsidDel="00000000" w:rsidR="00000000" w:rsidRPr="00000000">
          <w:rPr>
            <w:rFonts w:ascii="Times New Roman" w:cs="Times New Roman" w:eastAsia="Times New Roman" w:hAnsi="Times New Roman"/>
            <w:sz w:val="28"/>
            <w:szCs w:val="28"/>
            <w:rtl w:val="0"/>
          </w:rPr>
          <w:t xml:space="preserve">Windows</w:t>
        </w:r>
      </w:hyperlink>
      <w:r w:rsidDel="00000000" w:rsidR="00000000" w:rsidRPr="00000000">
        <w:rPr>
          <w:rFonts w:ascii="Times New Roman" w:cs="Times New Roman" w:eastAsia="Times New Roman" w:hAnsi="Times New Roman"/>
          <w:sz w:val="28"/>
          <w:szCs w:val="28"/>
          <w:rtl w:val="0"/>
        </w:rPr>
        <w:t xml:space="preserve">, </w:t>
      </w:r>
      <w:hyperlink r:id="rId23">
        <w:r w:rsidDel="00000000" w:rsidR="00000000" w:rsidRPr="00000000">
          <w:rPr>
            <w:rFonts w:ascii="Times New Roman" w:cs="Times New Roman" w:eastAsia="Times New Roman" w:hAnsi="Times New Roman"/>
            <w:sz w:val="28"/>
            <w:szCs w:val="28"/>
            <w:rtl w:val="0"/>
          </w:rPr>
          <w:t xml:space="preserve">Windows Mobile</w:t>
        </w:r>
      </w:hyperlink>
      <w:r w:rsidDel="00000000" w:rsidR="00000000" w:rsidRPr="00000000">
        <w:rPr>
          <w:rFonts w:ascii="Times New Roman" w:cs="Times New Roman" w:eastAsia="Times New Roman" w:hAnsi="Times New Roman"/>
          <w:sz w:val="28"/>
          <w:szCs w:val="28"/>
          <w:rtl w:val="0"/>
        </w:rPr>
        <w:t xml:space="preserve">, </w:t>
      </w:r>
      <w:hyperlink r:id="rId24">
        <w:r w:rsidDel="00000000" w:rsidR="00000000" w:rsidRPr="00000000">
          <w:rPr>
            <w:rFonts w:ascii="Times New Roman" w:cs="Times New Roman" w:eastAsia="Times New Roman" w:hAnsi="Times New Roman"/>
            <w:sz w:val="28"/>
            <w:szCs w:val="28"/>
            <w:rtl w:val="0"/>
          </w:rPr>
          <w:t xml:space="preserve">Windows CE</w:t>
        </w:r>
      </w:hyperlink>
      <w:r w:rsidDel="00000000" w:rsidR="00000000" w:rsidRPr="00000000">
        <w:rPr>
          <w:rFonts w:ascii="Times New Roman" w:cs="Times New Roman" w:eastAsia="Times New Roman" w:hAnsi="Times New Roman"/>
          <w:sz w:val="28"/>
          <w:szCs w:val="28"/>
          <w:rtl w:val="0"/>
        </w:rPr>
        <w:t xml:space="preserve">, </w:t>
      </w:r>
      <w:hyperlink r:id="rId25">
        <w:r w:rsidDel="00000000" w:rsidR="00000000" w:rsidRPr="00000000">
          <w:rPr>
            <w:rFonts w:ascii="Times New Roman" w:cs="Times New Roman" w:eastAsia="Times New Roman" w:hAnsi="Times New Roman"/>
            <w:sz w:val="28"/>
            <w:szCs w:val="28"/>
            <w:rtl w:val="0"/>
          </w:rPr>
          <w:t xml:space="preserve">.NET Framework</w:t>
        </w:r>
      </w:hyperlink>
      <w:r w:rsidDel="00000000" w:rsidR="00000000" w:rsidRPr="00000000">
        <w:rPr>
          <w:rFonts w:ascii="Times New Roman" w:cs="Times New Roman" w:eastAsia="Times New Roman" w:hAnsi="Times New Roman"/>
          <w:sz w:val="28"/>
          <w:szCs w:val="28"/>
          <w:rtl w:val="0"/>
        </w:rPr>
        <w:t xml:space="preserve">, </w:t>
      </w:r>
      <w:hyperlink r:id="rId26">
        <w:r w:rsidDel="00000000" w:rsidR="00000000" w:rsidRPr="00000000">
          <w:rPr>
            <w:rFonts w:ascii="Times New Roman" w:cs="Times New Roman" w:eastAsia="Times New Roman" w:hAnsi="Times New Roman"/>
            <w:sz w:val="28"/>
            <w:szCs w:val="28"/>
            <w:rtl w:val="0"/>
          </w:rPr>
          <w:t xml:space="preserve">Xbox</w:t>
        </w:r>
      </w:hyperlink>
      <w:r w:rsidDel="00000000" w:rsidR="00000000" w:rsidRPr="00000000">
        <w:rPr>
          <w:rFonts w:ascii="Times New Roman" w:cs="Times New Roman" w:eastAsia="Times New Roman" w:hAnsi="Times New Roman"/>
          <w:sz w:val="28"/>
          <w:szCs w:val="28"/>
          <w:rtl w:val="0"/>
        </w:rPr>
        <w:t xml:space="preserve">, </w:t>
      </w:r>
      <w:hyperlink r:id="rId27">
        <w:r w:rsidDel="00000000" w:rsidR="00000000" w:rsidRPr="00000000">
          <w:rPr>
            <w:rFonts w:ascii="Times New Roman" w:cs="Times New Roman" w:eastAsia="Times New Roman" w:hAnsi="Times New Roman"/>
            <w:sz w:val="28"/>
            <w:szCs w:val="28"/>
            <w:rtl w:val="0"/>
          </w:rPr>
          <w:t xml:space="preserve">Windows Phone</w:t>
        </w:r>
      </w:hyperlink>
      <w:r w:rsidDel="00000000" w:rsidR="00000000" w:rsidRPr="00000000">
        <w:rPr>
          <w:rFonts w:ascii="Times New Roman" w:cs="Times New Roman" w:eastAsia="Times New Roman" w:hAnsi="Times New Roman"/>
          <w:sz w:val="28"/>
          <w:szCs w:val="28"/>
          <w:rtl w:val="0"/>
        </w:rPr>
        <w:t xml:space="preserve"> </w:t>
      </w:r>
      <w:hyperlink r:id="rId28">
        <w:r w:rsidDel="00000000" w:rsidR="00000000" w:rsidRPr="00000000">
          <w:rPr>
            <w:rFonts w:ascii="Times New Roman" w:cs="Times New Roman" w:eastAsia="Times New Roman" w:hAnsi="Times New Roman"/>
            <w:sz w:val="28"/>
            <w:szCs w:val="28"/>
            <w:rtl w:val="0"/>
          </w:rPr>
          <w:t xml:space="preserve">.NET Compact Framework</w:t>
        </w:r>
      </w:hyperlink>
      <w:r w:rsidDel="00000000" w:rsidR="00000000" w:rsidRPr="00000000">
        <w:rPr>
          <w:rFonts w:ascii="Times New Roman" w:cs="Times New Roman" w:eastAsia="Times New Roman" w:hAnsi="Times New Roman"/>
          <w:sz w:val="28"/>
          <w:szCs w:val="28"/>
          <w:rtl w:val="0"/>
        </w:rPr>
        <w:t xml:space="preserve"> и </w:t>
      </w:r>
      <w:hyperlink r:id="rId29">
        <w:r w:rsidDel="00000000" w:rsidR="00000000" w:rsidRPr="00000000">
          <w:rPr>
            <w:rFonts w:ascii="Times New Roman" w:cs="Times New Roman" w:eastAsia="Times New Roman" w:hAnsi="Times New Roman"/>
            <w:sz w:val="28"/>
            <w:szCs w:val="28"/>
            <w:rtl w:val="0"/>
          </w:rPr>
          <w:t xml:space="preserve">Silverlight</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1">
      <w:pPr>
        <w:spacing w:after="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программирования Visual Studio версии 2019 фирмы Microsoft предоставляет наиболее широкие возможности для программирования приложений ОС Windows.</w:t>
      </w:r>
    </w:p>
    <w:p w:rsidR="00000000" w:rsidDel="00000000" w:rsidP="00000000" w:rsidRDefault="00000000" w:rsidRPr="00000000" w14:paraId="00000072">
      <w:pPr>
        <w:spacing w:after="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Visual Studio по сравнению с аналогичными программными продуктами это:</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28"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Обширные возможности: Visual Studio обеспечивает широкий спектр инструментов и функций для разработки программного обеспечения, включая поддержку различных языков программирования, инструменты для тестирования и отладки, а также возможности для создания веб-приложений, мобильных приложений, облачных решений и других типов приложений.</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28"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Интеграция: Visual Studio интегрируется с другими популярными инструментами и платформами разработки, такими как Azure, GitHub, Docker, и многими другими, что обеспечивает беспрепятственную работу на различных этапах разработки.</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28"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Поддержка платформ: Visual Studio обеспечивает инструменты для разработки под различные платформы, включая Windows, Android, iOS, Linux, и многое другое, что делает его удобным выбором для многоплатформенной разработки.</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28"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Поддержка языков: Visual Studio поддерживает широкий спектр языков программирования, включая C#, C++, JavaScript, Python, и другие, что делает его универсальным инструментом для разработчиков различных специализаций.</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же был использован язык программирования C# так как:</w:t>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Универсальность: C# является мощным и универсальным языком программирования, который поддерживает разработку разнообразных типов приложений, включая настольные приложения, веб-приложения, мобильные приложения и облачные решения.</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Интеграция с платформой .NET: C# разработан специально для платформы .NET, что обеспечивает широкие возможности для интеграции с другими технологиями, библиотеками и инструментами, предоставляемыми .NET.</w:t>
      </w:r>
    </w:p>
    <w:p w:rsidR="00000000" w:rsidDel="00000000" w:rsidP="00000000" w:rsidRDefault="00000000" w:rsidRPr="00000000" w14:paraId="000000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Безопасность и надежность: C# предлагает высокий уровень безопасности и проверки типов, что делает его более надежным по сравнению с некоторыми другими языками.</w:t>
      </w:r>
    </w:p>
    <w:p w:rsidR="00000000" w:rsidDel="00000000" w:rsidP="00000000" w:rsidRDefault="00000000" w:rsidRPr="00000000" w14:paraId="000000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Модернизация: C# активно развивается и модернизируется командой разработчиков Microsoft, включая новые функции, улучшения производительности и поддержку современных технологий.</w:t>
      </w:r>
    </w:p>
    <w:p w:rsidR="00000000" w:rsidDel="00000000" w:rsidP="00000000" w:rsidRDefault="00000000" w:rsidRPr="00000000" w14:paraId="000000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Общий стандарт: C# имеет множество общих стандартов, синтаксических схожести с другими популярными языками программирования, такими как Java или C++, что упрощает кросс-платформенную разработку и переход других разработчиков на C#.</w:t>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28"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Xamarin. Благодаря покупке Xamarin на C # теперь можно писать под Android и iOS. Это, конечно, большой плюс, так как их собственная мобильная ОС (Windows Phone) не завоевала большой популярности;</w:t>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28"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добавлено функциональное программирование (F #);</w:t>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28"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большое сообщество программистов;</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28"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много вакансий на должность C # программиста в любом регионе.</w:t>
      </w:r>
    </w:p>
    <w:p w:rsidR="00000000" w:rsidDel="00000000" w:rsidP="00000000" w:rsidRDefault="00000000" w:rsidRPr="00000000" w14:paraId="00000082">
      <w:pPr>
        <w:pStyle w:val="Heading2"/>
        <w:rPr>
          <w:rFonts w:ascii="Times New Roman" w:cs="Times New Roman" w:eastAsia="Times New Roman" w:hAnsi="Times New Roman"/>
          <w:b w:val="0"/>
          <w:color w:val="000000"/>
          <w:sz w:val="28"/>
          <w:szCs w:val="28"/>
        </w:rPr>
      </w:pPr>
      <w:bookmarkStart w:colFirst="0" w:colLast="0" w:name="_1t3h5sf" w:id="7"/>
      <w:bookmarkEnd w:id="7"/>
      <w:r w:rsidDel="00000000" w:rsidR="00000000" w:rsidRPr="00000000">
        <w:rPr>
          <w:rFonts w:ascii="Times New Roman" w:cs="Times New Roman" w:eastAsia="Times New Roman" w:hAnsi="Times New Roman"/>
          <w:b w:val="0"/>
          <w:color w:val="000000"/>
          <w:sz w:val="28"/>
          <w:szCs w:val="28"/>
          <w:rtl w:val="0"/>
        </w:rPr>
        <w:t xml:space="preserve">Структура приложения</w:t>
      </w:r>
    </w:p>
    <w:p w:rsidR="00000000" w:rsidDel="00000000" w:rsidP="00000000" w:rsidRDefault="00000000" w:rsidRPr="00000000" w14:paraId="00000083">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поставленных задач была выбрана клиент-серверная архитектура системы мониторинга экологической обстановки.</w:t>
      </w:r>
    </w:p>
    <w:p w:rsidR="00000000" w:rsidDel="00000000" w:rsidP="00000000" w:rsidRDefault="00000000" w:rsidRPr="00000000" w14:paraId="000000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Клиентская часть</w:t>
      </w:r>
    </w:p>
    <w:p w:rsidR="00000000" w:rsidDel="00000000" w:rsidP="00000000" w:rsidRDefault="00000000" w:rsidRPr="00000000" w14:paraId="0000008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Собирает данные с датчиков и устройств мониторинга.</w:t>
      </w:r>
    </w:p>
    <w:p w:rsidR="00000000" w:rsidDel="00000000" w:rsidP="00000000" w:rsidRDefault="00000000" w:rsidRPr="00000000" w14:paraId="0000008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Передает собранные данные на сервер.</w:t>
      </w:r>
    </w:p>
    <w:p w:rsidR="00000000" w:rsidDel="00000000" w:rsidP="00000000" w:rsidRDefault="00000000" w:rsidRPr="00000000" w14:paraId="0000008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Предоставляет пользователям интерфейс для просмотра и анализа данных.</w:t>
      </w:r>
    </w:p>
    <w:p w:rsidR="00000000" w:rsidDel="00000000" w:rsidP="00000000" w:rsidRDefault="00000000" w:rsidRPr="00000000" w14:paraId="000000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Серверная часть</w:t>
      </w:r>
    </w:p>
    <w:p w:rsidR="00000000" w:rsidDel="00000000" w:rsidP="00000000" w:rsidRDefault="00000000" w:rsidRPr="00000000" w14:paraId="0000008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Хранит и управляет данными, собранными с датчиков.</w:t>
      </w:r>
    </w:p>
    <w:p w:rsidR="00000000" w:rsidDel="00000000" w:rsidP="00000000" w:rsidRDefault="00000000" w:rsidRPr="00000000" w14:paraId="0000008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Обрабатывает и анализирует данные для выявления закономерностей и тенденций.</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Предоставляет пользователям через веб-интерфейс или API доступ к данным и результатам анализа.</w:t>
      </w:r>
    </w:p>
    <w:p w:rsidR="00000000" w:rsidDel="00000000" w:rsidP="00000000" w:rsidRDefault="00000000" w:rsidRPr="00000000" w14:paraId="0000008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Преимущества клиент-серверной архитектуры</w:t>
      </w:r>
    </w:p>
    <w:p w:rsidR="00000000" w:rsidDel="00000000" w:rsidP="00000000" w:rsidRDefault="00000000" w:rsidRPr="00000000" w14:paraId="0000008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Масштабируемость: Архитектура позволяет легко добавлять новые клиенты и серверы для обработки растущего объема данных.</w:t>
      </w:r>
    </w:p>
    <w:p w:rsidR="00000000" w:rsidDel="00000000" w:rsidP="00000000" w:rsidRDefault="00000000" w:rsidRPr="00000000" w14:paraId="0000008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Доступность: Данные хранятся на централизованном сервере, что обеспечивает их доступность для всех авторизованных пользователей.</w:t>
      </w:r>
    </w:p>
    <w:p w:rsidR="00000000" w:rsidDel="00000000" w:rsidP="00000000" w:rsidRDefault="00000000" w:rsidRPr="00000000" w14:paraId="00000090">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Безопасность: Контроль доступа и защита данных могут быть централизованы на сервере, что повышает безопасность системы.</w:t>
      </w:r>
    </w:p>
    <w:p w:rsidR="00000000" w:rsidDel="00000000" w:rsidP="00000000" w:rsidRDefault="00000000" w:rsidRPr="00000000" w14:paraId="0000009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Эффективность: Вычисления и обработка данных выполняются на сервере, что освобождает клиентские устройства от необходимости выполнять сложные задачи.</w:t>
      </w:r>
    </w:p>
    <w:p w:rsidR="00000000" w:rsidDel="00000000" w:rsidP="00000000" w:rsidRDefault="00000000" w:rsidRPr="00000000" w14:paraId="0000009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Обслуживаемость: Обновления и обслуживание системы могут выполняться централизованно на сервере, что упрощает управление.</w:t>
      </w:r>
    </w:p>
    <w:p w:rsidR="00000000" w:rsidDel="00000000" w:rsidP="00000000" w:rsidRDefault="00000000" w:rsidRPr="00000000" w14:paraId="000000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Дополнительные преимущества для системы мониторинга экологической обстановки:</w:t>
      </w:r>
    </w:p>
    <w:p w:rsidR="00000000" w:rsidDel="00000000" w:rsidP="00000000" w:rsidRDefault="00000000" w:rsidRPr="00000000" w14:paraId="0000009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Надежность: Данные хранятся на отказоустойчивых серверах, что обеспечивает их сохранность и доступность даже в случае сбоев оборудования.</w:t>
      </w:r>
    </w:p>
    <w:p w:rsidR="00000000" w:rsidDel="00000000" w:rsidP="00000000" w:rsidRDefault="00000000" w:rsidRPr="00000000" w14:paraId="0000009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Анализ в реальном времени: Сервер может обрабатывать данные в режиме реального времени, позволяя пользователям оперативно реагировать на изменения экологической обстановки.</w:t>
      </w:r>
    </w:p>
    <w:p w:rsidR="00000000" w:rsidDel="00000000" w:rsidP="00000000" w:rsidRDefault="00000000" w:rsidRPr="00000000" w14:paraId="0000009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Интеграция: Архитектура позволяет легко интегрировать систему с другими системами управления данными и аналитическими инструментами.</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190500</wp:posOffset>
                </wp:positionV>
                <wp:extent cx="4857115" cy="653415"/>
                <wp:effectExtent b="0" l="0" r="0" t="0"/>
                <wp:wrapNone/>
                <wp:docPr id="3" name=""/>
                <a:graphic>
                  <a:graphicData uri="http://schemas.microsoft.com/office/word/2010/wordprocessingGroup">
                    <wpg:wgp>
                      <wpg:cNvGrpSpPr/>
                      <wpg:grpSpPr>
                        <a:xfrm>
                          <a:off x="2911075" y="3446925"/>
                          <a:ext cx="4857115" cy="653415"/>
                          <a:chOff x="2911075" y="3446925"/>
                          <a:chExt cx="4869850" cy="666150"/>
                        </a:xfrm>
                      </wpg:grpSpPr>
                      <wpg:grpSp>
                        <wpg:cNvGrpSpPr/>
                        <wpg:grpSpPr>
                          <a:xfrm>
                            <a:off x="2917443" y="3453293"/>
                            <a:ext cx="4857115" cy="653415"/>
                            <a:chOff x="0" y="0"/>
                            <a:chExt cx="4857115" cy="653415"/>
                          </a:xfrm>
                        </wpg:grpSpPr>
                        <wps:wsp>
                          <wps:cNvSpPr/>
                          <wps:cNvPr id="3" name="Shape 3"/>
                          <wps:spPr>
                            <a:xfrm>
                              <a:off x="0" y="0"/>
                              <a:ext cx="4857100" cy="65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0" y="12700"/>
                              <a:ext cx="1793240" cy="640715"/>
                            </a:xfrm>
                            <a:prstGeom prst="roundRect">
                              <a:avLst>
                                <a:gd fmla="val 16667" name="adj"/>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Сервер БД</w:t>
                                </w:r>
                              </w:p>
                            </w:txbxContent>
                          </wps:txbx>
                          <wps:bodyPr anchorCtr="0" anchor="t" bIns="38100" lIns="88900" spcFirstLastPara="1" rIns="88900" wrap="square" tIns="38100">
                            <a:noAutofit/>
                          </wps:bodyPr>
                        </wps:wsp>
                        <wps:wsp>
                          <wps:cNvSpPr/>
                          <wps:cNvPr id="75" name="Shape 75"/>
                          <wps:spPr>
                            <a:xfrm>
                              <a:off x="3063875" y="0"/>
                              <a:ext cx="1793240" cy="640715"/>
                            </a:xfrm>
                            <a:prstGeom prst="roundRect">
                              <a:avLst>
                                <a:gd fmla="val 16667" name="adj"/>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Клиент</w:t>
                                </w:r>
                              </w:p>
                            </w:txbxContent>
                          </wps:txbx>
                          <wps:bodyPr anchorCtr="0" anchor="t" bIns="38100" lIns="88900" spcFirstLastPara="1" rIns="88900" wrap="square" tIns="38100">
                            <a:noAutofit/>
                          </wps:bodyPr>
                        </wps:wsp>
                        <wps:wsp>
                          <wps:cNvSpPr/>
                          <wps:cNvPr id="76" name="Shape 76"/>
                          <wps:spPr>
                            <a:xfrm rot="10800000">
                              <a:off x="1793240" y="155575"/>
                              <a:ext cx="1270635" cy="0"/>
                            </a:xfrm>
                            <a:custGeom>
                              <a:rect b="b" l="l" r="r" t="t"/>
                              <a:pathLst>
                                <a:path extrusionOk="0" h="1" w="1270635">
                                  <a:moveTo>
                                    <a:pt x="0" y="0"/>
                                  </a:moveTo>
                                  <a:lnTo>
                                    <a:pt x="1270635"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77" name="Shape 77"/>
                          <wps:spPr>
                            <a:xfrm>
                              <a:off x="1793240" y="438785"/>
                              <a:ext cx="1289685" cy="0"/>
                            </a:xfrm>
                            <a:custGeom>
                              <a:rect b="b" l="l" r="r" t="t"/>
                              <a:pathLst>
                                <a:path extrusionOk="0" h="1" w="1289685">
                                  <a:moveTo>
                                    <a:pt x="0" y="0"/>
                                  </a:moveTo>
                                  <a:lnTo>
                                    <a:pt x="1289685"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190500</wp:posOffset>
                </wp:positionV>
                <wp:extent cx="4857115" cy="653415"/>
                <wp:effectExtent b="0" l="0" r="0" t="0"/>
                <wp:wrapNone/>
                <wp:docPr id="3" name="image41.png"/>
                <a:graphic>
                  <a:graphicData uri="http://schemas.openxmlformats.org/drawingml/2006/picture">
                    <pic:pic>
                      <pic:nvPicPr>
                        <pic:cNvPr id="0" name="image41.png"/>
                        <pic:cNvPicPr preferRelativeResize="0"/>
                      </pic:nvPicPr>
                      <pic:blipFill>
                        <a:blip r:embed="rId30"/>
                        <a:srcRect/>
                        <a:stretch>
                          <a:fillRect/>
                        </a:stretch>
                      </pic:blipFill>
                      <pic:spPr>
                        <a:xfrm>
                          <a:off x="0" y="0"/>
                          <a:ext cx="4857115" cy="653415"/>
                        </a:xfrm>
                        <a:prstGeom prst="rect"/>
                        <a:ln/>
                      </pic:spPr>
                    </pic:pic>
                  </a:graphicData>
                </a:graphic>
              </wp:anchor>
            </w:drawing>
          </mc:Fallback>
        </mc:AlternateConten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2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5 – Схема клиент-серверного приложения</w:t>
      </w:r>
    </w:p>
    <w:p w:rsidR="00000000" w:rsidDel="00000000" w:rsidP="00000000" w:rsidRDefault="00000000" w:rsidRPr="00000000" w14:paraId="0000009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Разработанное клиентское приложение выполняет все поставленные задачи, и имеет сложную архитектуру, представленную на Рисунке 6.</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301105" cy="4234815"/>
            <wp:effectExtent b="0" l="0" r="0" t="0"/>
            <wp:docPr id="37"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6301105" cy="423481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схема приложения</w:t>
      </w:r>
    </w:p>
    <w:p w:rsidR="00000000" w:rsidDel="00000000" w:rsidP="00000000" w:rsidRDefault="00000000" w:rsidRPr="00000000" w14:paraId="000000A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схеме разными цветами выделены разграничения прав доступа. Красным цветом отмечены функции доступные Экологам, зеленым цветом отмечены функции доступные лаборантам, желтым цветом отмечены функции доступные администраторам, черным выделены общие функции для всех групп.</w:t>
      </w:r>
    </w:p>
    <w:p w:rsidR="00000000" w:rsidDel="00000000" w:rsidP="00000000" w:rsidRDefault="00000000" w:rsidRPr="00000000" w14:paraId="000000A2">
      <w:pPr>
        <w:pStyle w:val="Heading2"/>
        <w:rPr>
          <w:rFonts w:ascii="Times New Roman" w:cs="Times New Roman" w:eastAsia="Times New Roman" w:hAnsi="Times New Roman"/>
          <w:b w:val="0"/>
          <w:color w:val="000000"/>
          <w:sz w:val="28"/>
          <w:szCs w:val="28"/>
        </w:rPr>
      </w:pPr>
      <w:bookmarkStart w:colFirst="0" w:colLast="0" w:name="_4d34og8" w:id="8"/>
      <w:bookmarkEnd w:id="8"/>
      <w:r w:rsidDel="00000000" w:rsidR="00000000" w:rsidRPr="00000000">
        <w:rPr>
          <w:rFonts w:ascii="Times New Roman" w:cs="Times New Roman" w:eastAsia="Times New Roman" w:hAnsi="Times New Roman"/>
          <w:b w:val="0"/>
          <w:color w:val="000000"/>
          <w:sz w:val="28"/>
          <w:szCs w:val="28"/>
          <w:rtl w:val="0"/>
        </w:rPr>
        <w:t xml:space="preserve">Реализация пользовательских форм</w:t>
      </w:r>
    </w:p>
    <w:p w:rsidR="00000000" w:rsidDel="00000000" w:rsidP="00000000" w:rsidRDefault="00000000" w:rsidRPr="00000000" w14:paraId="000000A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курсового проекта с помощью программного продукта Microsoft Visual Studio было создано приложение. Так же с помощью SQL Server Management Studio была создана база данных, которая была подключена к этому приложению.</w:t>
      </w:r>
    </w:p>
    <w:p w:rsidR="00000000" w:rsidDel="00000000" w:rsidP="00000000" w:rsidRDefault="00000000" w:rsidRPr="00000000" w14:paraId="000000A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Первым окном было разработано окно приветствия и загрузки приложения, потом окна регистрации, авторизации и сброса пароля при помощи OTP кода на почту. На Рисунке 7 и 8 представлены окна загрузки и о приложении. На Рисунке 9 и 10 представлена форма авторизации. </w:t>
      </w:r>
    </w:p>
    <w:p w:rsidR="00000000" w:rsidDel="00000000" w:rsidP="00000000" w:rsidRDefault="00000000" w:rsidRPr="00000000" w14:paraId="000000A5">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29050" cy="2867025"/>
            <wp:effectExtent b="0" l="0" r="0" t="0"/>
            <wp:docPr id="2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8290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4575" cy="8248650"/>
            <wp:effectExtent b="0" l="0" r="0" t="0"/>
            <wp:docPr id="32"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6124575" cy="82486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tabs>
          <w:tab w:val="left" w:leader="none" w:pos="1134"/>
        </w:tabs>
        <w:spacing w:after="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Рисунок 7 – Окно загрузки</w:t>
      </w:r>
      <w:r w:rsidDel="00000000" w:rsidR="00000000" w:rsidRPr="00000000">
        <w:rPr>
          <w:rtl w:val="0"/>
        </w:rPr>
      </w:r>
    </w:p>
    <w:p w:rsidR="00000000" w:rsidDel="00000000" w:rsidP="00000000" w:rsidRDefault="00000000" w:rsidRPr="00000000" w14:paraId="000000A8">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3530600"/>
            <wp:effectExtent b="0" l="0" r="0" t="0"/>
            <wp:docPr id="23"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630079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6248400"/>
            <wp:effectExtent b="0" l="0" r="0" t="0"/>
            <wp:docPr id="17"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65785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tabs>
          <w:tab w:val="left" w:leader="none" w:pos="1134"/>
        </w:tabs>
        <w:spacing w:after="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Окно приветствия</w:t>
      </w:r>
    </w:p>
    <w:p w:rsidR="00000000" w:rsidDel="00000000" w:rsidP="00000000" w:rsidRDefault="00000000" w:rsidRPr="00000000" w14:paraId="000000AB">
      <w:pPr>
        <w:spacing w:after="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810267" cy="2410161"/>
            <wp:effectExtent b="0" l="0" r="0" t="0"/>
            <wp:docPr id="39"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2810267" cy="241016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w:t>
      </w:r>
      <w:r w:rsidDel="00000000" w:rsidR="00000000" w:rsidRPr="00000000">
        <w:rPr>
          <w:rFonts w:ascii="Times New Roman" w:cs="Times New Roman" w:eastAsia="Times New Roman" w:hAnsi="Times New Roman"/>
          <w:sz w:val="28"/>
          <w:szCs w:val="28"/>
          <w:rtl w:val="0"/>
        </w:rPr>
        <w:t xml:space="preserve">9</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sz w:val="28"/>
          <w:szCs w:val="28"/>
          <w:rtl w:val="0"/>
        </w:rPr>
        <w:t xml:space="preserve">Окно</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авторизации светлая тема</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Pr>
        <w:drawing>
          <wp:inline distB="0" distT="0" distL="0" distR="0">
            <wp:extent cx="2772162" cy="2391109"/>
            <wp:effectExtent b="0" l="0" r="0" t="0"/>
            <wp:docPr id="38"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2772162" cy="239110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w:t>
      </w: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sz w:val="28"/>
          <w:szCs w:val="28"/>
          <w:rtl w:val="0"/>
        </w:rPr>
        <w:t xml:space="preserve">Окно</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авторизации темная тема</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Дальнейшие кортинки будут показывать только светлую тему</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Авторизоваться можно с 1 лаборанта, 1 эколога и 1 админа. У эколога ограниченный доступ к функция добавления изучения проб и пользователей. Пример ограничений доступом можно рассмотреть на рисунках 8 Возможности Администратора и 9 Возможности эколога, и 10 возможности Лаборанта</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708.6614173228347" w:right="0" w:firstLine="705"/>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3302000"/>
            <wp:effectExtent b="0" l="0" r="0" t="0"/>
            <wp:docPr id="16"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6300795" cy="3302000"/>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0205"/>
        </w:tabs>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38500" cy="1295400"/>
            <wp:effectExtent b="0" l="0" r="0" t="0"/>
            <wp:docPr id="36"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32385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0205"/>
        </w:tabs>
        <w:spacing w:after="0" w:before="0" w:line="276" w:lineRule="auto"/>
        <w:ind w:left="0" w:right="0"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0205"/>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Рисунки</w:t>
      </w:r>
      <w:r w:rsidDel="00000000" w:rsidR="00000000" w:rsidRPr="00000000">
        <w:rPr>
          <w:rFonts w:ascii="Times New Roman" w:cs="Times New Roman" w:eastAsia="Times New Roman" w:hAnsi="Times New Roman"/>
          <w:sz w:val="28"/>
          <w:szCs w:val="28"/>
          <w:rtl w:val="0"/>
        </w:rPr>
        <w:t xml:space="preserve"> 11</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Возможности администратора.</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3200400"/>
            <wp:effectExtent b="0" l="0" r="0" t="0"/>
            <wp:docPr id="29"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630079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81350" cy="1238250"/>
            <wp:effectExtent b="0" l="0" r="0" t="0"/>
            <wp:docPr id="4"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1813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w:t>
      </w: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Возможности эколога.</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3200400"/>
            <wp:effectExtent b="0" l="0" r="0" t="0"/>
            <wp:docPr id="7"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630079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3251200"/>
            <wp:effectExtent b="0" l="0" r="0" t="0"/>
            <wp:docPr id="41"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630079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76525" cy="790575"/>
            <wp:effectExtent b="0" l="0" r="0" t="0"/>
            <wp:docPr id="11"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26765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1</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Возможности лаборанта.</w:t>
      </w:r>
    </w:p>
    <w:p w:rsidR="00000000" w:rsidDel="00000000" w:rsidP="00000000" w:rsidRDefault="00000000" w:rsidRPr="00000000" w14:paraId="000000BC">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Код авторизации:</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3619500"/>
            <wp:effectExtent b="0" l="0" r="0" t="0"/>
            <wp:docPr id="25"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630079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0"/>
        <w:jc w:val="both"/>
        <w:rPr>
          <w:rFonts w:ascii="Times New Roman" w:cs="Times New Roman" w:eastAsia="Times New Roman" w:hAnsi="Times New Roman"/>
          <w:sz w:val="28"/>
          <w:szCs w:val="28"/>
        </w:rPr>
      </w:pPr>
      <w:bookmarkStart w:colFirst="0" w:colLast="0" w:name="_2s8eyo1" w:id="9"/>
      <w:bookmarkEnd w:id="9"/>
      <w:r w:rsidDel="00000000" w:rsidR="00000000" w:rsidRPr="00000000">
        <w:rPr>
          <w:rFonts w:ascii="Times New Roman" w:cs="Times New Roman" w:eastAsia="Times New Roman" w:hAnsi="Times New Roman"/>
          <w:sz w:val="28"/>
          <w:szCs w:val="28"/>
        </w:rPr>
        <w:drawing>
          <wp:inline distB="114300" distT="114300" distL="114300" distR="114300">
            <wp:extent cx="6300795" cy="2590800"/>
            <wp:effectExtent b="0" l="0" r="0" t="0"/>
            <wp:docPr id="8"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630079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hd w:fill="ffffff" w:val="clear"/>
        <w:tabs>
          <w:tab w:val="left" w:leader="none" w:pos="1134"/>
        </w:tabs>
        <w:spacing w:after="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 Код авторизации</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После авторизации мы переходим к главной форме на которой происходит работа пользователя или администратора с приложением. На главной форме представлен</w:t>
      </w:r>
      <w:r w:rsidDel="00000000" w:rsidR="00000000" w:rsidRPr="00000000">
        <w:rPr>
          <w:rFonts w:ascii="Times New Roman" w:cs="Times New Roman" w:eastAsia="Times New Roman" w:hAnsi="Times New Roman"/>
          <w:sz w:val="28"/>
          <w:szCs w:val="28"/>
          <w:rtl w:val="0"/>
        </w:rPr>
        <w:t xml:space="preserve">о: самописный ToolBar сверху, картинка профиля, если она есть и красивая картинка по теме, далее идет меню:”Просмотр”, “Карта”,  “Экспорт”,“Добавление”. После меню идут блоки: “Новости”, “Мероприятия”, “Экологические рекомендации”.</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3530600"/>
            <wp:effectExtent b="0" l="0" r="0" t="0"/>
            <wp:docPr id="21"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630079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6413500"/>
            <wp:effectExtent b="0" l="0" r="0" t="0"/>
            <wp:docPr id="31"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6300795"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9175" cy="6762750"/>
            <wp:effectExtent b="0" l="0" r="0" t="0"/>
            <wp:docPr id="27"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4829175" cy="67627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w:t>
      </w:r>
      <w:r w:rsidDel="00000000" w:rsidR="00000000" w:rsidRPr="00000000">
        <w:rPr>
          <w:rFonts w:ascii="Times New Roman" w:cs="Times New Roman" w:eastAsia="Times New Roman" w:hAnsi="Times New Roman"/>
          <w:sz w:val="28"/>
          <w:szCs w:val="28"/>
          <w:rtl w:val="0"/>
        </w:rPr>
        <w:t xml:space="preserve">15</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Главная форма.</w:t>
      </w:r>
    </w:p>
    <w:p w:rsidR="00000000" w:rsidDel="00000000" w:rsidP="00000000" w:rsidRDefault="00000000" w:rsidRPr="00000000" w14:paraId="000000D0">
      <w:pPr>
        <w:spacing w:after="0" w:line="24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Переход на формы реализован:</w:t>
      </w:r>
    </w:p>
    <w:p w:rsidR="00000000" w:rsidDel="00000000" w:rsidP="00000000" w:rsidRDefault="00000000" w:rsidRPr="00000000" w14:paraId="000000D1">
      <w:pPr>
        <w:spacing w:after="0" w:line="240" w:lineRule="auto"/>
        <w:ind w:firstLine="709"/>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«Название формы» «название переменной» = </w:t>
      </w:r>
      <w:r w:rsidDel="00000000" w:rsidR="00000000" w:rsidRPr="00000000">
        <w:rPr>
          <w:rFonts w:ascii="Times New Roman" w:cs="Times New Roman" w:eastAsia="Times New Roman" w:hAnsi="Times New Roman"/>
          <w:color w:val="0000ff"/>
          <w:sz w:val="28"/>
          <w:szCs w:val="28"/>
          <w:rtl w:val="0"/>
        </w:rPr>
        <w:t xml:space="preserve">new</w:t>
      </w:r>
      <w:r w:rsidDel="00000000" w:rsidR="00000000" w:rsidRPr="00000000">
        <w:rPr>
          <w:rFonts w:ascii="Times New Roman" w:cs="Times New Roman" w:eastAsia="Times New Roman" w:hAnsi="Times New Roman"/>
          <w:color w:val="000000"/>
          <w:sz w:val="28"/>
          <w:szCs w:val="28"/>
          <w:rtl w:val="0"/>
        </w:rPr>
        <w:t xml:space="preserve"> «Название формы»();</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«название переменной».Show();</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this.Close();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же для отображения Новостей, мероприятий и экологических рекомендаций были разработаны ModelView</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3403600"/>
            <wp:effectExtent b="0" l="0" r="0" t="0"/>
            <wp:docPr id="14"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630079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tabs>
          <w:tab w:val="left" w:leader="none" w:pos="1134"/>
        </w:tabs>
        <w:spacing w:after="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–NewsUserControl.</w:t>
      </w:r>
    </w:p>
    <w:p w:rsidR="00000000" w:rsidDel="00000000" w:rsidP="00000000" w:rsidRDefault="00000000" w:rsidRPr="00000000" w14:paraId="000000D7">
      <w:pPr>
        <w:shd w:fill="ffffff" w:val="clear"/>
        <w:tabs>
          <w:tab w:val="left" w:leader="none" w:pos="1134"/>
        </w:tabs>
        <w:spacing w:after="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7099300"/>
            <wp:effectExtent b="0" l="0" r="0" t="0"/>
            <wp:docPr id="30"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6300795"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tabs>
          <w:tab w:val="left" w:leader="none" w:pos="1134"/>
        </w:tabs>
        <w:spacing w:after="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17 –Загрузчик ViewModel.</w:t>
      </w:r>
    </w:p>
    <w:p w:rsidR="00000000" w:rsidDel="00000000" w:rsidP="00000000" w:rsidRDefault="00000000" w:rsidRPr="00000000" w14:paraId="000000D9">
      <w:pPr>
        <w:shd w:fill="ffffff" w:val="clear"/>
        <w:tabs>
          <w:tab w:val="left" w:leader="none" w:pos="1134"/>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NewsViewModel</w:t>
      </w:r>
    </w:p>
    <w:p w:rsidR="00000000" w:rsidDel="00000000" w:rsidP="00000000" w:rsidRDefault="00000000" w:rsidRPr="00000000" w14:paraId="000000DA">
      <w:pPr>
        <w:shd w:fill="ffffff" w:val="clear"/>
        <w:tabs>
          <w:tab w:val="left" w:leader="none" w:pos="1134"/>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B">
      <w:pPr>
        <w:shd w:fill="ffffff" w:val="clear"/>
        <w:tabs>
          <w:tab w:val="left" w:leader="none" w:pos="1134"/>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long Id { get; set; }</w:t>
      </w:r>
    </w:p>
    <w:p w:rsidR="00000000" w:rsidDel="00000000" w:rsidP="00000000" w:rsidRDefault="00000000" w:rsidRPr="00000000" w14:paraId="000000DC">
      <w:pPr>
        <w:shd w:fill="ffffff" w:val="clear"/>
        <w:tabs>
          <w:tab w:val="left" w:leader="none" w:pos="1134"/>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string Title { get; set; }</w:t>
      </w:r>
    </w:p>
    <w:p w:rsidR="00000000" w:rsidDel="00000000" w:rsidP="00000000" w:rsidRDefault="00000000" w:rsidRPr="00000000" w14:paraId="000000DD">
      <w:pPr>
        <w:shd w:fill="ffffff" w:val="clear"/>
        <w:tabs>
          <w:tab w:val="left" w:leader="none" w:pos="1134"/>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string Text { get; set; }</w:t>
      </w:r>
    </w:p>
    <w:p w:rsidR="00000000" w:rsidDel="00000000" w:rsidP="00000000" w:rsidRDefault="00000000" w:rsidRPr="00000000" w14:paraId="000000DE">
      <w:pPr>
        <w:shd w:fill="ffffff" w:val="clear"/>
        <w:tabs>
          <w:tab w:val="left" w:leader="none" w:pos="1134"/>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string Autor { get; set; }</w:t>
      </w:r>
    </w:p>
    <w:p w:rsidR="00000000" w:rsidDel="00000000" w:rsidP="00000000" w:rsidRDefault="00000000" w:rsidRPr="00000000" w14:paraId="000000DF">
      <w:pPr>
        <w:shd w:fill="ffffff" w:val="clear"/>
        <w:tabs>
          <w:tab w:val="left" w:leader="none" w:pos="1134"/>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DateTime Date { get; set; }</w:t>
      </w:r>
    </w:p>
    <w:p w:rsidR="00000000" w:rsidDel="00000000" w:rsidP="00000000" w:rsidRDefault="00000000" w:rsidRPr="00000000" w14:paraId="000000E0">
      <w:pPr>
        <w:shd w:fill="ffffff" w:val="clear"/>
        <w:tabs>
          <w:tab w:val="left" w:leader="none" w:pos="1134"/>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after="20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WPF — современный и гибкий графический интерфейс пользователя (GUI) для приложений .NET. Он позволяет разработчикам создавать привлекательные и интерактивные пользовательские интерфейсы с использованием привязки данных, стилизации и анимации.</w:t>
      </w:r>
    </w:p>
    <w:p w:rsidR="00000000" w:rsidDel="00000000" w:rsidP="00000000" w:rsidRDefault="00000000" w:rsidRPr="00000000" w14:paraId="000000E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Возможности WPF:</w:t>
      </w:r>
    </w:p>
    <w:p w:rsidR="00000000" w:rsidDel="00000000" w:rsidP="00000000" w:rsidRDefault="00000000" w:rsidRPr="00000000" w14:paraId="000000E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Поддержка различных устройств, включая сенсорные экраны и планшеты</w:t>
      </w:r>
    </w:p>
    <w:p w:rsidR="00000000" w:rsidDel="00000000" w:rsidP="00000000" w:rsidRDefault="00000000" w:rsidRPr="00000000" w14:paraId="000000E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Высокая производительность и эффективность</w:t>
      </w:r>
    </w:p>
    <w:p w:rsidR="00000000" w:rsidDel="00000000" w:rsidP="00000000" w:rsidRDefault="00000000" w:rsidRPr="00000000" w14:paraId="000000E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Декларативное программирование, упрощающее определение визуальной части интерфейса</w:t>
      </w:r>
    </w:p>
    <w:p w:rsidR="00000000" w:rsidDel="00000000" w:rsidP="00000000" w:rsidRDefault="00000000" w:rsidRPr="00000000" w14:paraId="000000E7">
      <w:pPr>
        <w:spacing w:after="20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Экспорт пользовательских интерфейсов в различные форматы (например, XAML, PDF)</w:t>
      </w:r>
    </w:p>
    <w:p w:rsidR="00000000" w:rsidDel="00000000" w:rsidP="00000000" w:rsidRDefault="00000000" w:rsidRPr="00000000" w14:paraId="000000E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Библиотеки для расширения WPF:</w:t>
      </w:r>
    </w:p>
    <w:p w:rsidR="00000000" w:rsidDel="00000000" w:rsidP="00000000" w:rsidRDefault="00000000" w:rsidRPr="00000000" w14:paraId="000000E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Entity Framework: Библиотека для работы с данными, позволяющая разработчикам использовать объекты .NET для моделирования и взаимодействия с реляционными базами данных.</w:t>
      </w:r>
    </w:p>
    <w:p w:rsidR="00000000" w:rsidDel="00000000" w:rsidP="00000000" w:rsidRDefault="00000000" w:rsidRPr="00000000" w14:paraId="000000E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Microsoft Toolkit: Коллекция библиотек для расширения функциональности WPF, включая элементы управления, утилиты и службы.</w:t>
      </w:r>
    </w:p>
    <w:p w:rsidR="00000000" w:rsidDel="00000000" w:rsidP="00000000" w:rsidRDefault="00000000" w:rsidRPr="00000000" w14:paraId="000000EB">
      <w:pPr>
        <w:spacing w:after="20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LiveChart: Библиотека для создания интерактивных и настраиваемых диаграмм и графиков в WPF-приложениях.</w:t>
      </w:r>
    </w:p>
    <w:p w:rsidR="00000000" w:rsidDel="00000000" w:rsidP="00000000" w:rsidRDefault="00000000" w:rsidRPr="00000000" w14:paraId="000000E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Библиотеки для экспорта в различные файлы:</w:t>
      </w:r>
    </w:p>
    <w:p w:rsidR="00000000" w:rsidDel="00000000" w:rsidP="00000000" w:rsidRDefault="00000000" w:rsidRPr="00000000" w14:paraId="000000E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ClosedXML: Библиотека для работы с электронными таблицами Excel, позволяющая разработчикам создавать, редактировать и экспортировать файлы Excel из WPF-приложений.</w:t>
      </w:r>
    </w:p>
    <w:p w:rsidR="00000000" w:rsidDel="00000000" w:rsidP="00000000" w:rsidRDefault="00000000" w:rsidRPr="00000000" w14:paraId="000000E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Spire.XLS: Библиотека для работы с электронными таблицами, поддерживающая широкий спектр форматов файлов, таких как Excel, CSV и HTML.</w:t>
      </w:r>
      <w:r w:rsidDel="00000000" w:rsidR="00000000" w:rsidRPr="00000000">
        <w:rPr>
          <w:rtl w:val="0"/>
        </w:rPr>
      </w:r>
    </w:p>
    <w:p w:rsidR="00000000" w:rsidDel="00000000" w:rsidP="00000000" w:rsidRDefault="00000000" w:rsidRPr="00000000" w14:paraId="000000EF">
      <w:pPr>
        <w:pStyle w:val="Heading2"/>
        <w:rPr>
          <w:rFonts w:ascii="Times New Roman" w:cs="Times New Roman" w:eastAsia="Times New Roman" w:hAnsi="Times New Roman"/>
          <w:b w:val="0"/>
          <w:color w:val="000000"/>
          <w:sz w:val="28"/>
          <w:szCs w:val="28"/>
        </w:rPr>
      </w:pPr>
      <w:bookmarkStart w:colFirst="0" w:colLast="0" w:name="_17dp8vu" w:id="10"/>
      <w:bookmarkEnd w:id="10"/>
      <w:r w:rsidDel="00000000" w:rsidR="00000000" w:rsidRPr="00000000">
        <w:rPr>
          <w:rFonts w:ascii="Times New Roman" w:cs="Times New Roman" w:eastAsia="Times New Roman" w:hAnsi="Times New Roman"/>
          <w:b w:val="0"/>
          <w:color w:val="000000"/>
          <w:sz w:val="28"/>
          <w:szCs w:val="28"/>
          <w:rtl w:val="0"/>
        </w:rPr>
        <w:t xml:space="preserve">Разработка запросов</w:t>
      </w:r>
    </w:p>
    <w:p w:rsidR="00000000" w:rsidDel="00000000" w:rsidP="00000000" w:rsidRDefault="00000000" w:rsidRPr="00000000" w14:paraId="000000F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приложение есть 17 запросов:</w:t>
      </w:r>
    </w:p>
    <w:p w:rsidR="00000000" w:rsidDel="00000000" w:rsidP="00000000" w:rsidRDefault="00000000" w:rsidRPr="00000000" w14:paraId="000000F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 </w:t>
      </w:r>
      <w:r w:rsidDel="00000000" w:rsidR="00000000" w:rsidRPr="00000000">
        <w:rPr>
          <w:rFonts w:ascii="Times New Roman" w:cs="Times New Roman" w:eastAsia="Times New Roman" w:hAnsi="Times New Roman"/>
          <w:sz w:val="28"/>
          <w:szCs w:val="28"/>
          <w:rtl w:val="0"/>
        </w:rPr>
        <w:t xml:space="preserve">окне</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Настройки</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2">
      <w:pPr>
        <w:numPr>
          <w:ilvl w:val="0"/>
          <w:numId w:val="15"/>
        </w:numPr>
        <w:spacing w:after="0" w:line="240" w:lineRule="auto"/>
        <w:ind w:left="1776"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 на смену темы;</w:t>
      </w:r>
    </w:p>
    <w:p w:rsidR="00000000" w:rsidDel="00000000" w:rsidP="00000000" w:rsidRDefault="00000000" w:rsidRPr="00000000" w14:paraId="000000F3">
      <w:pPr>
        <w:numPr>
          <w:ilvl w:val="0"/>
          <w:numId w:val="15"/>
        </w:numPr>
        <w:spacing w:after="0" w:line="240" w:lineRule="auto"/>
        <w:ind w:left="1776"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 на смену пароля;</w:t>
      </w:r>
    </w:p>
    <w:p w:rsidR="00000000" w:rsidDel="00000000" w:rsidP="00000000" w:rsidRDefault="00000000" w:rsidRPr="00000000" w14:paraId="000000F4">
      <w:pPr>
        <w:numPr>
          <w:ilvl w:val="0"/>
          <w:numId w:val="15"/>
        </w:numPr>
        <w:spacing w:after="0" w:line="240" w:lineRule="auto"/>
        <w:ind w:left="1776"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 на загрузку картинки;</w:t>
      </w:r>
    </w:p>
    <w:p w:rsidR="00000000" w:rsidDel="00000000" w:rsidP="00000000" w:rsidRDefault="00000000" w:rsidRPr="00000000" w14:paraId="000000F5">
      <w:pPr>
        <w:numPr>
          <w:ilvl w:val="0"/>
          <w:numId w:val="15"/>
        </w:numPr>
        <w:spacing w:after="0" w:line="240" w:lineRule="auto"/>
        <w:ind w:left="1776"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 на изменения текущего авторизованного пользователя.</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3987800"/>
            <wp:effectExtent b="0" l="0" r="0" t="0"/>
            <wp:docPr id="26"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6300795"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76925" cy="6200775"/>
            <wp:effectExtent b="0" l="0" r="0" t="0"/>
            <wp:docPr id="6"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876925"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18 Окно настроек.</w:t>
      </w:r>
    </w:p>
    <w:p w:rsidR="00000000" w:rsidDel="00000000" w:rsidP="00000000" w:rsidRDefault="00000000" w:rsidRPr="00000000" w14:paraId="000000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 </w:t>
      </w:r>
      <w:r w:rsidDel="00000000" w:rsidR="00000000" w:rsidRPr="00000000">
        <w:rPr>
          <w:rFonts w:ascii="Times New Roman" w:cs="Times New Roman" w:eastAsia="Times New Roman" w:hAnsi="Times New Roman"/>
          <w:sz w:val="28"/>
          <w:szCs w:val="28"/>
          <w:rtl w:val="0"/>
        </w:rPr>
        <w:t xml:space="preserve">Окне</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Добавления</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A">
      <w:pPr>
        <w:numPr>
          <w:ilvl w:val="0"/>
          <w:numId w:val="15"/>
        </w:numPr>
        <w:spacing w:after="0" w:lineRule="auto"/>
        <w:ind w:left="1776"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Запросы на подстановку значений;</w:t>
      </w:r>
    </w:p>
    <w:p w:rsidR="00000000" w:rsidDel="00000000" w:rsidP="00000000" w:rsidRDefault="00000000" w:rsidRPr="00000000" w14:paraId="000000FB">
      <w:pPr>
        <w:numPr>
          <w:ilvl w:val="0"/>
          <w:numId w:val="15"/>
        </w:numPr>
        <w:spacing w:after="0" w:line="240" w:lineRule="auto"/>
        <w:ind w:left="1776"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 на добавление выбранной сущности;</w:t>
      </w:r>
    </w:p>
    <w:p w:rsidR="00000000" w:rsidDel="00000000" w:rsidP="00000000" w:rsidRDefault="00000000" w:rsidRPr="00000000" w14:paraId="000000FC">
      <w:pPr>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3619500"/>
            <wp:effectExtent b="0" l="0" r="0" t="0"/>
            <wp:docPr id="13"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630079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3619500"/>
            <wp:effectExtent b="0" l="0" r="0" t="0"/>
            <wp:docPr id="9"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630079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19 – Окно добавления пользователя.</w:t>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AddButton_Click(object sender, RoutedEventArgs e)</w:t>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(areAllFieldsFilled)</w:t>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Получение выбранной сущности</w:t>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selectedEntity = table;</w:t>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currentUser = DataBaseFuns.GetCurrentUser();</w:t>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switch (selectedEntity)</w:t>
      </w:r>
    </w:p>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 "Образец":</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(SampleArticulTextBox.Text != string.Empty &amp;&amp; SampleRegionComboBox.SelectedItem != null &amp;&amp; SampleTypeComboBox.SelectedItem != null)</w:t>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Sample sample = new Sample</w:t>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id_region = (int)SampleRegionComboBox.SelectedValue + 1,</w:t>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id_user = currentUser.id_user, // Взять из текущего пользователя</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articul = SampleArticulTextBox.Text,</w:t>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id_type = (int)SampleTypeComboBox.SelectedValue + 1,</w:t>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date_sample = DateTime.Now</w:t>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_context.Sample.Add(sample);</w:t>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 MessageBox.Show("Вы не ввели все данные!", "Erorr", MessageBoxButton.OK, MessageBoxImage.Information); return; }</w:t>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 "Изучение пробы":</w:t>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(ContemplationSampleComboBox.SelectedItem != null &amp;&amp; ContemplationResultTextBox.Text != string.Empty &amp;&amp; ContemplationNormComboBox.SelectedItem != null)</w:t>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Contemplation contemplation = new Contemplation</w:t>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id_sample = (int)ContemplationSampleComboBox.SelectedIndex + 1,</w:t>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id_user = currentUser.id_user, // Взять из текущего пользователя</w:t>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result = ContemplationResultTextBox.Text, // Временно задано произвольное значение</w:t>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id_norm = (int)ContemplationNormComboBox.SelectedIndex + 1,</w:t>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date_contemplation = DateTime.Now</w:t>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Sample sample = greanTrailEntities.Sample.FirstOrDefault(r =&gt; r.articul == (string)ContemplationSampleComboBox.SelectedItem);</w:t>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Norm norma = greanTrailEntities.Norm.FirstOrDefault(r =&gt; r.id_norm == (long)ContemplationNormComboBox.SelectedIndex + 1 &amp;&amp; r.id_type == sample.id_type);</w:t>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Region region = greanTrailEntities.Region.FirstOrDefault(r =&gt; r.id_region == sample.id_region);</w:t>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(Convert.ToInt32(norma.norma) &lt; Convert.ToInt32(ContemplationResultTextBox.Text))</w:t>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Pollution pollution = new Pollution</w:t>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id_contemplation = contemplation.id_contemplation,</w:t>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levels = (Convert.ToInt32(ContemplationResultTextBox.Text) - Convert.ToInt32(norma.norma)).ToString(),</w:t>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id_region = region.id_region,</w:t>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data_time = DateTime.Now,</w:t>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_context.Pollution.Add(pollution);</w:t>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_context.Contemplation.Add(contemplation);</w:t>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 MessageBox.Show("Вы не ввели все данные!", "Erorr", MessageBoxButton.OK, MessageBoxImage.Information); return; }</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 "Пользователи":</w:t>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(UserLoginTextBox.Text != string.Empty &amp;&amp; UserLoginTextBox.Text != string.Empty)</w:t>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Users users = new Users</w:t>
      </w:r>
    </w:p>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full_name = UserFullNameTextBox.Text,</w:t>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login = UserLoginTextBox.Text,</w:t>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password = Funs.ComputeSHA256Hash(UserPassTextBox.Text),</w:t>
      </w:r>
    </w:p>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id_roles = (int)UserRolesComboBox.SelectedIndex + 1,</w:t>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dateOfBirth = UserDateOfBirthTextBox.Text,</w:t>
      </w:r>
    </w:p>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phoneNumber = UserPhoneNumberTextBox.Text,</w:t>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address = UserAddressTextBox.Text,</w:t>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email = UserEmailTextBox.Text,</w:t>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_context.Users.Add(users);</w:t>
      </w:r>
    </w:p>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 MessageBox.Show("Вы не ввели все обязательные данные!", "Erorr", MessageBoxButton.OK, MessageBoxImage.Information); return; }</w:t>
      </w:r>
    </w:p>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 "Мероприятие":</w:t>
      </w:r>
    </w:p>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(UserLoginTextBox.Text != string.Empty &amp;&amp; UserLoginTextBox.Text != string.Empty)</w:t>
      </w:r>
    </w:p>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 events = new Event</w:t>
      </w:r>
    </w:p>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E">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 tblock_heading.Text,</w:t>
      </w:r>
    </w:p>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data_time = Calendar.SelectedDate</w:t>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_context.Event.Add(events);</w:t>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 MessageBox.Show("Вы не ввели все обязательные данные!", "Erorr", MessageBoxButton.OK, MessageBoxImage.Information); return; }</w:t>
      </w:r>
    </w:p>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 "Новость":</w:t>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(UserLoginTextBox.Text != string.Empty &amp;&amp; UserLoginTextBox.Text != string.Empty)</w:t>
      </w:r>
    </w:p>
    <w:p w:rsidR="00000000" w:rsidDel="00000000" w:rsidP="00000000" w:rsidRDefault="00000000" w:rsidRPr="00000000" w14:paraId="000001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News news = new News</w:t>
      </w:r>
    </w:p>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id_user = currentUser.id_user,</w:t>
      </w:r>
    </w:p>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heading = tblock_heading.Text,</w:t>
      </w:r>
    </w:p>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TextBox_text.Text,</w:t>
      </w:r>
    </w:p>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data_time = DateTime.Now,</w:t>
      </w:r>
    </w:p>
    <w:p w:rsidR="00000000" w:rsidDel="00000000" w:rsidP="00000000" w:rsidRDefault="00000000" w:rsidRPr="00000000" w14:paraId="000001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_context.News.Add(news);</w:t>
      </w:r>
    </w:p>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 MessageBox.Show("Вы не ввели все обязательные данные!", "Erorr", MessageBoxButton.OK, MessageBoxImage.Information); return; }</w:t>
      </w:r>
    </w:p>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case "Рекомендация":</w:t>
      </w:r>
    </w:p>
    <w:p w:rsidR="00000000" w:rsidDel="00000000" w:rsidP="00000000" w:rsidRDefault="00000000" w:rsidRPr="00000000" w14:paraId="000001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(UserLoginTextBox.Text != string.Empty &amp;&amp; UserLoginTextBox.Text != string.Empty)</w:t>
      </w:r>
    </w:p>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EcologicalRecommendations ecologicalRecommendations = new EcologicalRecommendations</w:t>
      </w:r>
    </w:p>
    <w:p w:rsidR="00000000" w:rsidDel="00000000" w:rsidP="00000000" w:rsidRDefault="00000000" w:rsidRPr="00000000" w14:paraId="0000016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id_user = currentUser.id_user,</w:t>
      </w:r>
    </w:p>
    <w:p w:rsidR="00000000" w:rsidDel="00000000" w:rsidP="00000000" w:rsidRDefault="00000000" w:rsidRPr="00000000" w14:paraId="000001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heading = tblock_heading.Text,</w:t>
      </w:r>
    </w:p>
    <w:p w:rsidR="00000000" w:rsidDel="00000000" w:rsidP="00000000" w:rsidRDefault="00000000" w:rsidRPr="00000000" w14:paraId="000001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TextBox_text.Text,</w:t>
      </w:r>
    </w:p>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_context.EcologicalRecommendations.Add(ecologicalRecommendations);</w:t>
      </w:r>
    </w:p>
    <w:p w:rsidR="00000000" w:rsidDel="00000000" w:rsidP="00000000" w:rsidRDefault="00000000" w:rsidRPr="00000000" w14:paraId="000001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 MessageBox.Show("Вы не ввели все обязательные данные!", "Erorr", MessageBoxButton.OK, MessageBoxImage.Information); return; }</w:t>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_context.SaveChanges();</w:t>
      </w:r>
    </w:p>
    <w:p w:rsidR="00000000" w:rsidDel="00000000" w:rsidP="00000000" w:rsidRDefault="00000000" w:rsidRPr="00000000" w14:paraId="000001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Вывод сообщения об успешном добавлении</w:t>
      </w:r>
    </w:p>
    <w:p w:rsidR="00000000" w:rsidDel="00000000" w:rsidP="00000000" w:rsidRDefault="00000000" w:rsidRPr="00000000" w14:paraId="000001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MessageBox.Show("Данные успешно добавлены в базу данных.");</w:t>
      </w:r>
    </w:p>
    <w:p w:rsidR="00000000" w:rsidDel="00000000" w:rsidP="00000000" w:rsidRDefault="00000000" w:rsidRPr="00000000" w14:paraId="000001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 </w:t>
      </w:r>
      <w:r w:rsidDel="00000000" w:rsidR="00000000" w:rsidRPr="00000000">
        <w:rPr>
          <w:rFonts w:ascii="Times New Roman" w:cs="Times New Roman" w:eastAsia="Times New Roman" w:hAnsi="Times New Roman"/>
          <w:sz w:val="28"/>
          <w:szCs w:val="28"/>
          <w:rtl w:val="0"/>
        </w:rPr>
        <w:t xml:space="preserve">окне</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Экспорт</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7">
      <w:pPr>
        <w:numPr>
          <w:ilvl w:val="1"/>
          <w:numId w:val="15"/>
        </w:numPr>
        <w:spacing w:after="0" w:lineRule="auto"/>
        <w:ind w:left="2496"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Запросы на выбор таблицы;</w:t>
      </w:r>
    </w:p>
    <w:p w:rsidR="00000000" w:rsidDel="00000000" w:rsidP="00000000" w:rsidRDefault="00000000" w:rsidRPr="00000000" w14:paraId="00000178">
      <w:pPr>
        <w:numPr>
          <w:ilvl w:val="1"/>
          <w:numId w:val="15"/>
        </w:numPr>
        <w:spacing w:after="0" w:line="240" w:lineRule="auto"/>
        <w:ind w:left="2496"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 на выбор формата;</w:t>
      </w:r>
    </w:p>
    <w:p w:rsidR="00000000" w:rsidDel="00000000" w:rsidP="00000000" w:rsidRDefault="00000000" w:rsidRPr="00000000" w14:paraId="00000179">
      <w:pPr>
        <w:numPr>
          <w:ilvl w:val="1"/>
          <w:numId w:val="15"/>
        </w:numPr>
        <w:spacing w:after="0" w:line="240" w:lineRule="auto"/>
        <w:ind w:left="2496"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 на выбор “сохранить” или “Сохранить как”;</w:t>
      </w:r>
    </w:p>
    <w:p w:rsidR="00000000" w:rsidDel="00000000" w:rsidP="00000000" w:rsidRDefault="00000000" w:rsidRPr="00000000" w14:paraId="0000017A">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3517900"/>
            <wp:effectExtent b="0" l="0" r="0" t="0"/>
            <wp:docPr id="40"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630079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7366000"/>
            <wp:effectExtent b="0" l="0" r="0" t="0"/>
            <wp:docPr id="12"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6300795"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20 –Окно экспорта.</w:t>
      </w:r>
    </w:p>
    <w:p w:rsidR="00000000" w:rsidDel="00000000" w:rsidP="00000000" w:rsidRDefault="00000000" w:rsidRPr="00000000" w14:paraId="0000017D">
      <w:pPr>
        <w:numPr>
          <w:ilvl w:val="0"/>
          <w:numId w:val="15"/>
        </w:num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окне «Карта»:</w:t>
      </w:r>
    </w:p>
    <w:p w:rsidR="00000000" w:rsidDel="00000000" w:rsidP="00000000" w:rsidRDefault="00000000" w:rsidRPr="00000000" w14:paraId="0000017E">
      <w:pPr>
        <w:numPr>
          <w:ilvl w:val="1"/>
          <w:numId w:val="15"/>
        </w:numPr>
        <w:spacing w:after="0" w:lineRule="auto"/>
        <w:ind w:left="2496"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Запросы на отображения меток;</w:t>
      </w:r>
    </w:p>
    <w:p w:rsidR="00000000" w:rsidDel="00000000" w:rsidP="00000000" w:rsidRDefault="00000000" w:rsidRPr="00000000" w14:paraId="0000017F">
      <w:pPr>
        <w:numPr>
          <w:ilvl w:val="1"/>
          <w:numId w:val="15"/>
        </w:numPr>
        <w:spacing w:after="0" w:line="240" w:lineRule="auto"/>
        <w:ind w:left="2496"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 на получении информации о метке;</w:t>
      </w:r>
    </w:p>
    <w:p w:rsidR="00000000" w:rsidDel="00000000" w:rsidP="00000000" w:rsidRDefault="00000000" w:rsidRPr="00000000" w14:paraId="00000180">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3568700"/>
            <wp:effectExtent b="0" l="0" r="0" t="0"/>
            <wp:docPr id="20"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630079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firstLine="709"/>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2">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787400"/>
            <wp:effectExtent b="0" l="0" r="0" t="0"/>
            <wp:docPr id="5"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6300795"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48400" cy="7486650"/>
            <wp:effectExtent b="0" l="0" r="0" t="0"/>
            <wp:docPr id="10"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6248400" cy="748665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 –Окно карты.</w:t>
      </w:r>
    </w:p>
    <w:p w:rsidR="00000000" w:rsidDel="00000000" w:rsidP="00000000" w:rsidRDefault="00000000" w:rsidRPr="00000000" w14:paraId="00000185">
      <w:pPr>
        <w:numPr>
          <w:ilvl w:val="0"/>
          <w:numId w:val="15"/>
        </w:numPr>
        <w:spacing w:after="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 окне «Просмотр»:</w:t>
      </w:r>
    </w:p>
    <w:p w:rsidR="00000000" w:rsidDel="00000000" w:rsidP="00000000" w:rsidRDefault="00000000" w:rsidRPr="00000000" w14:paraId="00000186">
      <w:pPr>
        <w:numPr>
          <w:ilvl w:val="1"/>
          <w:numId w:val="15"/>
        </w:numPr>
        <w:spacing w:after="0" w:lineRule="auto"/>
        <w:ind w:left="249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Запросы на отображения таблиц по роли;</w:t>
      </w:r>
    </w:p>
    <w:p w:rsidR="00000000" w:rsidDel="00000000" w:rsidP="00000000" w:rsidRDefault="00000000" w:rsidRPr="00000000" w14:paraId="00000187">
      <w:pPr>
        <w:numPr>
          <w:ilvl w:val="1"/>
          <w:numId w:val="15"/>
        </w:numPr>
        <w:spacing w:after="0" w:line="240" w:lineRule="auto"/>
        <w:ind w:left="249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Запрос на переход в добавление по по роли;</w:t>
      </w:r>
    </w:p>
    <w:p w:rsidR="00000000" w:rsidDel="00000000" w:rsidP="00000000" w:rsidRDefault="00000000" w:rsidRPr="00000000" w14:paraId="00000188">
      <w:pPr>
        <w:numPr>
          <w:ilvl w:val="1"/>
          <w:numId w:val="15"/>
        </w:numPr>
        <w:spacing w:after="0" w:line="240" w:lineRule="auto"/>
        <w:ind w:left="2496"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 на построение графиков;</w:t>
      </w:r>
    </w:p>
    <w:p w:rsidR="00000000" w:rsidDel="00000000" w:rsidP="00000000" w:rsidRDefault="00000000" w:rsidRPr="00000000" w14:paraId="00000189">
      <w:pPr>
        <w:numPr>
          <w:ilvl w:val="1"/>
          <w:numId w:val="15"/>
        </w:numPr>
        <w:spacing w:after="0" w:line="240" w:lineRule="auto"/>
        <w:ind w:left="2496"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 на получении информации по графику;</w:t>
      </w:r>
    </w:p>
    <w:p w:rsidR="00000000" w:rsidDel="00000000" w:rsidP="00000000" w:rsidRDefault="00000000" w:rsidRPr="00000000" w14:paraId="0000018A">
      <w:pPr>
        <w:numPr>
          <w:ilvl w:val="1"/>
          <w:numId w:val="15"/>
        </w:numPr>
        <w:spacing w:after="0" w:line="240" w:lineRule="auto"/>
        <w:ind w:left="2496"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 на сортировку;</w:t>
      </w:r>
    </w:p>
    <w:p w:rsidR="00000000" w:rsidDel="00000000" w:rsidP="00000000" w:rsidRDefault="00000000" w:rsidRPr="00000000" w14:paraId="0000018B">
      <w:pPr>
        <w:numPr>
          <w:ilvl w:val="1"/>
          <w:numId w:val="15"/>
        </w:numPr>
        <w:spacing w:after="0" w:line="240" w:lineRule="auto"/>
        <w:ind w:left="2496"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 на фильтрацию;</w:t>
      </w:r>
    </w:p>
    <w:p w:rsidR="00000000" w:rsidDel="00000000" w:rsidP="00000000" w:rsidRDefault="00000000" w:rsidRPr="00000000" w14:paraId="0000018C">
      <w:pPr>
        <w:pStyle w:val="Heading2"/>
        <w:rPr>
          <w:rFonts w:ascii="Times New Roman" w:cs="Times New Roman" w:eastAsia="Times New Roman" w:hAnsi="Times New Roman"/>
          <w:sz w:val="28"/>
          <w:szCs w:val="28"/>
        </w:rPr>
      </w:pPr>
      <w:bookmarkStart w:colFirst="0" w:colLast="0" w:name="_kbufifcmrzed" w:id="11"/>
      <w:bookmarkEnd w:id="11"/>
      <w:r w:rsidDel="00000000" w:rsidR="00000000" w:rsidRPr="00000000">
        <w:rPr>
          <w:rFonts w:ascii="Times New Roman" w:cs="Times New Roman" w:eastAsia="Times New Roman" w:hAnsi="Times New Roman"/>
          <w:sz w:val="28"/>
          <w:szCs w:val="28"/>
        </w:rPr>
        <w:drawing>
          <wp:inline distB="114300" distT="114300" distL="114300" distR="114300">
            <wp:extent cx="6300795" cy="3517900"/>
            <wp:effectExtent b="0" l="0" r="0" t="0"/>
            <wp:docPr id="19"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630079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7442200"/>
            <wp:effectExtent b="0" l="0" r="0" t="0"/>
            <wp:docPr id="15"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6300795" cy="74422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22 –Окно просмотр.</w:t>
      </w:r>
    </w:p>
    <w:p w:rsidR="00000000" w:rsidDel="00000000" w:rsidP="00000000" w:rsidRDefault="00000000" w:rsidRPr="00000000" w14:paraId="0000018F">
      <w:pPr>
        <w:pStyle w:val="Heading2"/>
        <w:rPr>
          <w:rFonts w:ascii="Times New Roman" w:cs="Times New Roman" w:eastAsia="Times New Roman" w:hAnsi="Times New Roman"/>
          <w:sz w:val="28"/>
          <w:szCs w:val="28"/>
        </w:rPr>
      </w:pPr>
      <w:bookmarkStart w:colFirst="0" w:colLast="0" w:name="_bm5tmds6r5o7" w:id="12"/>
      <w:bookmarkEnd w:id="12"/>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2"/>
        <w:rPr>
          <w:rFonts w:ascii="Times New Roman" w:cs="Times New Roman" w:eastAsia="Times New Roman" w:hAnsi="Times New Roman"/>
          <w:b w:val="0"/>
          <w:color w:val="000000"/>
          <w:sz w:val="28"/>
          <w:szCs w:val="28"/>
        </w:rPr>
      </w:pPr>
      <w:bookmarkStart w:colFirst="0" w:colLast="0" w:name="_3rdcrjn" w:id="13"/>
      <w:bookmarkEnd w:id="13"/>
      <w:r w:rsidDel="00000000" w:rsidR="00000000" w:rsidRPr="00000000">
        <w:rPr>
          <w:rFonts w:ascii="Times New Roman" w:cs="Times New Roman" w:eastAsia="Times New Roman" w:hAnsi="Times New Roman"/>
          <w:b w:val="0"/>
          <w:color w:val="000000"/>
          <w:sz w:val="28"/>
          <w:szCs w:val="28"/>
          <w:rtl w:val="0"/>
        </w:rPr>
        <w:t xml:space="preserve">Разработка отчетов</w:t>
      </w:r>
    </w:p>
    <w:p w:rsidR="00000000" w:rsidDel="00000000" w:rsidP="00000000" w:rsidRDefault="00000000" w:rsidRPr="00000000" w14:paraId="00000191">
      <w:pPr>
        <w:pStyle w:val="Heading2"/>
        <w:ind w:firstLine="720"/>
        <w:rPr>
          <w:rFonts w:ascii="Times New Roman" w:cs="Times New Roman" w:eastAsia="Times New Roman" w:hAnsi="Times New Roman"/>
          <w:b w:val="0"/>
          <w:color w:val="000000"/>
          <w:sz w:val="28"/>
          <w:szCs w:val="28"/>
          <w:highlight w:val="white"/>
        </w:rPr>
      </w:pPr>
      <w:bookmarkStart w:colFirst="0" w:colLast="0" w:name="_jbwc2l53vn2i" w:id="14"/>
      <w:bookmarkEnd w:id="14"/>
      <w:r w:rsidDel="00000000" w:rsidR="00000000" w:rsidRPr="00000000">
        <w:rPr>
          <w:rFonts w:ascii="Times New Roman" w:cs="Times New Roman" w:eastAsia="Times New Roman" w:hAnsi="Times New Roman"/>
          <w:b w:val="0"/>
          <w:color w:val="000000"/>
          <w:sz w:val="28"/>
          <w:szCs w:val="28"/>
          <w:highlight w:val="white"/>
          <w:rtl w:val="0"/>
        </w:rPr>
        <w:t xml:space="preserve">Для разработки отчетов были использованы различные библиотеки для того чтоб выводить данные в форматах: "PDF", "JSON", "TXT", "DOC", "DOCX", "XLS", "XLSX", "CSV".</w:t>
      </w:r>
    </w:p>
    <w:p w:rsidR="00000000" w:rsidDel="00000000" w:rsidP="00000000" w:rsidRDefault="00000000" w:rsidRPr="00000000" w14:paraId="00000192">
      <w:pPr>
        <w:pStyle w:val="Heading1"/>
        <w:spacing w:after="0" w:before="0" w:lineRule="auto"/>
        <w:ind w:firstLine="709"/>
        <w:jc w:val="both"/>
        <w:rPr>
          <w:rFonts w:ascii="Times New Roman" w:cs="Times New Roman" w:eastAsia="Times New Roman" w:hAnsi="Times New Roman"/>
          <w:b w:val="0"/>
          <w:color w:val="000000"/>
          <w:highlight w:val="white"/>
        </w:rPr>
      </w:pPr>
      <w:bookmarkStart w:colFirst="0" w:colLast="0" w:name="_26in1rg" w:id="15"/>
      <w:bookmarkEnd w:id="15"/>
      <w:r w:rsidDel="00000000" w:rsidR="00000000" w:rsidRPr="00000000">
        <w:rPr>
          <w:rFonts w:ascii="Times New Roman" w:cs="Times New Roman" w:eastAsia="Times New Roman" w:hAnsi="Times New Roman"/>
          <w:b w:val="0"/>
          <w:color w:val="000000"/>
          <w:highlight w:val="white"/>
          <w:rtl w:val="0"/>
        </w:rPr>
        <w:t xml:space="preserve">PDF:</w:t>
      </w:r>
    </w:p>
    <w:p w:rsidR="00000000" w:rsidDel="00000000" w:rsidP="00000000" w:rsidRDefault="00000000" w:rsidRPr="00000000" w14:paraId="00000193">
      <w:pPr>
        <w:pStyle w:val="Heading1"/>
        <w:spacing w:after="0" w:before="0" w:lineRule="auto"/>
        <w:ind w:firstLine="709"/>
        <w:jc w:val="both"/>
        <w:rPr>
          <w:rFonts w:ascii="Times New Roman" w:cs="Times New Roman" w:eastAsia="Times New Roman" w:hAnsi="Times New Roman"/>
          <w:b w:val="0"/>
          <w:color w:val="000000"/>
          <w:highlight w:val="white"/>
        </w:rPr>
      </w:pPr>
      <w:bookmarkStart w:colFirst="0" w:colLast="0" w:name="_26in1rg" w:id="15"/>
      <w:bookmarkEnd w:id="15"/>
      <w:r w:rsidDel="00000000" w:rsidR="00000000" w:rsidRPr="00000000">
        <w:rPr>
          <w:rFonts w:ascii="Times New Roman" w:cs="Times New Roman" w:eastAsia="Times New Roman" w:hAnsi="Times New Roman"/>
          <w:b w:val="0"/>
          <w:color w:val="000000"/>
          <w:highlight w:val="white"/>
          <w:rtl w:val="0"/>
        </w:rPr>
        <w:t xml:space="preserve"> iTextSharp: Библиотека с открытым исходным кодом для создания и управления документами PDF.</w:t>
      </w:r>
    </w:p>
    <w:p w:rsidR="00000000" w:rsidDel="00000000" w:rsidP="00000000" w:rsidRDefault="00000000" w:rsidRPr="00000000" w14:paraId="00000194">
      <w:pPr>
        <w:pStyle w:val="Heading1"/>
        <w:spacing w:after="0" w:before="0" w:lineRule="auto"/>
        <w:ind w:firstLine="709"/>
        <w:jc w:val="both"/>
        <w:rPr>
          <w:rFonts w:ascii="Times New Roman" w:cs="Times New Roman" w:eastAsia="Times New Roman" w:hAnsi="Times New Roman"/>
          <w:b w:val="0"/>
          <w:color w:val="000000"/>
          <w:highlight w:val="white"/>
        </w:rPr>
      </w:pPr>
      <w:bookmarkStart w:colFirst="0" w:colLast="0" w:name="_26in1rg" w:id="15"/>
      <w:bookmarkEnd w:id="15"/>
      <w:r w:rsidDel="00000000" w:rsidR="00000000" w:rsidRPr="00000000">
        <w:rPr>
          <w:rFonts w:ascii="Times New Roman" w:cs="Times New Roman" w:eastAsia="Times New Roman" w:hAnsi="Times New Roman"/>
          <w:b w:val="0"/>
          <w:color w:val="000000"/>
          <w:highlight w:val="white"/>
          <w:rtl w:val="0"/>
        </w:rPr>
        <w:t xml:space="preserve">JSON:</w:t>
      </w:r>
    </w:p>
    <w:p w:rsidR="00000000" w:rsidDel="00000000" w:rsidP="00000000" w:rsidRDefault="00000000" w:rsidRPr="00000000" w14:paraId="00000195">
      <w:pPr>
        <w:pStyle w:val="Heading1"/>
        <w:spacing w:after="0" w:before="0" w:lineRule="auto"/>
        <w:ind w:firstLine="709"/>
        <w:jc w:val="both"/>
        <w:rPr>
          <w:rFonts w:ascii="Times New Roman" w:cs="Times New Roman" w:eastAsia="Times New Roman" w:hAnsi="Times New Roman"/>
          <w:b w:val="0"/>
          <w:color w:val="000000"/>
          <w:highlight w:val="white"/>
        </w:rPr>
      </w:pPr>
      <w:bookmarkStart w:colFirst="0" w:colLast="0" w:name="_26in1rg" w:id="15"/>
      <w:bookmarkEnd w:id="15"/>
      <w:r w:rsidDel="00000000" w:rsidR="00000000" w:rsidRPr="00000000">
        <w:rPr>
          <w:rFonts w:ascii="Times New Roman" w:cs="Times New Roman" w:eastAsia="Times New Roman" w:hAnsi="Times New Roman"/>
          <w:b w:val="0"/>
          <w:color w:val="000000"/>
          <w:highlight w:val="white"/>
          <w:rtl w:val="0"/>
        </w:rPr>
        <w:t xml:space="preserve"> Newtonsoft.Json: Популярная библиотека для сериализации и десериализации объектов JSON.</w:t>
      </w:r>
    </w:p>
    <w:p w:rsidR="00000000" w:rsidDel="00000000" w:rsidP="00000000" w:rsidRDefault="00000000" w:rsidRPr="00000000" w14:paraId="00000196">
      <w:pPr>
        <w:pStyle w:val="Heading1"/>
        <w:spacing w:after="0" w:before="0" w:lineRule="auto"/>
        <w:ind w:firstLine="709"/>
        <w:jc w:val="both"/>
        <w:rPr>
          <w:rFonts w:ascii="Times New Roman" w:cs="Times New Roman" w:eastAsia="Times New Roman" w:hAnsi="Times New Roman"/>
          <w:b w:val="0"/>
          <w:color w:val="000000"/>
          <w:highlight w:val="white"/>
        </w:rPr>
      </w:pPr>
      <w:bookmarkStart w:colFirst="0" w:colLast="0" w:name="_26in1rg" w:id="15"/>
      <w:bookmarkEnd w:id="15"/>
      <w:r w:rsidDel="00000000" w:rsidR="00000000" w:rsidRPr="00000000">
        <w:rPr>
          <w:rFonts w:ascii="Times New Roman" w:cs="Times New Roman" w:eastAsia="Times New Roman" w:hAnsi="Times New Roman"/>
          <w:b w:val="0"/>
          <w:color w:val="000000"/>
          <w:highlight w:val="white"/>
          <w:rtl w:val="0"/>
        </w:rPr>
        <w:t xml:space="preserve">TXT:</w:t>
      </w:r>
    </w:p>
    <w:p w:rsidR="00000000" w:rsidDel="00000000" w:rsidP="00000000" w:rsidRDefault="00000000" w:rsidRPr="00000000" w14:paraId="00000197">
      <w:pPr>
        <w:pStyle w:val="Heading1"/>
        <w:spacing w:after="0" w:before="0" w:lineRule="auto"/>
        <w:ind w:firstLine="709"/>
        <w:jc w:val="both"/>
        <w:rPr>
          <w:rFonts w:ascii="Times New Roman" w:cs="Times New Roman" w:eastAsia="Times New Roman" w:hAnsi="Times New Roman"/>
          <w:b w:val="0"/>
          <w:color w:val="000000"/>
          <w:highlight w:val="white"/>
        </w:rPr>
      </w:pPr>
      <w:bookmarkStart w:colFirst="0" w:colLast="0" w:name="_26in1rg" w:id="15"/>
      <w:bookmarkEnd w:id="15"/>
      <w:r w:rsidDel="00000000" w:rsidR="00000000" w:rsidRPr="00000000">
        <w:rPr>
          <w:rFonts w:ascii="Times New Roman" w:cs="Times New Roman" w:eastAsia="Times New Roman" w:hAnsi="Times New Roman"/>
          <w:b w:val="0"/>
          <w:color w:val="000000"/>
          <w:highlight w:val="white"/>
          <w:rtl w:val="0"/>
        </w:rPr>
        <w:t xml:space="preserve"> System.IO: Стандартная библиотека .NET для работы с файлами, позволяющая экспортировать таблицы в текстовые файлы с использованием класса `StreamWriter`.</w:t>
      </w:r>
    </w:p>
    <w:p w:rsidR="00000000" w:rsidDel="00000000" w:rsidP="00000000" w:rsidRDefault="00000000" w:rsidRPr="00000000" w14:paraId="00000198">
      <w:pPr>
        <w:pStyle w:val="Heading1"/>
        <w:spacing w:after="0" w:before="0" w:lineRule="auto"/>
        <w:ind w:firstLine="709"/>
        <w:jc w:val="both"/>
        <w:rPr>
          <w:rFonts w:ascii="Times New Roman" w:cs="Times New Roman" w:eastAsia="Times New Roman" w:hAnsi="Times New Roman"/>
          <w:b w:val="0"/>
          <w:color w:val="000000"/>
          <w:highlight w:val="white"/>
        </w:rPr>
      </w:pPr>
      <w:bookmarkStart w:colFirst="0" w:colLast="0" w:name="_26in1rg" w:id="15"/>
      <w:bookmarkEnd w:id="15"/>
      <w:r w:rsidDel="00000000" w:rsidR="00000000" w:rsidRPr="00000000">
        <w:rPr>
          <w:rFonts w:ascii="Times New Roman" w:cs="Times New Roman" w:eastAsia="Times New Roman" w:hAnsi="Times New Roman"/>
          <w:b w:val="0"/>
          <w:color w:val="000000"/>
          <w:highlight w:val="white"/>
          <w:rtl w:val="0"/>
        </w:rPr>
        <w:t xml:space="preserve">DOC/DOCX:</w:t>
      </w:r>
    </w:p>
    <w:p w:rsidR="00000000" w:rsidDel="00000000" w:rsidP="00000000" w:rsidRDefault="00000000" w:rsidRPr="00000000" w14:paraId="00000199">
      <w:pPr>
        <w:pStyle w:val="Heading1"/>
        <w:spacing w:after="0" w:before="0" w:lineRule="auto"/>
        <w:ind w:firstLine="709"/>
        <w:jc w:val="both"/>
        <w:rPr>
          <w:rFonts w:ascii="Times New Roman" w:cs="Times New Roman" w:eastAsia="Times New Roman" w:hAnsi="Times New Roman"/>
          <w:b w:val="0"/>
          <w:color w:val="000000"/>
          <w:highlight w:val="white"/>
        </w:rPr>
      </w:pPr>
      <w:bookmarkStart w:colFirst="0" w:colLast="0" w:name="_26in1rg" w:id="15"/>
      <w:bookmarkEnd w:id="15"/>
      <w:r w:rsidDel="00000000" w:rsidR="00000000" w:rsidRPr="00000000">
        <w:rPr>
          <w:rFonts w:ascii="Times New Roman" w:cs="Times New Roman" w:eastAsia="Times New Roman" w:hAnsi="Times New Roman"/>
          <w:b w:val="0"/>
          <w:color w:val="000000"/>
          <w:highlight w:val="white"/>
          <w:rtl w:val="0"/>
        </w:rPr>
        <w:t xml:space="preserve"> ClosedXML: Библиотека для работы с электронными таблицами, которая поддерживает экспорт таблиц в форматы DOC и DOCX.</w:t>
      </w:r>
    </w:p>
    <w:p w:rsidR="00000000" w:rsidDel="00000000" w:rsidP="00000000" w:rsidRDefault="00000000" w:rsidRPr="00000000" w14:paraId="0000019A">
      <w:pPr>
        <w:pStyle w:val="Heading1"/>
        <w:spacing w:after="0" w:before="0" w:lineRule="auto"/>
        <w:ind w:firstLine="709"/>
        <w:jc w:val="both"/>
        <w:rPr>
          <w:rFonts w:ascii="Times New Roman" w:cs="Times New Roman" w:eastAsia="Times New Roman" w:hAnsi="Times New Roman"/>
          <w:b w:val="0"/>
          <w:color w:val="000000"/>
          <w:highlight w:val="white"/>
        </w:rPr>
      </w:pPr>
      <w:bookmarkStart w:colFirst="0" w:colLast="0" w:name="_26in1rg" w:id="15"/>
      <w:bookmarkEnd w:id="15"/>
      <w:r w:rsidDel="00000000" w:rsidR="00000000" w:rsidRPr="00000000">
        <w:rPr>
          <w:rFonts w:ascii="Times New Roman" w:cs="Times New Roman" w:eastAsia="Times New Roman" w:hAnsi="Times New Roman"/>
          <w:b w:val="0"/>
          <w:color w:val="000000"/>
          <w:highlight w:val="white"/>
          <w:rtl w:val="0"/>
        </w:rPr>
        <w:t xml:space="preserve">XLS/XLSX:</w:t>
      </w:r>
    </w:p>
    <w:p w:rsidR="00000000" w:rsidDel="00000000" w:rsidP="00000000" w:rsidRDefault="00000000" w:rsidRPr="00000000" w14:paraId="0000019B">
      <w:pPr>
        <w:pStyle w:val="Heading1"/>
        <w:spacing w:after="0" w:before="0" w:lineRule="auto"/>
        <w:ind w:firstLine="709"/>
        <w:jc w:val="both"/>
        <w:rPr>
          <w:rFonts w:ascii="Times New Roman" w:cs="Times New Roman" w:eastAsia="Times New Roman" w:hAnsi="Times New Roman"/>
          <w:b w:val="0"/>
          <w:color w:val="000000"/>
          <w:highlight w:val="white"/>
        </w:rPr>
      </w:pPr>
      <w:bookmarkStart w:colFirst="0" w:colLast="0" w:name="_26in1rg" w:id="15"/>
      <w:bookmarkEnd w:id="15"/>
      <w:r w:rsidDel="00000000" w:rsidR="00000000" w:rsidRPr="00000000">
        <w:rPr>
          <w:rFonts w:ascii="Times New Roman" w:cs="Times New Roman" w:eastAsia="Times New Roman" w:hAnsi="Times New Roman"/>
          <w:b w:val="0"/>
          <w:color w:val="000000"/>
          <w:highlight w:val="white"/>
          <w:rtl w:val="0"/>
        </w:rPr>
        <w:t xml:space="preserve"> Spire.XLS: Коммерческая библиотека для работы с электронными таблицами, которая поддерживает экспорт таблиц в форматы XLS и XLSX.</w:t>
      </w:r>
    </w:p>
    <w:p w:rsidR="00000000" w:rsidDel="00000000" w:rsidP="00000000" w:rsidRDefault="00000000" w:rsidRPr="00000000" w14:paraId="0000019C">
      <w:pPr>
        <w:pStyle w:val="Heading1"/>
        <w:spacing w:after="0" w:before="0" w:lineRule="auto"/>
        <w:ind w:firstLine="709"/>
        <w:jc w:val="both"/>
        <w:rPr>
          <w:rFonts w:ascii="Times New Roman" w:cs="Times New Roman" w:eastAsia="Times New Roman" w:hAnsi="Times New Roman"/>
          <w:b w:val="0"/>
          <w:color w:val="000000"/>
          <w:highlight w:val="white"/>
        </w:rPr>
      </w:pPr>
      <w:bookmarkStart w:colFirst="0" w:colLast="0" w:name="_26in1rg" w:id="15"/>
      <w:bookmarkEnd w:id="15"/>
      <w:r w:rsidDel="00000000" w:rsidR="00000000" w:rsidRPr="00000000">
        <w:rPr>
          <w:rFonts w:ascii="Times New Roman" w:cs="Times New Roman" w:eastAsia="Times New Roman" w:hAnsi="Times New Roman"/>
          <w:b w:val="0"/>
          <w:color w:val="000000"/>
          <w:highlight w:val="white"/>
          <w:rtl w:val="0"/>
        </w:rPr>
        <w:t xml:space="preserve">CSV:</w:t>
      </w:r>
    </w:p>
    <w:p w:rsidR="00000000" w:rsidDel="00000000" w:rsidP="00000000" w:rsidRDefault="00000000" w:rsidRPr="00000000" w14:paraId="0000019D">
      <w:pPr>
        <w:pStyle w:val="Heading1"/>
        <w:spacing w:after="0" w:before="0" w:lineRule="auto"/>
        <w:ind w:firstLine="709"/>
        <w:jc w:val="both"/>
        <w:rPr>
          <w:rFonts w:ascii="Times New Roman" w:cs="Times New Roman" w:eastAsia="Times New Roman" w:hAnsi="Times New Roman"/>
          <w:b w:val="0"/>
          <w:color w:val="000000"/>
          <w:highlight w:val="white"/>
        </w:rPr>
      </w:pPr>
      <w:bookmarkStart w:colFirst="0" w:colLast="0" w:name="_9zz2sw571qo8" w:id="16"/>
      <w:bookmarkEnd w:id="16"/>
      <w:r w:rsidDel="00000000" w:rsidR="00000000" w:rsidRPr="00000000">
        <w:rPr>
          <w:rFonts w:ascii="Times New Roman" w:cs="Times New Roman" w:eastAsia="Times New Roman" w:hAnsi="Times New Roman"/>
          <w:b w:val="0"/>
          <w:color w:val="000000"/>
          <w:highlight w:val="white"/>
          <w:rtl w:val="0"/>
        </w:rPr>
        <w:t xml:space="preserve"> ClosedXML: Библиотека для работы с электронными таблицами, которая также позволяет экспортировать таблицы в файлы CSV.</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 данном приложении имеются 3 отчета:</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1993900"/>
            <wp:effectExtent b="0" l="0" r="0" t="0"/>
            <wp:docPr id="28"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630079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795" cy="5943600"/>
            <wp:effectExtent b="0" l="0" r="0" t="0"/>
            <wp:docPr id="18"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6300795"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134"/>
        </w:tabs>
        <w:spacing w:after="0" w:before="0" w:line="276"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1</w:t>
      </w: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отчет о </w:t>
      </w:r>
      <w:r w:rsidDel="00000000" w:rsidR="00000000" w:rsidRPr="00000000">
        <w:rPr>
          <w:rFonts w:ascii="Times New Roman" w:cs="Times New Roman" w:eastAsia="Times New Roman" w:hAnsi="Times New Roman"/>
          <w:sz w:val="28"/>
          <w:szCs w:val="28"/>
          <w:rtl w:val="0"/>
        </w:rPr>
        <w:t xml:space="preserve">собранных пробах</w:t>
      </w:r>
      <w:r w:rsidDel="00000000" w:rsidR="00000000" w:rsidRPr="00000000">
        <w:rPr>
          <w:rtl w:val="0"/>
        </w:rPr>
      </w:r>
    </w:p>
    <w:p w:rsidR="00000000" w:rsidDel="00000000" w:rsidP="00000000" w:rsidRDefault="00000000" w:rsidRPr="00000000" w14:paraId="000001A3">
      <w:pPr>
        <w:ind w:firstLine="709"/>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1"/>
        <w:rPr>
          <w:rFonts w:ascii="Times New Roman" w:cs="Times New Roman" w:eastAsia="Times New Roman" w:hAnsi="Times New Roman"/>
          <w:sz w:val="28"/>
          <w:szCs w:val="28"/>
        </w:rPr>
      </w:pPr>
      <w:bookmarkStart w:colFirst="0" w:colLast="0" w:name="_35nkun2" w:id="17"/>
      <w:bookmarkEnd w:id="17"/>
      <w:r w:rsidDel="00000000" w:rsidR="00000000" w:rsidRPr="00000000">
        <w:rPr>
          <w:rFonts w:ascii="Times New Roman" w:cs="Times New Roman" w:eastAsia="Times New Roman" w:hAnsi="Times New Roman"/>
          <w:b w:val="0"/>
          <w:color w:val="000000"/>
          <w:rtl w:val="0"/>
        </w:rPr>
        <w:t xml:space="preserve">ЗАКЛЮЧЕНИЕ</w:t>
      </w:r>
      <w:r w:rsidDel="00000000" w:rsidR="00000000" w:rsidRPr="00000000">
        <w:rPr>
          <w:rtl w:val="0"/>
        </w:rPr>
      </w:r>
    </w:p>
    <w:p w:rsidR="00000000" w:rsidDel="00000000" w:rsidP="00000000" w:rsidRDefault="00000000" w:rsidRPr="00000000" w14:paraId="000001A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Цели поставленные в начале разработки были выполнены полностью, приложение имеет удобный и простой интерфейс, а также выполняет все необходимые действия.</w:t>
      </w:r>
    </w:p>
    <w:p w:rsidR="00000000" w:rsidDel="00000000" w:rsidP="00000000" w:rsidRDefault="00000000" w:rsidRPr="00000000" w14:paraId="000001A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Разработанное приложение может быть использовано в open-source проектах связанных с экологической обстановкой.</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Целью данной информационной системы является своевременное обеспечение надлежащих людей надлежащей </w:t>
      </w:r>
      <w:hyperlink r:id="rId6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информацией</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то есть для удовлетворения конкретных информационных потребностей в рамках определенной </w:t>
      </w:r>
      <w:hyperlink r:id="rId66">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предметной области</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при этом результатом функционирования информационных систем является информационная продукция - документы, </w:t>
      </w:r>
      <w:hyperlink r:id="rId67">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информационные массивы</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hyperlink r:id="rId68">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базы данных</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и информационные услуги, и снижение рутиной работы  с бумагами во время подбора мероприятий.</w:t>
      </w:r>
    </w:p>
    <w:p w:rsidR="00000000" w:rsidDel="00000000" w:rsidP="00000000" w:rsidRDefault="00000000" w:rsidRPr="00000000" w14:paraId="000001A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время выполнения курсового проекта были использованы следующие программные продукты:</w:t>
      </w:r>
      <w:r w:rsidDel="00000000" w:rsidR="00000000" w:rsidRPr="00000000">
        <w:rPr>
          <w:rtl w:val="0"/>
        </w:rPr>
      </w:r>
    </w:p>
    <w:p w:rsidR="00000000" w:rsidDel="00000000" w:rsidP="00000000" w:rsidRDefault="00000000" w:rsidRPr="00000000" w14:paraId="000001A9">
      <w:pPr>
        <w:numPr>
          <w:ilvl w:val="0"/>
          <w:numId w:val="6"/>
        </w:num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Studio 2022</w:t>
      </w:r>
    </w:p>
    <w:p w:rsidR="00000000" w:rsidDel="00000000" w:rsidP="00000000" w:rsidRDefault="00000000" w:rsidRPr="00000000" w14:paraId="000001AA">
      <w:pPr>
        <w:numPr>
          <w:ilvl w:val="0"/>
          <w:numId w:val="6"/>
        </w:num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 SQL Server</w:t>
      </w:r>
    </w:p>
    <w:p w:rsidR="00000000" w:rsidDel="00000000" w:rsidP="00000000" w:rsidRDefault="00000000" w:rsidRPr="00000000" w14:paraId="000001AB">
      <w:pPr>
        <w:numPr>
          <w:ilvl w:val="0"/>
          <w:numId w:val="6"/>
        </w:numPr>
        <w:spacing w:after="20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Server Management Studio</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Подробно изучил работу с библиотеками:</w:t>
      </w:r>
    </w:p>
    <w:p w:rsidR="00000000" w:rsidDel="00000000" w:rsidP="00000000" w:rsidRDefault="00000000" w:rsidRPr="00000000" w14:paraId="000001AD">
      <w:pPr>
        <w:numPr>
          <w:ilvl w:val="0"/>
          <w:numId w:val="6"/>
        </w:num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LinQ</w:t>
      </w:r>
    </w:p>
    <w:p w:rsidR="00000000" w:rsidDel="00000000" w:rsidP="00000000" w:rsidRDefault="00000000" w:rsidRPr="00000000" w14:paraId="000001AE">
      <w:pPr>
        <w:numPr>
          <w:ilvl w:val="0"/>
          <w:numId w:val="6"/>
        </w:num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Entity FrameWork</w:t>
      </w:r>
    </w:p>
    <w:p w:rsidR="00000000" w:rsidDel="00000000" w:rsidP="00000000" w:rsidRDefault="00000000" w:rsidRPr="00000000" w14:paraId="000001AF">
      <w:pPr>
        <w:numPr>
          <w:ilvl w:val="0"/>
          <w:numId w:val="6"/>
        </w:num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Newtonsoft.Json</w:t>
      </w:r>
    </w:p>
    <w:p w:rsidR="00000000" w:rsidDel="00000000" w:rsidP="00000000" w:rsidRDefault="00000000" w:rsidRPr="00000000" w14:paraId="000001B0">
      <w:pPr>
        <w:numPr>
          <w:ilvl w:val="0"/>
          <w:numId w:val="6"/>
        </w:num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iTextSharp</w:t>
      </w:r>
    </w:p>
    <w:p w:rsidR="00000000" w:rsidDel="00000000" w:rsidP="00000000" w:rsidRDefault="00000000" w:rsidRPr="00000000" w14:paraId="000001B1">
      <w:pPr>
        <w:numPr>
          <w:ilvl w:val="0"/>
          <w:numId w:val="6"/>
        </w:num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ClosedXML</w:t>
      </w:r>
    </w:p>
    <w:p w:rsidR="00000000" w:rsidDel="00000000" w:rsidP="00000000" w:rsidRDefault="00000000" w:rsidRPr="00000000" w14:paraId="000001B2">
      <w:pPr>
        <w:numPr>
          <w:ilvl w:val="0"/>
          <w:numId w:val="6"/>
        </w:num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LiveCharts</w:t>
      </w:r>
    </w:p>
    <w:p w:rsidR="00000000" w:rsidDel="00000000" w:rsidP="00000000" w:rsidRDefault="00000000" w:rsidRPr="00000000" w14:paraId="000001B3">
      <w:pPr>
        <w:numPr>
          <w:ilvl w:val="0"/>
          <w:numId w:val="6"/>
        </w:num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Microsoft.Maps.MapControl.WPF</w:t>
      </w:r>
    </w:p>
    <w:p w:rsidR="00000000" w:rsidDel="00000000" w:rsidP="00000000" w:rsidRDefault="00000000" w:rsidRPr="00000000" w14:paraId="000001B4">
      <w:pPr>
        <w:numPr>
          <w:ilvl w:val="0"/>
          <w:numId w:val="6"/>
        </w:numPr>
        <w:spacing w:after="20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OfficeOpenXml</w:t>
      </w:r>
    </w:p>
    <w:p w:rsidR="00000000" w:rsidDel="00000000" w:rsidP="00000000" w:rsidRDefault="00000000" w:rsidRPr="00000000" w14:paraId="000001B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может:</w:t>
      </w:r>
    </w:p>
    <w:p w:rsidR="00000000" w:rsidDel="00000000" w:rsidP="00000000" w:rsidRDefault="00000000" w:rsidRPr="00000000" w14:paraId="000001B6">
      <w:pPr>
        <w:numPr>
          <w:ilvl w:val="0"/>
          <w:numId w:val="5"/>
        </w:numPr>
        <w:spacing w:after="0" w:lineRule="auto"/>
        <w:ind w:left="142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формировать документы с таблицами;</w:t>
      </w:r>
    </w:p>
    <w:p w:rsidR="00000000" w:rsidDel="00000000" w:rsidP="00000000" w:rsidRDefault="00000000" w:rsidRPr="00000000" w14:paraId="000001B7">
      <w:pPr>
        <w:numPr>
          <w:ilvl w:val="0"/>
          <w:numId w:val="5"/>
        </w:numPr>
        <w:spacing w:after="0" w:lineRule="auto"/>
        <w:ind w:left="142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осуществлять учет экологической обстановки путем сбора проб их анализом и расположения на карте;</w:t>
      </w:r>
    </w:p>
    <w:p w:rsidR="00000000" w:rsidDel="00000000" w:rsidP="00000000" w:rsidRDefault="00000000" w:rsidRPr="00000000" w14:paraId="000001B8">
      <w:pPr>
        <w:numPr>
          <w:ilvl w:val="0"/>
          <w:numId w:val="5"/>
        </w:numPr>
        <w:spacing w:after="0" w:lineRule="auto"/>
        <w:ind w:left="142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менять тему;</w:t>
      </w:r>
    </w:p>
    <w:p w:rsidR="00000000" w:rsidDel="00000000" w:rsidP="00000000" w:rsidRDefault="00000000" w:rsidRPr="00000000" w14:paraId="000001B9">
      <w:pPr>
        <w:numPr>
          <w:ilvl w:val="0"/>
          <w:numId w:val="5"/>
        </w:numPr>
        <w:spacing w:after="200" w:lineRule="auto"/>
        <w:ind w:left="142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добавлять данные проб, их исследованием, регионом, новостей, рекомендаций, мероприятий связанных.</w:t>
      </w:r>
    </w:p>
    <w:p w:rsidR="00000000" w:rsidDel="00000000" w:rsidP="00000000" w:rsidRDefault="00000000" w:rsidRPr="00000000" w14:paraId="000001B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Выполняя данный курсовой проект, была более углубленно изучена работа с Visual Studio 2022  с MS SQL Server.</w:t>
      </w:r>
    </w:p>
    <w:p w:rsidR="00000000" w:rsidDel="00000000" w:rsidP="00000000" w:rsidRDefault="00000000" w:rsidRPr="00000000" w14:paraId="000001BB">
      <w:pPr>
        <w:ind w:firstLine="709"/>
        <w:rPr>
          <w:rFonts w:ascii="Times New Roman" w:cs="Times New Roman" w:eastAsia="Times New Roman" w:hAnsi="Times New Roman"/>
          <w:sz w:val="28"/>
          <w:szCs w:val="28"/>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1"/>
        <w:rPr>
          <w:rFonts w:ascii="Times New Roman" w:cs="Times New Roman" w:eastAsia="Times New Roman" w:hAnsi="Times New Roman"/>
          <w:b w:val="0"/>
          <w:color w:val="000000"/>
        </w:rPr>
      </w:pPr>
      <w:bookmarkStart w:colFirst="0" w:colLast="0" w:name="_1ksv4uv" w:id="18"/>
      <w:bookmarkEnd w:id="18"/>
      <w:r w:rsidDel="00000000" w:rsidR="00000000" w:rsidRPr="00000000">
        <w:rPr>
          <w:rFonts w:ascii="Times New Roman" w:cs="Times New Roman" w:eastAsia="Times New Roman" w:hAnsi="Times New Roman"/>
          <w:b w:val="0"/>
          <w:color w:val="000000"/>
          <w:rtl w:val="0"/>
        </w:rPr>
        <w:t xml:space="preserve">СПИСОК ЛИТЕРАТУРЫ</w:t>
      </w:r>
      <w:r w:rsidDel="00000000" w:rsidR="00000000" w:rsidRPr="00000000">
        <w:rPr>
          <w:rtl w:val="0"/>
        </w:rPr>
      </w:r>
    </w:p>
    <w:p w:rsidR="00000000" w:rsidDel="00000000" w:rsidP="00000000" w:rsidRDefault="00000000" w:rsidRPr="00000000" w14:paraId="000001BD">
      <w:pPr>
        <w:spacing w:after="0" w:lineRule="auto"/>
        <w:ind w:firstLine="709"/>
        <w:jc w:val="center"/>
        <w:rPr>
          <w:rFonts w:ascii="Times New Roman" w:cs="Times New Roman" w:eastAsia="Times New Roman" w:hAnsi="Times New Roman"/>
          <w:smallCaps w:val="1"/>
          <w:sz w:val="28"/>
          <w:szCs w:val="28"/>
        </w:rPr>
      </w:pPr>
      <w:r w:rsidDel="00000000" w:rsidR="00000000" w:rsidRPr="00000000">
        <w:rPr>
          <w:rtl w:val="0"/>
        </w:rPr>
      </w:r>
    </w:p>
    <w:p w:rsidR="00000000" w:rsidDel="00000000" w:rsidP="00000000" w:rsidRDefault="00000000" w:rsidRPr="00000000" w14:paraId="000001BE">
      <w:pPr>
        <w:numPr>
          <w:ilvl w:val="0"/>
          <w:numId w:val="8"/>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Книги:</w:t>
      </w:r>
    </w:p>
    <w:p w:rsidR="00000000" w:rsidDel="00000000" w:rsidP="00000000" w:rsidRDefault="00000000" w:rsidRPr="00000000" w14:paraId="000001BF">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Гагарина Л.Г. Разработка и эксплуатация АИС. – М., Форум, 2007</w:t>
      </w:r>
    </w:p>
    <w:p w:rsidR="00000000" w:rsidDel="00000000" w:rsidP="00000000" w:rsidRDefault="00000000" w:rsidRPr="00000000" w14:paraId="000001C0">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Голицына, О.Л. и др. Базы данных; Форум; Инфра-М, 2013</w:t>
      </w:r>
    </w:p>
    <w:p w:rsidR="00000000" w:rsidDel="00000000" w:rsidP="00000000" w:rsidRDefault="00000000" w:rsidRPr="00000000" w14:paraId="000001C1">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Емельянова Н.З. Основы построения автоматизированных информационных систем. – М., Форум, 2007</w:t>
      </w:r>
    </w:p>
    <w:p w:rsidR="00000000" w:rsidDel="00000000" w:rsidP="00000000" w:rsidRDefault="00000000" w:rsidRPr="00000000" w14:paraId="000001C2">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Олифер В.Г. Компьютерные сети. Принципы, технологии. - СПб., Питер, 2009</w:t>
      </w:r>
    </w:p>
    <w:p w:rsidR="00000000" w:rsidDel="00000000" w:rsidP="00000000" w:rsidRDefault="00000000" w:rsidRPr="00000000" w14:paraId="000001C3">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Сеннов А. Access 2007/ Учебный курс. – СПб., Питер, 2007</w:t>
      </w:r>
    </w:p>
    <w:p w:rsidR="00000000" w:rsidDel="00000000" w:rsidP="00000000" w:rsidRDefault="00000000" w:rsidRPr="00000000" w14:paraId="000001C4">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Баженова И. Ю. SQL и процедурно-ориентированные языки. - Национальный Открытый Университет «ИНТУИТ», 2016 г.</w:t>
      </w:r>
    </w:p>
    <w:p w:rsidR="00000000" w:rsidDel="00000000" w:rsidP="00000000" w:rsidRDefault="00000000" w:rsidRPr="00000000" w14:paraId="000001C5">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Гвоздева В.А. Основы построения автоматизированных информационных систем. – М., Форум, 2009</w:t>
      </w:r>
    </w:p>
    <w:p w:rsidR="00000000" w:rsidDel="00000000" w:rsidP="00000000" w:rsidRDefault="00000000" w:rsidRPr="00000000" w14:paraId="000001C6">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Дунаев В..В. Базы данных Язык SQL. – СПб., БХВ - Петербург, 2006</w:t>
      </w:r>
    </w:p>
    <w:p w:rsidR="00000000" w:rsidDel="00000000" w:rsidP="00000000" w:rsidRDefault="00000000" w:rsidRPr="00000000" w14:paraId="000001C7">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Кушнир А.Н. Microsoft Office. Access 2007</w:t>
      </w:r>
    </w:p>
    <w:p w:rsidR="00000000" w:rsidDel="00000000" w:rsidP="00000000" w:rsidRDefault="00000000" w:rsidRPr="00000000" w14:paraId="000001C8">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Максимов Н.В., Попов И.И. Компьютерные сети.- М, ФОРУМ: ИНФРА-М, 2010</w:t>
      </w:r>
    </w:p>
    <w:p w:rsidR="00000000" w:rsidDel="00000000" w:rsidP="00000000" w:rsidRDefault="00000000" w:rsidRPr="00000000" w14:paraId="000001C9">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Малыхина М.П. Базы данных: основы, проектирования, использование. – СПб., БХВ-Петербург, 2006</w:t>
      </w:r>
    </w:p>
    <w:p w:rsidR="00000000" w:rsidDel="00000000" w:rsidP="00000000" w:rsidRDefault="00000000" w:rsidRPr="00000000" w14:paraId="000001CA">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Мельников В.П. Информационная безопасность. – М., Академия, 2009</w:t>
      </w:r>
    </w:p>
    <w:p w:rsidR="00000000" w:rsidDel="00000000" w:rsidP="00000000" w:rsidRDefault="00000000" w:rsidRPr="00000000" w14:paraId="000001CB">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Лазицкас Е. А., Загумённикова И. Н., Гилевский П. Г. Базы данных и системы управления базами данных: учебное пособие. – РИПО, 2016 г.</w:t>
      </w:r>
    </w:p>
    <w:p w:rsidR="00000000" w:rsidDel="00000000" w:rsidP="00000000" w:rsidRDefault="00000000" w:rsidRPr="00000000" w14:paraId="000001CC">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Рудикова Л.В. Базы данных. Разработка приложений. – СПб., БХВ - Петербург, 2006</w:t>
      </w:r>
    </w:p>
    <w:p w:rsidR="00000000" w:rsidDel="00000000" w:rsidP="00000000" w:rsidRDefault="00000000" w:rsidRPr="00000000" w14:paraId="000001CD">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Троелсен Э. Язык программирования C# 5.0 и платформа .NET 4.5 - 6-е издание, 2012</w:t>
      </w:r>
    </w:p>
    <w:p w:rsidR="00000000" w:rsidDel="00000000" w:rsidP="00000000" w:rsidRDefault="00000000" w:rsidRPr="00000000" w14:paraId="000001CE">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Шумаков П. В. ADO.NET и создание приложений баз данных в среде Microsoft Visual Studio.NET: руководство разработчика с примерами на C#. - Диалог-МИФИ 2003 г.</w:t>
      </w:r>
    </w:p>
    <w:p w:rsidR="00000000" w:rsidDel="00000000" w:rsidP="00000000" w:rsidRDefault="00000000" w:rsidRPr="00000000" w14:paraId="000001CF">
      <w:pPr>
        <w:numPr>
          <w:ilvl w:val="0"/>
          <w:numId w:val="8"/>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Интернет-ресурсы:</w:t>
      </w:r>
    </w:p>
    <w:p w:rsidR="00000000" w:rsidDel="00000000" w:rsidP="00000000" w:rsidRDefault="00000000" w:rsidRPr="00000000" w14:paraId="000001D0">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Документация Microsoft по C#: https://docs.microsoft.com/en-us/dotnet/csharp/</w:t>
      </w:r>
    </w:p>
    <w:p w:rsidR="00000000" w:rsidDel="00000000" w:rsidP="00000000" w:rsidRDefault="00000000" w:rsidRPr="00000000" w14:paraId="000001D1">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Документация Microsoft по WPF: https://docs.microsoft.com/en-us/dotnet/desktop/wpf/</w:t>
      </w:r>
    </w:p>
    <w:p w:rsidR="00000000" w:rsidDel="00000000" w:rsidP="00000000" w:rsidRDefault="00000000" w:rsidRPr="00000000" w14:paraId="000001D2">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Документация Microsoft по LINQ: https://docs.microsoft.com/en-us/dotnet/csharp/programming-guide/concepts/linq/</w:t>
      </w:r>
    </w:p>
    <w:p w:rsidR="00000000" w:rsidDel="00000000" w:rsidP="00000000" w:rsidRDefault="00000000" w:rsidRPr="00000000" w14:paraId="000001D3">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Документация Microsoft по Entity Framework: https://docs.microsoft.com/en-us/ef/core/</w:t>
      </w:r>
    </w:p>
    <w:p w:rsidR="00000000" w:rsidDel="00000000" w:rsidP="00000000" w:rsidRDefault="00000000" w:rsidRPr="00000000" w14:paraId="000001D4">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Документация по Newtonsoft.Json: https://www.newtonsoft.com/json</w:t>
      </w:r>
    </w:p>
    <w:p w:rsidR="00000000" w:rsidDel="00000000" w:rsidP="00000000" w:rsidRDefault="00000000" w:rsidRPr="00000000" w14:paraId="000001D5">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Документация по iTextSharp: https://lowagie.com/iTextSharp/</w:t>
      </w:r>
    </w:p>
    <w:p w:rsidR="00000000" w:rsidDel="00000000" w:rsidP="00000000" w:rsidRDefault="00000000" w:rsidRPr="00000000" w14:paraId="000001D6">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Документация по ClosedXML: https://github.com/ClosedXML/ClosedXML</w:t>
      </w:r>
    </w:p>
    <w:p w:rsidR="00000000" w:rsidDel="00000000" w:rsidP="00000000" w:rsidRDefault="00000000" w:rsidRPr="00000000" w14:paraId="000001D7">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Документация по LiveCharts: https://lvcharts.net/</w:t>
      </w:r>
    </w:p>
    <w:p w:rsidR="00000000" w:rsidDel="00000000" w:rsidP="00000000" w:rsidRDefault="00000000" w:rsidRPr="00000000" w14:paraId="000001D8">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Документация по Microsoft.Maps.MapControl.WPF: https://docs.microsoft.com/en-us/dotnet/api/microsoft.maps.mapcontrol.wpf.map?view=mapcontrol-wpf</w:t>
      </w:r>
    </w:p>
    <w:p w:rsidR="00000000" w:rsidDel="00000000" w:rsidP="00000000" w:rsidRDefault="00000000" w:rsidRPr="00000000" w14:paraId="000001D9">
      <w:pPr>
        <w:numPr>
          <w:ilvl w:val="1"/>
          <w:numId w:val="8"/>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Документация по OfficeOpenXml: https://github.com/closedxml/officeopenxml</w:t>
      </w:r>
      <w:r w:rsidDel="00000000" w:rsidR="00000000" w:rsidRPr="00000000">
        <w:rPr>
          <w:rtl w:val="0"/>
        </w:rPr>
      </w:r>
    </w:p>
    <w:sectPr>
      <w:headerReference r:id="rId69" w:type="default"/>
      <w:headerReference r:id="rId70" w:type="first"/>
      <w:footerReference r:id="rId71" w:type="default"/>
      <w:footerReference r:id="rId72" w:type="first"/>
      <w:pgSz w:h="16838" w:w="11906" w:orient="portrait"/>
      <w:pgMar w:bottom="426" w:top="567" w:left="1276" w:right="707" w:header="709" w:footer="227"/>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 w:val="left" w:leader="none" w:pos="9498"/>
      </w:tabs>
      <w:spacing w:after="0" w:before="0" w:line="240" w:lineRule="auto"/>
      <w:ind w:left="0" w:right="170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671195</wp:posOffset>
              </wp:positionH>
              <wp:positionV relativeFrom="page">
                <wp:posOffset>323215</wp:posOffset>
              </wp:positionV>
              <wp:extent cx="6585585" cy="7545389"/>
              <wp:effectExtent b="0" l="0" r="0" t="0"/>
              <wp:wrapNone/>
              <wp:docPr id="1" name=""/>
              <a:graphic>
                <a:graphicData uri="http://schemas.microsoft.com/office/word/2010/wordprocessingGroup">
                  <wpg:wgp>
                    <wpg:cNvGrpSpPr/>
                    <wpg:grpSpPr>
                      <a:xfrm>
                        <a:off x="2040500" y="0"/>
                        <a:ext cx="6585585" cy="7545389"/>
                        <a:chOff x="2040500" y="0"/>
                        <a:chExt cx="6611000" cy="7560000"/>
                      </a:xfrm>
                    </wpg:grpSpPr>
                    <wpg:grpSp>
                      <wpg:cNvGrpSpPr/>
                      <wpg:grpSpPr>
                        <a:xfrm>
                          <a:off x="2053208" y="0"/>
                          <a:ext cx="6585585" cy="7560000"/>
                          <a:chOff x="0" y="0"/>
                          <a:chExt cx="6585585" cy="10189210"/>
                        </a:xfrm>
                      </wpg:grpSpPr>
                      <wps:wsp>
                        <wps:cNvSpPr/>
                        <wps:cNvPr id="3" name="Shape 3"/>
                        <wps:spPr>
                          <a:xfrm>
                            <a:off x="0" y="0"/>
                            <a:ext cx="6585575" cy="1018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585585" cy="10189210"/>
                          </a:xfrm>
                          <a:prstGeom prst="rect">
                            <a:avLst/>
                          </a:prstGeom>
                          <a:no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59902" y="9653767"/>
                            <a:ext cx="658" cy="529838"/>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3292" y="9649691"/>
                            <a:ext cx="6574718" cy="509"/>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719804" y="9653767"/>
                            <a:ext cx="658" cy="529838"/>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1619724" y="9653767"/>
                            <a:ext cx="658" cy="529838"/>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2159084" y="9658861"/>
                            <a:ext cx="658" cy="524744"/>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2518986" y="9653767"/>
                            <a:ext cx="658" cy="524744"/>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6225024" y="9653767"/>
                            <a:ext cx="1317" cy="529838"/>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292" y="9829021"/>
                            <a:ext cx="2509437" cy="1018"/>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3292" y="10008860"/>
                            <a:ext cx="2509437" cy="509"/>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6229634" y="9830549"/>
                            <a:ext cx="352658" cy="509"/>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17781" y="10015993"/>
                            <a:ext cx="329279" cy="157423"/>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ISOCPEUR" w:cs="ISOCPEUR" w:eastAsia="ISOCPEUR" w:hAnsi="ISOCPEUR"/>
                                  <w:b w:val="0"/>
                                  <w:i w:val="1"/>
                                  <w:smallCaps w:val="0"/>
                                  <w:strike w:val="0"/>
                                  <w:color w:val="000000"/>
                                  <w:sz w:val="18"/>
                                  <w:vertAlign w:val="baseline"/>
                                </w:rPr>
                                <w:t xml:space="preserve">Изм.</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ISOCPEUR" w:cs="ISOCPEUR" w:eastAsia="ISOCPEUR" w:hAnsi="ISOCPEUR"/>
                                  <w:b w:val="0"/>
                                  <w:i w:val="1"/>
                                  <w:smallCaps w:val="0"/>
                                  <w:strike w:val="0"/>
                                  <w:color w:val="000000"/>
                                  <w:sz w:val="18"/>
                                  <w:vertAlign w:val="baseline"/>
                                </w:rPr>
                              </w:r>
                              <w:r w:rsidDel="00000000" w:rsidR="00000000" w:rsidRPr="00000000">
                                <w:rPr>
                                  <w:rFonts w:ascii="ISOCPEUR" w:cs="ISOCPEUR" w:eastAsia="ISOCPEUR" w:hAnsi="ISOCPEUR"/>
                                  <w:b w:val="0"/>
                                  <w:i w:val="1"/>
                                  <w:smallCaps w:val="0"/>
                                  <w:strike w:val="0"/>
                                  <w:color w:val="000000"/>
                                  <w:sz w:val="18"/>
                                  <w:vertAlign w:val="baseline"/>
                                </w:rPr>
                                <w:t xml:space="preserve">.</w:t>
                              </w:r>
                            </w:p>
                          </w:txbxContent>
                        </wps:txbx>
                        <wps:bodyPr anchorCtr="0" anchor="t" bIns="38100" lIns="88900" spcFirstLastPara="1" rIns="88900" wrap="square" tIns="38100">
                          <a:noAutofit/>
                        </wps:bodyPr>
                      </wps:wsp>
                      <wps:wsp>
                        <wps:cNvSpPr/>
                        <wps:cNvPr id="16" name="Shape 16"/>
                        <wps:spPr>
                          <a:xfrm>
                            <a:off x="375049" y="10015993"/>
                            <a:ext cx="329608" cy="15742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ISOCPEUR" w:cs="ISOCPEUR" w:eastAsia="ISOCPEUR" w:hAnsi="ISOCPEUR"/>
                                  <w:b w:val="0"/>
                                  <w:i w:val="1"/>
                                  <w:smallCaps w:val="0"/>
                                  <w:strike w:val="0"/>
                                  <w:color w:val="000000"/>
                                  <w:sz w:val="18"/>
                                  <w:vertAlign w:val="baseline"/>
                                </w:rPr>
                                <w:t xml:space="preserve">Лист</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000000"/>
                                  <w:sz w:val="18"/>
                                  <w:vertAlign w:val="baseline"/>
                                </w:rPr>
                              </w:r>
                            </w:p>
                          </w:txbxContent>
                        </wps:txbx>
                        <wps:bodyPr anchorCtr="0" anchor="t" bIns="38100" lIns="88900" spcFirstLastPara="1" rIns="88900" wrap="square" tIns="38100">
                          <a:noAutofit/>
                        </wps:bodyPr>
                      </wps:wsp>
                      <wps:wsp>
                        <wps:cNvSpPr/>
                        <wps:cNvPr id="17" name="Shape 17"/>
                        <wps:spPr>
                          <a:xfrm>
                            <a:off x="746476" y="10015993"/>
                            <a:ext cx="847235" cy="15742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ISOCPEUR" w:cs="ISOCPEUR" w:eastAsia="ISOCPEUR" w:hAnsi="ISOCPEUR"/>
                                  <w:b w:val="0"/>
                                  <w:i w:val="1"/>
                                  <w:smallCaps w:val="0"/>
                                  <w:strike w:val="0"/>
                                  <w:color w:val="000000"/>
                                  <w:sz w:val="18"/>
                                  <w:vertAlign w:val="baseline"/>
                                </w:rPr>
                                <w:t xml:space="preserve">№ докум</w:t>
                              </w:r>
                              <w:r w:rsidDel="00000000" w:rsidR="00000000" w:rsidRPr="00000000">
                                <w:rPr>
                                  <w:rFonts w:ascii="IrisUPC" w:cs="IrisUPC" w:eastAsia="IrisUPC" w:hAnsi="IrisUPC"/>
                                  <w:b w:val="0"/>
                                  <w:i w:val="1"/>
                                  <w:smallCaps w:val="0"/>
                                  <w:strike w:val="0"/>
                                  <w:color w:val="000000"/>
                                  <w:sz w:val="18"/>
                                  <w:vertAlign w:val="baseline"/>
                                </w:rPr>
                                <w:t xml:space="preserv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IrisUPC" w:cs="IrisUPC" w:eastAsia="IrisUPC" w:hAnsi="IrisUPC"/>
                                  <w:b w:val="0"/>
                                  <w:i w:val="1"/>
                                  <w:smallCaps w:val="0"/>
                                  <w:strike w:val="0"/>
                                  <w:color w:val="000000"/>
                                  <w:sz w:val="18"/>
                                  <w:vertAlign w:val="baseline"/>
                                </w:rPr>
                              </w:r>
                            </w:p>
                          </w:txbxContent>
                        </wps:txbx>
                        <wps:bodyPr anchorCtr="0" anchor="t" bIns="38100" lIns="88900" spcFirstLastPara="1" rIns="88900" wrap="square" tIns="38100">
                          <a:noAutofit/>
                        </wps:bodyPr>
                      </wps:wsp>
                      <wps:wsp>
                        <wps:cNvSpPr/>
                        <wps:cNvPr id="18" name="Shape 18"/>
                        <wps:spPr>
                          <a:xfrm>
                            <a:off x="1640798" y="10015993"/>
                            <a:ext cx="505114" cy="15742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ISOCPEUR" w:cs="ISOCPEUR" w:eastAsia="ISOCPEUR" w:hAnsi="ISOCPEUR"/>
                                  <w:b w:val="0"/>
                                  <w:i w:val="1"/>
                                  <w:smallCaps w:val="0"/>
                                  <w:strike w:val="0"/>
                                  <w:color w:val="000000"/>
                                  <w:sz w:val="18"/>
                                  <w:vertAlign w:val="baseline"/>
                                </w:rPr>
                                <w:t xml:space="preserve">Подпись</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ISOCPEUR" w:cs="ISOCPEUR" w:eastAsia="ISOCPEUR" w:hAnsi="ISOCPEUR"/>
                                  <w:b w:val="0"/>
                                  <w:i w:val="1"/>
                                  <w:smallCaps w:val="0"/>
                                  <w:strike w:val="0"/>
                                  <w:color w:val="000000"/>
                                  <w:sz w:val="18"/>
                                  <w:vertAlign w:val="baseline"/>
                                </w:rPr>
                              </w:r>
                            </w:p>
                          </w:txbxContent>
                        </wps:txbx>
                        <wps:bodyPr anchorCtr="0" anchor="t" bIns="38100" lIns="88900" spcFirstLastPara="1" rIns="88900" wrap="square" tIns="38100">
                          <a:noAutofit/>
                        </wps:bodyPr>
                      </wps:wsp>
                      <wps:wsp>
                        <wps:cNvSpPr/>
                        <wps:cNvPr id="19" name="Shape 19"/>
                        <wps:spPr>
                          <a:xfrm>
                            <a:off x="2174560" y="10015993"/>
                            <a:ext cx="329279" cy="15742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ISOCPEUR" w:cs="ISOCPEUR" w:eastAsia="ISOCPEUR" w:hAnsi="ISOCPEUR"/>
                                  <w:b w:val="0"/>
                                  <w:i w:val="1"/>
                                  <w:smallCaps w:val="0"/>
                                  <w:strike w:val="0"/>
                                  <w:color w:val="000000"/>
                                  <w:sz w:val="18"/>
                                  <w:vertAlign w:val="baseline"/>
                                </w:rPr>
                                <w:t xml:space="preserve">Дата</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ISOCPEUR" w:cs="ISOCPEUR" w:eastAsia="ISOCPEUR" w:hAnsi="ISOCPEUR"/>
                                  <w:b w:val="0"/>
                                  <w:i w:val="1"/>
                                  <w:smallCaps w:val="0"/>
                                  <w:strike w:val="0"/>
                                  <w:color w:val="000000"/>
                                  <w:sz w:val="18"/>
                                  <w:vertAlign w:val="baseline"/>
                                </w:rPr>
                              </w:r>
                            </w:p>
                          </w:txbxContent>
                        </wps:txbx>
                        <wps:bodyPr anchorCtr="0" anchor="t" bIns="38100" lIns="88900" spcFirstLastPara="1" rIns="88900" wrap="square" tIns="38100">
                          <a:noAutofit/>
                        </wps:bodyPr>
                      </wps:wsp>
                      <wps:wsp>
                        <wps:cNvSpPr/>
                        <wps:cNvPr id="20" name="Shape 20"/>
                        <wps:spPr>
                          <a:xfrm>
                            <a:off x="6239512" y="9668031"/>
                            <a:ext cx="329608" cy="15742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ISOCPEUR" w:cs="ISOCPEUR" w:eastAsia="ISOCPEUR" w:hAnsi="ISOCPEUR"/>
                                  <w:b w:val="0"/>
                                  <w:i w:val="1"/>
                                  <w:smallCaps w:val="0"/>
                                  <w:strike w:val="0"/>
                                  <w:color w:val="000000"/>
                                  <w:sz w:val="18"/>
                                  <w:vertAlign w:val="baseline"/>
                                </w:rPr>
                                <w:t xml:space="preserve">лист</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ISOCPEUR" w:cs="ISOCPEUR" w:eastAsia="ISOCPEUR" w:hAnsi="ISOCPEUR"/>
                                  <w:b w:val="0"/>
                                  <w:i w:val="1"/>
                                  <w:smallCaps w:val="0"/>
                                  <w:strike w:val="0"/>
                                  <w:color w:val="000000"/>
                                  <w:sz w:val="18"/>
                                  <w:vertAlign w:val="baseline"/>
                                </w:rPr>
                              </w:r>
                            </w:p>
                          </w:txbxContent>
                        </wps:txbx>
                        <wps:bodyPr anchorCtr="0" anchor="t" bIns="38100" lIns="88900" spcFirstLastPara="1" rIns="88900" wrap="square" tIns="38100">
                          <a:noAutofit/>
                        </wps:bodyPr>
                      </wps:wsp>
                      <wps:wsp>
                        <wps:cNvSpPr/>
                        <wps:cNvPr id="21" name="Shape 21"/>
                        <wps:spPr>
                          <a:xfrm>
                            <a:off x="6239512" y="9901364"/>
                            <a:ext cx="329608" cy="21550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38100" lIns="88900" spcFirstLastPara="1" rIns="88900" wrap="square" tIns="38100">
                          <a:noAutofit/>
                        </wps:bodyPr>
                      </wps:wsp>
                      <wps:wsp>
                        <wps:cNvSpPr/>
                        <wps:cNvPr id="22" name="Shape 22"/>
                        <wps:spPr>
                          <a:xfrm>
                            <a:off x="2550267" y="9792340"/>
                            <a:ext cx="3646767" cy="24301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SOCPEUR" w:cs="ISOCPEUR" w:eastAsia="ISOCPEUR" w:hAnsi="ISOCPEUR"/>
                                  <w:b w:val="0"/>
                                  <w:i w:val="1"/>
                                  <w:smallCaps w:val="0"/>
                                  <w:strike w:val="0"/>
                                  <w:color w:val="000000"/>
                                  <w:sz w:val="28"/>
                                  <w:vertAlign w:val="baseline"/>
                                </w:rPr>
                                <w:t xml:space="preserve">КП 09.02.04.01.</w:t>
                              </w:r>
                              <w:r w:rsidDel="00000000" w:rsidR="00000000" w:rsidRPr="00000000">
                                <w:rPr>
                                  <w:rFonts w:ascii="ISOCPEUR" w:cs="ISOCPEUR" w:eastAsia="ISOCPEUR" w:hAnsi="ISOCPEUR"/>
                                  <w:b w:val="0"/>
                                  <w:i w:val="1"/>
                                  <w:smallCaps w:val="0"/>
                                  <w:strike w:val="0"/>
                                  <w:color w:val="000000"/>
                                  <w:sz w:val="28"/>
                                  <w:vertAlign w:val="baseline"/>
                                </w:rPr>
                                <w:t xml:space="preserve">14</w:t>
                              </w:r>
                              <w:r w:rsidDel="00000000" w:rsidR="00000000" w:rsidRPr="00000000">
                                <w:rPr>
                                  <w:rFonts w:ascii="ISOCPEUR" w:cs="ISOCPEUR" w:eastAsia="ISOCPEUR" w:hAnsi="ISOCPEUR"/>
                                  <w:b w:val="0"/>
                                  <w:i w:val="1"/>
                                  <w:smallCaps w:val="0"/>
                                  <w:strike w:val="0"/>
                                  <w:color w:val="000000"/>
                                  <w:sz w:val="28"/>
                                  <w:vertAlign w:val="baseline"/>
                                </w:rPr>
                                <w:t xml:space="preserve">.06.</w:t>
                              </w:r>
                              <w:r w:rsidDel="00000000" w:rsidR="00000000" w:rsidRPr="00000000">
                                <w:rPr>
                                  <w:rFonts w:ascii="ISOCPEUR" w:cs="ISOCPEUR" w:eastAsia="ISOCPEUR" w:hAnsi="ISOCPEUR"/>
                                  <w:b w:val="0"/>
                                  <w:i w:val="1"/>
                                  <w:smallCaps w:val="0"/>
                                  <w:strike w:val="0"/>
                                  <w:color w:val="000000"/>
                                  <w:sz w:val="28"/>
                                  <w:vertAlign w:val="baseline"/>
                                </w:rPr>
                                <w:t xml:space="preserve">24</w:t>
                              </w:r>
                              <w:r w:rsidDel="00000000" w:rsidR="00000000" w:rsidRPr="00000000">
                                <w:rPr>
                                  <w:rFonts w:ascii="ISOCPEUR" w:cs="ISOCPEUR" w:eastAsia="ISOCPEUR" w:hAnsi="ISOCPEUR"/>
                                  <w:b w:val="0"/>
                                  <w:i w:val="1"/>
                                  <w:smallCaps w:val="0"/>
                                  <w:strike w:val="0"/>
                                  <w:color w:val="000000"/>
                                  <w:sz w:val="28"/>
                                  <w:vertAlign w:val="baseline"/>
                                </w:rPr>
                                <w:t xml:space="preserve">.ПЗ</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671195</wp:posOffset>
              </wp:positionH>
              <wp:positionV relativeFrom="page">
                <wp:posOffset>323215</wp:posOffset>
              </wp:positionV>
              <wp:extent cx="6585585" cy="7545389"/>
              <wp:effectExtent b="0" l="0" r="0" t="0"/>
              <wp:wrapNone/>
              <wp:docPr id="1"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6585585" cy="7545389"/>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654685</wp:posOffset>
              </wp:positionH>
              <wp:positionV relativeFrom="page">
                <wp:posOffset>316230</wp:posOffset>
              </wp:positionV>
              <wp:extent cx="6588760" cy="10189210"/>
              <wp:effectExtent b="0" l="0" r="0" t="0"/>
              <wp:wrapNone/>
              <wp:docPr id="2" name=""/>
              <a:graphic>
                <a:graphicData uri="http://schemas.microsoft.com/office/word/2010/wordprocessingGroup">
                  <wpg:wgp>
                    <wpg:cNvGrpSpPr/>
                    <wpg:grpSpPr>
                      <a:xfrm>
                        <a:off x="2038900" y="0"/>
                        <a:ext cx="6588760" cy="10189210"/>
                        <a:chOff x="2038900" y="0"/>
                        <a:chExt cx="6614200" cy="7560000"/>
                      </a:xfrm>
                    </wpg:grpSpPr>
                    <wpg:grpSp>
                      <wpg:cNvGrpSpPr/>
                      <wpg:grpSpPr>
                        <a:xfrm>
                          <a:off x="2051620" y="0"/>
                          <a:ext cx="6588760" cy="7560000"/>
                          <a:chOff x="0" y="0"/>
                          <a:chExt cx="6588760" cy="10189210"/>
                        </a:xfrm>
                      </wpg:grpSpPr>
                      <wps:wsp>
                        <wps:cNvSpPr/>
                        <wps:cNvPr id="3" name="Shape 3"/>
                        <wps:spPr>
                          <a:xfrm>
                            <a:off x="0" y="0"/>
                            <a:ext cx="6588750" cy="1018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0"/>
                            <a:ext cx="6588760" cy="10189210"/>
                          </a:xfrm>
                          <a:prstGeom prst="rect">
                            <a:avLst/>
                          </a:prstGeom>
                          <a:no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27131" y="8754059"/>
                            <a:ext cx="658" cy="528819"/>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3294" y="8748965"/>
                            <a:ext cx="6577888" cy="509"/>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720151" y="8758644"/>
                            <a:ext cx="658" cy="1424961"/>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1620505" y="8758644"/>
                            <a:ext cx="658" cy="1424961"/>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2160124" y="8758644"/>
                            <a:ext cx="658" cy="1424961"/>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2520200" y="8754059"/>
                            <a:ext cx="658" cy="1424451"/>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5220933" y="9292050"/>
                            <a:ext cx="1317" cy="353056"/>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3294" y="9829021"/>
                            <a:ext cx="2510646" cy="1018"/>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3294" y="10008860"/>
                            <a:ext cx="2510646" cy="509"/>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17789" y="9125456"/>
                            <a:ext cx="290893" cy="15742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ISOCPEUR" w:cs="ISOCPEUR" w:eastAsia="ISOCPEUR" w:hAnsi="ISOCPEUR"/>
                                  <w:b w:val="0"/>
                                  <w:i w:val="1"/>
                                  <w:smallCaps w:val="0"/>
                                  <w:strike w:val="0"/>
                                  <w:color w:val="000000"/>
                                  <w:sz w:val="18"/>
                                  <w:vertAlign w:val="baseline"/>
                                </w:rPr>
                                <w:t xml:space="preserve">Лист</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1"/>
                                  <w:smallCaps w:val="0"/>
                                  <w:strike w:val="0"/>
                                  <w:color w:val="000000"/>
                                  <w:sz w:val="18"/>
                                  <w:vertAlign w:val="baseline"/>
                                </w:rPr>
                              </w:r>
                              <w:r w:rsidDel="00000000" w:rsidR="00000000" w:rsidRPr="00000000">
                                <w:rPr>
                                  <w:rFonts w:ascii="ISOCPEUR" w:cs="ISOCPEUR" w:eastAsia="ISOCPEUR" w:hAnsi="ISOCPEUR"/>
                                  <w:b w:val="0"/>
                                  <w:i w:val="0"/>
                                  <w:smallCaps w:val="0"/>
                                  <w:strike w:val="0"/>
                                  <w:color w:val="000000"/>
                                  <w:sz w:val="18"/>
                                  <w:vertAlign w:val="baseline"/>
                                </w:rPr>
                                <w:t xml:space="preserve">Изм</w:t>
                              </w:r>
                              <w:r w:rsidDel="00000000" w:rsidR="00000000" w:rsidRPr="00000000">
                                <w:rPr>
                                  <w:rFonts w:ascii="ISOCPEUR" w:cs="ISOCPEUR" w:eastAsia="ISOCPEUR" w:hAnsi="ISOCPEUR"/>
                                  <w:b w:val="0"/>
                                  <w:i w:val="1"/>
                                  <w:smallCaps w:val="0"/>
                                  <w:strike w:val="0"/>
                                  <w:color w:val="000000"/>
                                  <w:sz w:val="18"/>
                                  <w:vertAlign w:val="baseline"/>
                                </w:rPr>
                                <w:t xml:space="preserve">.</w:t>
                              </w:r>
                            </w:p>
                          </w:txbxContent>
                        </wps:txbx>
                        <wps:bodyPr anchorCtr="0" anchor="t" bIns="38100" lIns="88900" spcFirstLastPara="1" rIns="88900" wrap="square" tIns="38100">
                          <a:noAutofit/>
                        </wps:bodyPr>
                      </wps:wsp>
                      <wps:wsp>
                        <wps:cNvSpPr/>
                        <wps:cNvPr id="35" name="Shape 35"/>
                        <wps:spPr>
                          <a:xfrm>
                            <a:off x="346239" y="9125456"/>
                            <a:ext cx="362381" cy="15742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ISOCPEUR" w:cs="ISOCPEUR" w:eastAsia="ISOCPEUR" w:hAnsi="ISOCPEUR"/>
                                  <w:b w:val="0"/>
                                  <w:i w:val="1"/>
                                  <w:smallCaps w:val="0"/>
                                  <w:strike w:val="0"/>
                                  <w:color w:val="000000"/>
                                  <w:sz w:val="18"/>
                                  <w:vertAlign w:val="baseline"/>
                                </w:rPr>
                                <w:t xml:space="preserve">№ докум</w:t>
                              </w:r>
                              <w:r w:rsidDel="00000000" w:rsidR="00000000" w:rsidRPr="00000000">
                                <w:rPr>
                                  <w:rFonts w:ascii="IrisUPC" w:cs="IrisUPC" w:eastAsia="IrisUPC" w:hAnsi="IrisUPC"/>
                                  <w:b w:val="0"/>
                                  <w:i w:val="1"/>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IrisUPC" w:cs="IrisUPC" w:eastAsia="IrisUPC" w:hAnsi="IrisUPC"/>
                                  <w:b w:val="0"/>
                                  <w:i w:val="1"/>
                                  <w:smallCaps w:val="0"/>
                                  <w:strike w:val="0"/>
                                  <w:color w:val="000000"/>
                                  <w:sz w:val="18"/>
                                  <w:vertAlign w:val="baseline"/>
                                </w:rPr>
                              </w:r>
                              <w:r w:rsidDel="00000000" w:rsidR="00000000" w:rsidRPr="00000000">
                                <w:rPr>
                                  <w:rFonts w:ascii="ISOCPEUR" w:cs="ISOCPEUR" w:eastAsia="ISOCPEUR" w:hAnsi="ISOCPEUR"/>
                                  <w:b w:val="0"/>
                                  <w:i w:val="0"/>
                                  <w:smallCaps w:val="0"/>
                                  <w:strike w:val="0"/>
                                  <w:color w:val="000000"/>
                                  <w:sz w:val="18"/>
                                  <w:vertAlign w:val="baseline"/>
                                </w:rPr>
                                <w:t xml:space="preserve">Лист</w:t>
                              </w:r>
                            </w:p>
                          </w:txbxContent>
                        </wps:txbx>
                        <wps:bodyPr anchorCtr="0" anchor="t" bIns="38100" lIns="88900" spcFirstLastPara="1" rIns="88900" wrap="square" tIns="38100">
                          <a:noAutofit/>
                        </wps:bodyPr>
                      </wps:wsp>
                      <wps:wsp>
                        <wps:cNvSpPr/>
                        <wps:cNvPr id="36" name="Shape 36"/>
                        <wps:spPr>
                          <a:xfrm>
                            <a:off x="746835" y="9125456"/>
                            <a:ext cx="847643" cy="15742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ISOCPEUR" w:cs="ISOCPEUR" w:eastAsia="ISOCPEUR" w:hAnsi="ISOCPEUR"/>
                                  <w:b w:val="0"/>
                                  <w:i w:val="1"/>
                                  <w:smallCaps w:val="0"/>
                                  <w:strike w:val="0"/>
                                  <w:color w:val="000000"/>
                                  <w:sz w:val="18"/>
                                  <w:vertAlign w:val="baseline"/>
                                </w:rPr>
                                <w:t xml:space="preserve">Подпись</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ISOCPEUR" w:cs="ISOCPEUR" w:eastAsia="ISOCPEUR" w:hAnsi="ISOCPEUR"/>
                                  <w:b w:val="0"/>
                                  <w:i w:val="1"/>
                                  <w:smallCaps w:val="0"/>
                                  <w:strike w:val="0"/>
                                  <w:color w:val="000000"/>
                                  <w:sz w:val="18"/>
                                  <w:vertAlign w:val="baseline"/>
                                </w:rPr>
                              </w:r>
                              <w:r w:rsidDel="00000000" w:rsidR="00000000" w:rsidRPr="00000000">
                                <w:rPr>
                                  <w:rFonts w:ascii="ISOCPEUR" w:cs="ISOCPEUR" w:eastAsia="ISOCPEUR" w:hAnsi="ISOCPEUR"/>
                                  <w:b w:val="0"/>
                                  <w:i w:val="0"/>
                                  <w:smallCaps w:val="0"/>
                                  <w:strike w:val="0"/>
                                  <w:color w:val="000000"/>
                                  <w:sz w:val="18"/>
                                  <w:vertAlign w:val="baseline"/>
                                </w:rPr>
                                <w:t xml:space="preserve">№ докум.</w:t>
                              </w:r>
                            </w:p>
                          </w:txbxContent>
                        </wps:txbx>
                        <wps:bodyPr anchorCtr="0" anchor="t" bIns="38100" lIns="88900" spcFirstLastPara="1" rIns="88900" wrap="square" tIns="38100">
                          <a:noAutofit/>
                        </wps:bodyPr>
                      </wps:wsp>
                      <wps:wsp>
                        <wps:cNvSpPr/>
                        <wps:cNvPr id="37" name="Shape 37"/>
                        <wps:spPr>
                          <a:xfrm>
                            <a:off x="1641589" y="9125456"/>
                            <a:ext cx="505357" cy="15742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ISOCPEUR" w:cs="ISOCPEUR" w:eastAsia="ISOCPEUR" w:hAnsi="ISOCPEUR"/>
                                  <w:b w:val="0"/>
                                  <w:i w:val="1"/>
                                  <w:smallCaps w:val="0"/>
                                  <w:strike w:val="0"/>
                                  <w:color w:val="000000"/>
                                  <w:sz w:val="18"/>
                                  <w:vertAlign w:val="baseline"/>
                                </w:rPr>
                                <w:t xml:space="preserve">Дата</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ISOCPEUR" w:cs="ISOCPEUR" w:eastAsia="ISOCPEUR" w:hAnsi="ISOCPEUR"/>
                                  <w:b w:val="0"/>
                                  <w:i w:val="1"/>
                                  <w:smallCaps w:val="0"/>
                                  <w:strike w:val="0"/>
                                  <w:color w:val="000000"/>
                                  <w:sz w:val="18"/>
                                  <w:vertAlign w:val="baseline"/>
                                </w:rPr>
                              </w:r>
                              <w:r w:rsidDel="00000000" w:rsidR="00000000" w:rsidRPr="00000000">
                                <w:rPr>
                                  <w:rFonts w:ascii="ISOCPEUR" w:cs="ISOCPEUR" w:eastAsia="ISOCPEUR" w:hAnsi="ISOCPEUR"/>
                                  <w:b w:val="0"/>
                                  <w:i w:val="0"/>
                                  <w:smallCaps w:val="0"/>
                                  <w:strike w:val="0"/>
                                  <w:color w:val="000000"/>
                                  <w:sz w:val="18"/>
                                  <w:vertAlign w:val="baseline"/>
                                </w:rPr>
                                <w:t xml:space="preserve">Подпись</w:t>
                              </w:r>
                            </w:p>
                          </w:txbxContent>
                        </wps:txbx>
                        <wps:bodyPr anchorCtr="0" anchor="t" bIns="38100" lIns="88900" spcFirstLastPara="1" rIns="88900" wrap="square" tIns="38100">
                          <a:noAutofit/>
                        </wps:bodyPr>
                      </wps:wsp>
                      <wps:wsp>
                        <wps:cNvSpPr/>
                        <wps:cNvPr id="38" name="Shape 38"/>
                        <wps:spPr>
                          <a:xfrm>
                            <a:off x="2175608" y="9125456"/>
                            <a:ext cx="329438" cy="15742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ISOCPEUR" w:cs="ISOCPEUR" w:eastAsia="ISOCPEUR" w:hAnsi="ISOCPEUR"/>
                                  <w:b w:val="0"/>
                                  <w:i w:val="1"/>
                                  <w:smallCaps w:val="0"/>
                                  <w:strike w:val="0"/>
                                  <w:color w:val="000000"/>
                                  <w:sz w:val="18"/>
                                  <w:vertAlign w:val="baseline"/>
                                </w:rPr>
                                <w:t xml:space="preserve">лист</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ISOCPEUR" w:cs="ISOCPEUR" w:eastAsia="ISOCPEUR" w:hAnsi="ISOCPEUR"/>
                                  <w:b w:val="0"/>
                                  <w:i w:val="1"/>
                                  <w:smallCaps w:val="0"/>
                                  <w:strike w:val="0"/>
                                  <w:color w:val="000000"/>
                                  <w:sz w:val="18"/>
                                  <w:vertAlign w:val="baseline"/>
                                </w:rPr>
                              </w:r>
                              <w:r w:rsidDel="00000000" w:rsidR="00000000" w:rsidRPr="00000000">
                                <w:rPr>
                                  <w:rFonts w:ascii="ISOCPEUR" w:cs="ISOCPEUR" w:eastAsia="ISOCPEUR" w:hAnsi="ISOCPEUR"/>
                                  <w:b w:val="0"/>
                                  <w:i w:val="0"/>
                                  <w:smallCaps w:val="0"/>
                                  <w:strike w:val="0"/>
                                  <w:color w:val="000000"/>
                                  <w:sz w:val="18"/>
                                  <w:vertAlign w:val="baseline"/>
                                </w:rPr>
                                <w:t xml:space="preserve">Дата</w:t>
                              </w:r>
                            </w:p>
                          </w:txbxContent>
                        </wps:txbx>
                        <wps:bodyPr anchorCtr="0" anchor="t" bIns="38100" lIns="88900" spcFirstLastPara="1" rIns="88900" wrap="square" tIns="38100">
                          <a:noAutofit/>
                        </wps:bodyPr>
                      </wps:wsp>
                      <wps:wsp>
                        <wps:cNvSpPr/>
                        <wps:cNvPr id="39" name="Shape 39"/>
                        <wps:spPr>
                          <a:xfrm>
                            <a:off x="5247617" y="9301729"/>
                            <a:ext cx="485921" cy="15742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Лист</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ISOCPEUR" w:cs="ISOCPEUR" w:eastAsia="ISOCPEUR" w:hAnsi="ISOCPEUR"/>
                                  <w:b w:val="0"/>
                                  <w:i w:val="0"/>
                                  <w:smallCaps w:val="0"/>
                                  <w:strike w:val="0"/>
                                  <w:color w:val="000000"/>
                                  <w:sz w:val="18"/>
                                  <w:vertAlign w:val="baseline"/>
                                </w:rPr>
                                <w:t xml:space="preserve">Лист</w:t>
                              </w:r>
                            </w:p>
                          </w:txbxContent>
                        </wps:txbx>
                        <wps:bodyPr anchorCtr="0" anchor="t" bIns="38100" lIns="88900" spcFirstLastPara="1" rIns="88900" wrap="square" tIns="38100">
                          <a:noAutofit/>
                        </wps:bodyPr>
                      </wps:wsp>
                      <wps:wsp>
                        <wps:cNvSpPr/>
                        <wps:cNvPr id="40" name="Shape 40"/>
                        <wps:spPr>
                          <a:xfrm>
                            <a:off x="5247617" y="9487682"/>
                            <a:ext cx="485921" cy="15793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SOCPEUR" w:cs="ISOCPEUR" w:eastAsia="ISOCPEUR" w:hAnsi="ISOCPEUR"/>
                                  <w:b w:val="0"/>
                                  <w:i w:val="0"/>
                                  <w:smallCaps w:val="0"/>
                                  <w:strike w:val="0"/>
                                  <w:color w:val="000000"/>
                                  <w:sz w:val="18"/>
                                  <w:vertAlign w:val="baseline"/>
                                </w:rPr>
                                <w:t xml:space="preserve">2</w:t>
                              </w:r>
                            </w:p>
                          </w:txbxContent>
                        </wps:txbx>
                        <wps:bodyPr anchorCtr="0" anchor="t" bIns="38100" lIns="88900" spcFirstLastPara="1" rIns="88900" wrap="square" tIns="38100">
                          <a:noAutofit/>
                        </wps:bodyPr>
                      </wps:wsp>
                      <wps:wsp>
                        <wps:cNvSpPr/>
                        <wps:cNvPr id="41" name="Shape 41"/>
                        <wps:spPr>
                          <a:xfrm>
                            <a:off x="2556438" y="8905879"/>
                            <a:ext cx="4005636" cy="24301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SOCPEUR" w:cs="ISOCPEUR" w:eastAsia="ISOCPEUR" w:hAnsi="ISOCPEUR"/>
                                  <w:b w:val="0"/>
                                  <w:i w:val="1"/>
                                  <w:smallCaps w:val="0"/>
                                  <w:strike w:val="0"/>
                                  <w:color w:val="000000"/>
                                  <w:sz w:val="28"/>
                                  <w:vertAlign w:val="baseline"/>
                                </w:rPr>
                                <w:t xml:space="preserve">КП 09.02.04.01.31.06.18.ПЗ</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ISOCPEUR" w:cs="ISOCPEUR" w:eastAsia="ISOCPEUR" w:hAnsi="ISOCPEUR"/>
                                  <w:b w:val="0"/>
                                  <w:i w:val="1"/>
                                  <w:smallCaps w:val="0"/>
                                  <w:strike w:val="0"/>
                                  <w:color w:val="000000"/>
                                  <w:sz w:val="28"/>
                                  <w:vertAlign w:val="baseline"/>
                                </w:rPr>
                              </w:r>
                            </w:p>
                          </w:txbxContent>
                        </wps:txbx>
                        <wps:bodyPr anchorCtr="0" anchor="t" bIns="38100" lIns="88900" spcFirstLastPara="1" rIns="88900" wrap="square" tIns="38100">
                          <a:noAutofit/>
                        </wps:bodyPr>
                      </wps:wsp>
                      <wps:wsp>
                        <wps:cNvSpPr/>
                        <wps:cNvPr id="42" name="Shape 42"/>
                        <wps:spPr>
                          <a:xfrm>
                            <a:off x="3953" y="9288993"/>
                            <a:ext cx="6577888" cy="509"/>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8235" y="9109663"/>
                            <a:ext cx="2510646" cy="509"/>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3294" y="8928804"/>
                            <a:ext cx="2510646" cy="509"/>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3294" y="9648162"/>
                            <a:ext cx="2510646" cy="509"/>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3294" y="9467304"/>
                            <a:ext cx="2510646" cy="509"/>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12848" y="9306314"/>
                            <a:ext cx="1581630" cy="157932"/>
                            <a:chOff x="0" y="0"/>
                            <a:chExt cx="1581630" cy="157932"/>
                          </a:xfrm>
                        </wpg:grpSpPr>
                        <wps:wsp>
                          <wps:cNvSpPr/>
                          <wps:cNvPr id="48" name="Shape 48"/>
                          <wps:spPr>
                            <a:xfrm>
                              <a:off x="0" y="0"/>
                              <a:ext cx="700381" cy="157932"/>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ISOCPEUR" w:cs="ISOCPEUR" w:eastAsia="ISOCPEUR" w:hAnsi="ISOCPEUR"/>
                                    <w:b w:val="0"/>
                                    <w:i w:val="1"/>
                                    <w:smallCaps w:val="0"/>
                                    <w:strike w:val="0"/>
                                    <w:color w:val="000000"/>
                                    <w:sz w:val="18"/>
                                    <w:vertAlign w:val="baseline"/>
                                  </w:rPr>
                                  <w:t xml:space="preserve"> </w:t>
                                </w:r>
                                <w:r w:rsidDel="00000000" w:rsidR="00000000" w:rsidRPr="00000000">
                                  <w:rPr>
                                    <w:rFonts w:ascii="ISOCPEUR" w:cs="ISOCPEUR" w:eastAsia="ISOCPEUR" w:hAnsi="ISOCPEUR"/>
                                    <w:b w:val="0"/>
                                    <w:i w:val="0"/>
                                    <w:smallCaps w:val="0"/>
                                    <w:strike w:val="0"/>
                                    <w:color w:val="000000"/>
                                    <w:sz w:val="18"/>
                                    <w:vertAlign w:val="baseline"/>
                                  </w:rPr>
                                  <w:t xml:space="preserve">Разраб.</w:t>
                                </w:r>
                              </w:p>
                            </w:txbxContent>
                          </wps:txbx>
                          <wps:bodyPr anchorCtr="0" anchor="t" bIns="38100" lIns="88900" spcFirstLastPara="1" rIns="88900" wrap="square" tIns="38100">
                            <a:noAutofit/>
                          </wps:bodyPr>
                        </wps:wsp>
                        <wps:wsp>
                          <wps:cNvSpPr/>
                          <wps:cNvPr id="49" name="Shape 49"/>
                          <wps:spPr>
                            <a:xfrm>
                              <a:off x="733992" y="0"/>
                              <a:ext cx="847638" cy="157932"/>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ISOCPEUR" w:cs="ISOCPEUR" w:eastAsia="ISOCPEUR" w:hAnsi="ISOCPEUR"/>
                                    <w:b w:val="0"/>
                                    <w:i w:val="0"/>
                                    <w:smallCaps w:val="0"/>
                                    <w:strike w:val="0"/>
                                    <w:color w:val="000000"/>
                                    <w:sz w:val="16"/>
                                    <w:vertAlign w:val="baseline"/>
                                  </w:rPr>
                                  <w:t xml:space="preserve">Вересников К.В.</w:t>
                                </w:r>
                              </w:p>
                            </w:txbxContent>
                          </wps:txbx>
                          <wps:bodyPr anchorCtr="0" anchor="t" bIns="38100" lIns="88900" spcFirstLastPara="1" rIns="88900" wrap="square" tIns="38100">
                            <a:noAutofit/>
                          </wps:bodyPr>
                        </wps:wsp>
                      </wpg:grpSp>
                      <wpg:grpSp>
                        <wpg:cNvGrpSpPr/>
                        <wpg:grpSpPr>
                          <a:xfrm>
                            <a:off x="12848" y="9483097"/>
                            <a:ext cx="1581630" cy="157423"/>
                            <a:chOff x="0" y="0"/>
                            <a:chExt cx="1581630" cy="157423"/>
                          </a:xfrm>
                        </wpg:grpSpPr>
                        <wps:wsp>
                          <wps:cNvSpPr/>
                          <wps:cNvPr id="51" name="Shape 51"/>
                          <wps:spPr>
                            <a:xfrm>
                              <a:off x="0" y="0"/>
                              <a:ext cx="700381" cy="157423"/>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ISOCPEUR" w:cs="ISOCPEUR" w:eastAsia="ISOCPEUR" w:hAnsi="ISOCPEUR"/>
                                    <w:b w:val="0"/>
                                    <w:i w:val="1"/>
                                    <w:smallCaps w:val="0"/>
                                    <w:strike w:val="0"/>
                                    <w:color w:val="000000"/>
                                    <w:sz w:val="18"/>
                                    <w:vertAlign w:val="baseline"/>
                                  </w:rPr>
                                  <w:t xml:space="preserve"> </w:t>
                                </w:r>
                                <w:r w:rsidDel="00000000" w:rsidR="00000000" w:rsidRPr="00000000">
                                  <w:rPr>
                                    <w:rFonts w:ascii="ISOCPEUR" w:cs="ISOCPEUR" w:eastAsia="ISOCPEUR" w:hAnsi="ISOCPEUR"/>
                                    <w:b w:val="0"/>
                                    <w:i w:val="0"/>
                                    <w:smallCaps w:val="0"/>
                                    <w:strike w:val="0"/>
                                    <w:color w:val="000000"/>
                                    <w:sz w:val="18"/>
                                    <w:vertAlign w:val="baseline"/>
                                  </w:rPr>
                                  <w:t xml:space="preserve">Провер.</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ISOCPEUR" w:cs="ISOCPEUR" w:eastAsia="ISOCPEUR" w:hAnsi="ISOCPEUR"/>
                                    <w:b w:val="0"/>
                                    <w:i w:val="0"/>
                                    <w:smallCaps w:val="0"/>
                                    <w:strike w:val="0"/>
                                    <w:color w:val="000000"/>
                                    <w:sz w:val="18"/>
                                    <w:vertAlign w:val="baseline"/>
                                  </w:rPr>
                                </w:r>
                              </w:p>
                            </w:txbxContent>
                          </wps:txbx>
                          <wps:bodyPr anchorCtr="0" anchor="t" bIns="38100" lIns="88900" spcFirstLastPara="1" rIns="88900" wrap="square" tIns="38100">
                            <a:noAutofit/>
                          </wps:bodyPr>
                        </wps:wsp>
                        <wps:wsp>
                          <wps:cNvSpPr/>
                          <wps:cNvPr id="52" name="Shape 52"/>
                          <wps:spPr>
                            <a:xfrm>
                              <a:off x="733992" y="0"/>
                              <a:ext cx="847638" cy="15742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ISOCPEUR" w:cs="ISOCPEUR" w:eastAsia="ISOCPEUR" w:hAnsi="ISOCPEUR"/>
                                    <w:b w:val="0"/>
                                    <w:i w:val="0"/>
                                    <w:smallCaps w:val="0"/>
                                    <w:strike w:val="0"/>
                                    <w:color w:val="000000"/>
                                    <w:sz w:val="16"/>
                                    <w:vertAlign w:val="baseline"/>
                                  </w:rPr>
                                  <w:t xml:space="preserve">Калмыкова И.М.</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ISOCPEUR" w:cs="ISOCPEUR" w:eastAsia="ISOCPEUR" w:hAnsi="ISOCPEUR"/>
                                    <w:b w:val="0"/>
                                    <w:i w:val="0"/>
                                    <w:smallCaps w:val="0"/>
                                    <w:strike w:val="0"/>
                                    <w:color w:val="000000"/>
                                    <w:sz w:val="16"/>
                                    <w:vertAlign w:val="baseline"/>
                                  </w:rPr>
                                </w:r>
                              </w:p>
                            </w:txbxContent>
                          </wps:txbx>
                          <wps:bodyPr anchorCtr="0" anchor="t" bIns="38100" lIns="88900" spcFirstLastPara="1" rIns="88900" wrap="square" tIns="38100">
                            <a:noAutofit/>
                          </wps:bodyPr>
                        </wps:wsp>
                      </wpg:grpSp>
                      <wpg:grpSp>
                        <wpg:cNvGrpSpPr/>
                        <wpg:grpSpPr>
                          <a:xfrm>
                            <a:off x="12848" y="9663956"/>
                            <a:ext cx="1581630" cy="157423"/>
                            <a:chOff x="0" y="0"/>
                            <a:chExt cx="1581630" cy="157423"/>
                          </a:xfrm>
                        </wpg:grpSpPr>
                        <wps:wsp>
                          <wps:cNvSpPr/>
                          <wps:cNvPr id="54" name="Shape 54"/>
                          <wps:spPr>
                            <a:xfrm>
                              <a:off x="0" y="0"/>
                              <a:ext cx="700381" cy="157423"/>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p>
                            </w:txbxContent>
                          </wps:txbx>
                          <wps:bodyPr anchorCtr="0" anchor="t" bIns="38100" lIns="88900" spcFirstLastPara="1" rIns="88900" wrap="square" tIns="38100">
                            <a:noAutofit/>
                          </wps:bodyPr>
                        </wps:wsp>
                        <wps:wsp>
                          <wps:cNvSpPr/>
                          <wps:cNvPr id="55" name="Shape 55"/>
                          <wps:spPr>
                            <a:xfrm>
                              <a:off x="733992" y="0"/>
                              <a:ext cx="847638" cy="15742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38100" lIns="88900" spcFirstLastPara="1" rIns="88900" wrap="square" tIns="38100">
                            <a:noAutofit/>
                          </wps:bodyPr>
                        </wps:wsp>
                      </wpg:grpSp>
                      <wpg:grpSp>
                        <wpg:cNvGrpSpPr/>
                        <wpg:grpSpPr>
                          <a:xfrm>
                            <a:off x="12848" y="9839720"/>
                            <a:ext cx="1581630" cy="157932"/>
                            <a:chOff x="0" y="0"/>
                            <a:chExt cx="1581630" cy="157932"/>
                          </a:xfrm>
                        </wpg:grpSpPr>
                        <wps:wsp>
                          <wps:cNvSpPr/>
                          <wps:cNvPr id="57" name="Shape 57"/>
                          <wps:spPr>
                            <a:xfrm>
                              <a:off x="0" y="0"/>
                              <a:ext cx="700381" cy="157932"/>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ISOCPEUR" w:cs="ISOCPEUR" w:eastAsia="ISOCPEUR" w:hAnsi="ISOCPEUR"/>
                                    <w:b w:val="0"/>
                                    <w:i w:val="1"/>
                                    <w:smallCaps w:val="0"/>
                                    <w:strike w:val="0"/>
                                    <w:color w:val="000000"/>
                                    <w:sz w:val="18"/>
                                    <w:vertAlign w:val="baseline"/>
                                  </w:rPr>
                                  <w:t xml:space="preserve"> </w:t>
                                </w:r>
                              </w:p>
                            </w:txbxContent>
                          </wps:txbx>
                          <wps:bodyPr anchorCtr="0" anchor="t" bIns="38100" lIns="88900" spcFirstLastPara="1" rIns="88900" wrap="square" tIns="38100">
                            <a:noAutofit/>
                          </wps:bodyPr>
                        </wps:wsp>
                        <wps:wsp>
                          <wps:cNvSpPr/>
                          <wps:cNvPr id="58" name="Shape 58"/>
                          <wps:spPr>
                            <a:xfrm>
                              <a:off x="733992" y="0"/>
                              <a:ext cx="847638" cy="15793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38100" lIns="88900" spcFirstLastPara="1" rIns="88900" wrap="square" tIns="38100">
                            <a:noAutofit/>
                          </wps:bodyPr>
                        </wps:wsp>
                      </wpg:grpSp>
                      <wpg:grpSp>
                        <wpg:cNvGrpSpPr/>
                        <wpg:grpSpPr>
                          <a:xfrm>
                            <a:off x="12848" y="10015993"/>
                            <a:ext cx="1581630" cy="157423"/>
                            <a:chOff x="0" y="0"/>
                            <a:chExt cx="1581630" cy="157423"/>
                          </a:xfrm>
                        </wpg:grpSpPr>
                        <wps:wsp>
                          <wps:cNvSpPr/>
                          <wps:cNvPr id="60" name="Shape 60"/>
                          <wps:spPr>
                            <a:xfrm>
                              <a:off x="0" y="0"/>
                              <a:ext cx="700381" cy="157423"/>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ISOCPEUR" w:cs="ISOCPEUR" w:eastAsia="ISOCPEUR" w:hAnsi="ISOCPEUR"/>
                                    <w:b w:val="0"/>
                                    <w:i w:val="1"/>
                                    <w:smallCaps w:val="0"/>
                                    <w:strike w:val="0"/>
                                    <w:color w:val="000000"/>
                                    <w:sz w:val="18"/>
                                    <w:vertAlign w:val="baseline"/>
                                  </w:rPr>
                                  <w:t xml:space="preserve"> </w:t>
                                </w:r>
                              </w:p>
                            </w:txbxContent>
                          </wps:txbx>
                          <wps:bodyPr anchorCtr="0" anchor="t" bIns="38100" lIns="88900" spcFirstLastPara="1" rIns="88900" wrap="square" tIns="38100">
                            <a:noAutofit/>
                          </wps:bodyPr>
                        </wps:wsp>
                        <wps:wsp>
                          <wps:cNvSpPr/>
                          <wps:cNvPr id="61" name="Shape 61"/>
                          <wps:spPr>
                            <a:xfrm>
                              <a:off x="733992" y="0"/>
                              <a:ext cx="847638" cy="15742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38100" lIns="88900" spcFirstLastPara="1" rIns="88900" wrap="square" tIns="38100">
                            <a:noAutofit/>
                          </wps:bodyPr>
                        </wps:wsp>
                      </wpg:grpSp>
                      <wps:wsp>
                        <wps:cNvSpPr/>
                        <wps:cNvPr id="62" name="Shape 62"/>
                        <wps:spPr>
                          <a:xfrm>
                            <a:off x="4680655" y="9292050"/>
                            <a:ext cx="658" cy="886461"/>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2565333" y="9330259"/>
                            <a:ext cx="2072823" cy="81972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ISOCPEUR" w:cs="ISOCPEUR" w:eastAsia="ISOCPEUR" w:hAnsi="ISOCPEUR"/>
                                  <w:b w:val="0"/>
                                  <w:i w:val="0"/>
                                  <w:smallCaps w:val="0"/>
                                  <w:strike w:val="0"/>
                                  <w:color w:val="000000"/>
                                  <w:sz w:val="26"/>
                                  <w:vertAlign w:val="baseline"/>
                                </w:rPr>
                              </w:r>
                              <w:r w:rsidDel="00000000" w:rsidR="00000000" w:rsidRPr="00000000">
                                <w:rPr>
                                  <w:rFonts w:ascii="ISOCPEUR" w:cs="ISOCPEUR" w:eastAsia="ISOCPEUR" w:hAnsi="ISOCPEUR"/>
                                  <w:b w:val="0"/>
                                  <w:i w:val="0"/>
                                  <w:smallCaps w:val="0"/>
                                  <w:strike w:val="0"/>
                                  <w:color w:val="000000"/>
                                  <w:sz w:val="32"/>
                                  <w:vertAlign w:val="baseline"/>
                                </w:rPr>
                                <w:t xml:space="preserve">ПОЯСНИТЕЛЬНАЯ ЗАПИСКА</w:t>
                              </w:r>
                            </w:p>
                          </w:txbxContent>
                        </wps:txbx>
                        <wps:bodyPr anchorCtr="0" anchor="t" bIns="38100" lIns="88900" spcFirstLastPara="1" rIns="88900" wrap="square" tIns="38100">
                          <a:noAutofit/>
                        </wps:bodyPr>
                      </wps:wsp>
                      <wps:wsp>
                        <wps:cNvSpPr/>
                        <wps:cNvPr id="64" name="Shape 64"/>
                        <wps:spPr>
                          <a:xfrm>
                            <a:off x="4684937" y="9469342"/>
                            <a:ext cx="1900527" cy="509"/>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4684278" y="9648672"/>
                            <a:ext cx="1900527" cy="1018"/>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5760882" y="9292050"/>
                            <a:ext cx="988" cy="353056"/>
                          </a:xfrm>
                          <a:prstGeom prst="straightConnector1">
                            <a:avLst/>
                          </a:prstGeom>
                          <a:solidFill>
                            <a:srgbClr val="FFFFFF"/>
                          </a:solid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4709316" y="9301729"/>
                            <a:ext cx="485591" cy="15742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SOCPEUR" w:cs="ISOCPEUR" w:eastAsia="ISOCPEUR" w:hAnsi="ISOCPEUR"/>
                                  <w:b w:val="0"/>
                                  <w:i w:val="0"/>
                                  <w:smallCaps w:val="0"/>
                                  <w:strike w:val="0"/>
                                  <w:color w:val="000000"/>
                                  <w:sz w:val="18"/>
                                  <w:vertAlign w:val="baseline"/>
                                </w:rPr>
                                <w:t xml:space="preserve">Лит</w:t>
                              </w:r>
                              <w:r w:rsidDel="00000000" w:rsidR="00000000" w:rsidRPr="00000000">
                                <w:rPr>
                                  <w:rFonts w:ascii="ISOCPEUR" w:cs="ISOCPEUR" w:eastAsia="ISOCPEUR" w:hAnsi="ISOCPEUR"/>
                                  <w:b w:val="0"/>
                                  <w:i w:val="1"/>
                                  <w:smallCaps w:val="0"/>
                                  <w:strike w:val="0"/>
                                  <w:color w:val="000000"/>
                                  <w:sz w:val="18"/>
                                  <w:vertAlign w:val="baseline"/>
                                </w:rPr>
                                <w:t xml:space="preserve">.</w:t>
                              </w:r>
                            </w:p>
                          </w:txbxContent>
                        </wps:txbx>
                        <wps:bodyPr anchorCtr="0" anchor="t" bIns="38100" lIns="88900" spcFirstLastPara="1" rIns="88900" wrap="square" tIns="38100">
                          <a:noAutofit/>
                        </wps:bodyPr>
                      </wps:wsp>
                      <wps:wsp>
                        <wps:cNvSpPr/>
                        <wps:cNvPr id="68" name="Shape 68"/>
                        <wps:spPr>
                          <a:xfrm>
                            <a:off x="5790531" y="9301729"/>
                            <a:ext cx="766602" cy="15742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SOCPEUR" w:cs="ISOCPEUR" w:eastAsia="ISOCPEUR" w:hAnsi="ISOCPEUR"/>
                                  <w:b w:val="0"/>
                                  <w:i w:val="0"/>
                                  <w:smallCaps w:val="0"/>
                                  <w:strike w:val="0"/>
                                  <w:color w:val="000000"/>
                                  <w:sz w:val="18"/>
                                  <w:vertAlign w:val="baseline"/>
                                </w:rPr>
                                <w:t xml:space="preserve">Листов</w:t>
                              </w:r>
                            </w:p>
                          </w:txbxContent>
                        </wps:txbx>
                        <wps:bodyPr anchorCtr="0" anchor="t" bIns="38100" lIns="88900" spcFirstLastPara="1" rIns="88900" wrap="square" tIns="38100">
                          <a:noAutofit/>
                        </wps:bodyPr>
                      </wps:wsp>
                      <wps:wsp>
                        <wps:cNvSpPr/>
                        <wps:cNvPr id="69" name="Shape 69"/>
                        <wps:spPr>
                          <a:xfrm>
                            <a:off x="5795143" y="9482588"/>
                            <a:ext cx="766272" cy="15742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28</w:t>
                              </w:r>
                            </w:p>
                          </w:txbxContent>
                        </wps:txbx>
                        <wps:bodyPr anchorCtr="0" anchor="t" bIns="38100" lIns="88900" spcFirstLastPara="1" rIns="88900" wrap="square" tIns="38100">
                          <a:noAutofit/>
                        </wps:bodyPr>
                      </wps:wsp>
                      <wps:wsp>
                        <wps:cNvSpPr/>
                        <wps:cNvPr id="70" name="Shape 70"/>
                        <wps:spPr>
                          <a:xfrm>
                            <a:off x="4860857" y="9472908"/>
                            <a:ext cx="658" cy="172197"/>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5040730" y="9473417"/>
                            <a:ext cx="658" cy="172197"/>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4709316" y="9792340"/>
                            <a:ext cx="1847817" cy="22416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ГАПОУ СО «КУПК»</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654685</wp:posOffset>
              </wp:positionH>
              <wp:positionV relativeFrom="page">
                <wp:posOffset>316230</wp:posOffset>
              </wp:positionV>
              <wp:extent cx="6588760" cy="10189210"/>
              <wp:effectExtent b="0" l="0" r="0" t="0"/>
              <wp:wrapNone/>
              <wp:docPr id="2"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6588760" cy="1018921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2"/>
      <w:numFmt w:val="decimal"/>
      <w:lvlText w:val="%1."/>
      <w:lvlJc w:val="left"/>
      <w:pPr>
        <w:ind w:left="360" w:hanging="360"/>
      </w:pPr>
      <w:rPr/>
    </w:lvl>
    <w:lvl w:ilvl="1">
      <w:start w:val="7"/>
      <w:numFmt w:val="decimal"/>
      <w:lvlText w:val="%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1">
    <w:lvl w:ilvl="0">
      <w:start w:val="1"/>
      <w:numFmt w:val="decimal"/>
      <w:lvlText w:val="%1."/>
      <w:lvlJc w:val="left"/>
      <w:pPr>
        <w:ind w:left="360" w:hanging="360"/>
      </w:pPr>
      <w:rPr/>
    </w:lvl>
    <w:lvl w:ilvl="1">
      <w:start w:val="1"/>
      <w:numFmt w:val="decimal"/>
      <w:lvlText w:val="%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3">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14">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5">
    <w:lvl w:ilvl="0">
      <w:start w:val="1"/>
      <w:numFmt w:val="bullet"/>
      <w:lvlText w:val="−"/>
      <w:lvlJc w:val="left"/>
      <w:pPr>
        <w:ind w:left="1776" w:hanging="360"/>
      </w:pPr>
      <w:rPr>
        <w:rFonts w:ascii="Noto Sans Symbols" w:cs="Noto Sans Symbols" w:eastAsia="Noto Sans Symbols" w:hAnsi="Noto Sans Symbols"/>
      </w:rPr>
    </w:lvl>
    <w:lvl w:ilvl="1">
      <w:start w:val="1"/>
      <w:numFmt w:val="bullet"/>
      <w:lvlText w:val="−"/>
      <w:lvlJc w:val="left"/>
      <w:pPr>
        <w:ind w:left="2496" w:hanging="360"/>
      </w:pPr>
      <w:rPr>
        <w:rFonts w:ascii="Noto Sans Symbols" w:cs="Noto Sans Symbols" w:eastAsia="Noto Sans Symbols" w:hAnsi="Noto Sans Symbols"/>
      </w:rPr>
    </w:lvl>
    <w:lvl w:ilvl="2">
      <w:start w:val="1"/>
      <w:numFmt w:val="bullet"/>
      <w:lvlText w:val="▪"/>
      <w:lvlJc w:val="left"/>
      <w:pPr>
        <w:ind w:left="3216" w:hanging="360"/>
      </w:pPr>
      <w:rPr>
        <w:rFonts w:ascii="Noto Sans Symbols" w:cs="Noto Sans Symbols" w:eastAsia="Noto Sans Symbols" w:hAnsi="Noto Sans Symbols"/>
      </w:rPr>
    </w:lvl>
    <w:lvl w:ilvl="3">
      <w:start w:val="1"/>
      <w:numFmt w:val="bullet"/>
      <w:lvlText w:val="●"/>
      <w:lvlJc w:val="left"/>
      <w:pPr>
        <w:ind w:left="3936" w:hanging="360"/>
      </w:pPr>
      <w:rPr>
        <w:rFonts w:ascii="Noto Sans Symbols" w:cs="Noto Sans Symbols" w:eastAsia="Noto Sans Symbols" w:hAnsi="Noto Sans Symbols"/>
      </w:rPr>
    </w:lvl>
    <w:lvl w:ilvl="4">
      <w:start w:val="1"/>
      <w:numFmt w:val="bullet"/>
      <w:lvlText w:val="o"/>
      <w:lvlJc w:val="left"/>
      <w:pPr>
        <w:ind w:left="4656" w:hanging="360"/>
      </w:pPr>
      <w:rPr>
        <w:rFonts w:ascii="Courier New" w:cs="Courier New" w:eastAsia="Courier New" w:hAnsi="Courier New"/>
      </w:rPr>
    </w:lvl>
    <w:lvl w:ilvl="5">
      <w:start w:val="1"/>
      <w:numFmt w:val="bullet"/>
      <w:lvlText w:val="▪"/>
      <w:lvlJc w:val="left"/>
      <w:pPr>
        <w:ind w:left="5376" w:hanging="360"/>
      </w:pPr>
      <w:rPr>
        <w:rFonts w:ascii="Noto Sans Symbols" w:cs="Noto Sans Symbols" w:eastAsia="Noto Sans Symbols" w:hAnsi="Noto Sans Symbols"/>
      </w:rPr>
    </w:lvl>
    <w:lvl w:ilvl="6">
      <w:start w:val="1"/>
      <w:numFmt w:val="bullet"/>
      <w:lvlText w:val="●"/>
      <w:lvlJc w:val="left"/>
      <w:pPr>
        <w:ind w:left="6096" w:hanging="360"/>
      </w:pPr>
      <w:rPr>
        <w:rFonts w:ascii="Noto Sans Symbols" w:cs="Noto Sans Symbols" w:eastAsia="Noto Sans Symbols" w:hAnsi="Noto Sans Symbols"/>
      </w:rPr>
    </w:lvl>
    <w:lvl w:ilvl="7">
      <w:start w:val="1"/>
      <w:numFmt w:val="bullet"/>
      <w:lvlText w:val="o"/>
      <w:lvlJc w:val="left"/>
      <w:pPr>
        <w:ind w:left="6816" w:hanging="360"/>
      </w:pPr>
      <w:rPr>
        <w:rFonts w:ascii="Courier New" w:cs="Courier New" w:eastAsia="Courier New" w:hAnsi="Courier New"/>
      </w:rPr>
    </w:lvl>
    <w:lvl w:ilvl="8">
      <w:start w:val="1"/>
      <w:numFmt w:val="bullet"/>
      <w:lvlText w:val="▪"/>
      <w:lvlJc w:val="left"/>
      <w:pPr>
        <w:ind w:left="753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0.png"/><Relationship Id="rId41" Type="http://schemas.openxmlformats.org/officeDocument/2006/relationships/image" Target="media/image2.png"/><Relationship Id="rId44" Type="http://schemas.openxmlformats.org/officeDocument/2006/relationships/image" Target="media/image14.png"/><Relationship Id="rId43" Type="http://schemas.openxmlformats.org/officeDocument/2006/relationships/image" Target="media/image39.png"/><Relationship Id="rId46" Type="http://schemas.openxmlformats.org/officeDocument/2006/relationships/image" Target="media/image11.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A%D0%BE%D0%BD%D1%86%D0%B5%D0%BF%D1%82%D1%83%D0%B0%D0%BB%D1%8C%D0%BD%D0%B0%D1%8F_%D1%81%D1%85%D0%B5%D0%BC%D0%B0" TargetMode="External"/><Relationship Id="rId48" Type="http://schemas.openxmlformats.org/officeDocument/2006/relationships/image" Target="media/image24.png"/><Relationship Id="rId47" Type="http://schemas.openxmlformats.org/officeDocument/2006/relationships/image" Target="media/image8.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38.png"/><Relationship Id="rId8" Type="http://schemas.openxmlformats.org/officeDocument/2006/relationships/hyperlink" Target="https://ru.wikipedia.org/wiki/%D0%9C%D0%BE%D0%B4%D0%B5%D0%BB%D1%8C_%D0%B4%D0%B0%D0%BD%D0%BD%D1%8B%D1%85" TargetMode="External"/><Relationship Id="rId72" Type="http://schemas.openxmlformats.org/officeDocument/2006/relationships/footer" Target="footer2.xml"/><Relationship Id="rId31" Type="http://schemas.openxmlformats.org/officeDocument/2006/relationships/image" Target="media/image34.png"/><Relationship Id="rId30" Type="http://schemas.openxmlformats.org/officeDocument/2006/relationships/image" Target="media/image41.png"/><Relationship Id="rId33" Type="http://schemas.openxmlformats.org/officeDocument/2006/relationships/image" Target="media/image29.png"/><Relationship Id="rId32" Type="http://schemas.openxmlformats.org/officeDocument/2006/relationships/image" Target="media/image21.png"/><Relationship Id="rId35" Type="http://schemas.openxmlformats.org/officeDocument/2006/relationships/image" Target="media/image1.png"/><Relationship Id="rId34" Type="http://schemas.openxmlformats.org/officeDocument/2006/relationships/image" Target="media/image18.png"/><Relationship Id="rId71" Type="http://schemas.openxmlformats.org/officeDocument/2006/relationships/footer" Target="footer1.xml"/><Relationship Id="rId70" Type="http://schemas.openxmlformats.org/officeDocument/2006/relationships/header" Target="header2.xml"/><Relationship Id="rId37" Type="http://schemas.openxmlformats.org/officeDocument/2006/relationships/image" Target="media/image35.png"/><Relationship Id="rId36" Type="http://schemas.openxmlformats.org/officeDocument/2006/relationships/image" Target="media/image37.png"/><Relationship Id="rId39" Type="http://schemas.openxmlformats.org/officeDocument/2006/relationships/image" Target="media/image19.png"/><Relationship Id="rId38" Type="http://schemas.openxmlformats.org/officeDocument/2006/relationships/image" Target="media/image9.png"/><Relationship Id="rId62" Type="http://schemas.openxmlformats.org/officeDocument/2006/relationships/image" Target="media/image7.png"/><Relationship Id="rId61" Type="http://schemas.openxmlformats.org/officeDocument/2006/relationships/image" Target="media/image31.png"/><Relationship Id="rId20" Type="http://schemas.openxmlformats.org/officeDocument/2006/relationships/hyperlink" Target="https://ru.wikipedia.org/wiki/%D0%9C%D0%B0%D1%88%D0%B8%D0%BD%D0%BD%D1%8B%D0%B9_%D0%BA%D0%BE%D0%B4" TargetMode="External"/><Relationship Id="rId64" Type="http://schemas.openxmlformats.org/officeDocument/2006/relationships/image" Target="media/image13.png"/><Relationship Id="rId63" Type="http://schemas.openxmlformats.org/officeDocument/2006/relationships/image" Target="media/image15.png"/><Relationship Id="rId22" Type="http://schemas.openxmlformats.org/officeDocument/2006/relationships/hyperlink" Target="https://ru.wikipedia.org/wiki/Windows" TargetMode="External"/><Relationship Id="rId66" Type="http://schemas.openxmlformats.org/officeDocument/2006/relationships/hyperlink" Target="https://ru.wikipedia.org/wiki/%D0%9F%D1%80%D0%B5%D0%B4%D0%BC%D0%B5%D1%82%D0%BD%D0%B0%D1%8F_%D0%BE%D0%B1%D0%BB%D0%B0%D1%81%D1%82%D1%8C" TargetMode="External"/><Relationship Id="rId21" Type="http://schemas.openxmlformats.org/officeDocument/2006/relationships/hyperlink" Target="https://ru.wikipedia.org/wiki/%D0%A3%D0%BF%D1%80%D0%B0%D0%B2%D0%BB%D1%8F%D0%B5%D0%BC%D1%8B%D0%B9_%D0%BA%D0%BE%D0%B4" TargetMode="External"/><Relationship Id="rId65" Type="http://schemas.openxmlformats.org/officeDocument/2006/relationships/hyperlink" Target="https://ru.wikipedia.org/wiki/%D0%98%D0%BD%D1%84%D0%BE%D1%80%D0%BC%D0%B0%D1%86%D0%B8%D1%8F" TargetMode="External"/><Relationship Id="rId24" Type="http://schemas.openxmlformats.org/officeDocument/2006/relationships/hyperlink" Target="https://ru.wikipedia.org/wiki/Windows_CE" TargetMode="External"/><Relationship Id="rId68" Type="http://schemas.openxmlformats.org/officeDocument/2006/relationships/hyperlink" Target="https://ru.wikipedia.org/wiki/%D0%91%D0%B0%D0%B7%D0%B0_%D0%B4%D0%B0%D0%BD%D0%BD%D1%8B%D1%85" TargetMode="External"/><Relationship Id="rId23" Type="http://schemas.openxmlformats.org/officeDocument/2006/relationships/hyperlink" Target="https://ru.wikipedia.org/wiki/Windows_Mobile" TargetMode="External"/><Relationship Id="rId67" Type="http://schemas.openxmlformats.org/officeDocument/2006/relationships/hyperlink" Target="https://ru.wikipedia.org/w/index.php?title=%D0%98%D0%BD%D1%84%D0%BE%D1%80%D0%BC%D0%B0%D1%86%D0%B8%D0%BE%D0%BD%D0%BD%D1%8B%D0%B9_%D0%BC%D0%B0%D1%81%D1%81%D0%B8%D0%B2&amp;action=edit&amp;redlink=1" TargetMode="External"/><Relationship Id="rId60" Type="http://schemas.openxmlformats.org/officeDocument/2006/relationships/image" Target="media/image17.png"/><Relationship Id="rId26" Type="http://schemas.openxmlformats.org/officeDocument/2006/relationships/hyperlink" Target="https://ru.wikipedia.org/wiki/Xbox" TargetMode="External"/><Relationship Id="rId25" Type="http://schemas.openxmlformats.org/officeDocument/2006/relationships/hyperlink" Target="https://ru.wikipedia.org/wiki/.NET_Framework" TargetMode="External"/><Relationship Id="rId69" Type="http://schemas.openxmlformats.org/officeDocument/2006/relationships/header" Target="header1.xml"/><Relationship Id="rId28" Type="http://schemas.openxmlformats.org/officeDocument/2006/relationships/hyperlink" Target="https://ru.wikipedia.org/wiki/.NET_Compact_Framework" TargetMode="External"/><Relationship Id="rId27" Type="http://schemas.openxmlformats.org/officeDocument/2006/relationships/hyperlink" Target="https://ru.wikipedia.org/wiki/Windows_Phone" TargetMode="External"/><Relationship Id="rId29" Type="http://schemas.openxmlformats.org/officeDocument/2006/relationships/hyperlink" Target="https://ru.wikipedia.org/wiki/Silverlight" TargetMode="External"/><Relationship Id="rId51" Type="http://schemas.openxmlformats.org/officeDocument/2006/relationships/image" Target="media/image22.png"/><Relationship Id="rId50" Type="http://schemas.openxmlformats.org/officeDocument/2006/relationships/image" Target="media/image4.png"/><Relationship Id="rId53" Type="http://schemas.openxmlformats.org/officeDocument/2006/relationships/image" Target="media/image5.png"/><Relationship Id="rId52" Type="http://schemas.openxmlformats.org/officeDocument/2006/relationships/image" Target="media/image28.png"/><Relationship Id="rId11" Type="http://schemas.openxmlformats.org/officeDocument/2006/relationships/hyperlink" Target="https://ru.wikipedia.org/wiki/%D0%9F%D1%80%D0%BE%D0%B5%D0%BA%D1%82%D0%B8%D1%80%D0%BE%D0%B2%D0%B0%D0%BD%D0%B8%D0%B5_%D0%B1%D0%B0%D0%B7_%D0%B4%D0%B0%D0%BD%D0%BD%D1%8B%D1%85" TargetMode="External"/><Relationship Id="rId55" Type="http://schemas.openxmlformats.org/officeDocument/2006/relationships/image" Target="media/image3.png"/><Relationship Id="rId10" Type="http://schemas.openxmlformats.org/officeDocument/2006/relationships/hyperlink" Target="https://ru.wikipedia.org/wiki/%D0%9F%D1%80%D0%B5%D0%B4%D0%BC%D0%B5%D1%82%D0%BD%D0%B0%D1%8F_%D0%BE%D0%B1%D0%BB%D0%B0%D1%81%D1%82%D1%8C" TargetMode="External"/><Relationship Id="rId54" Type="http://schemas.openxmlformats.org/officeDocument/2006/relationships/image" Target="media/image26.png"/><Relationship Id="rId13" Type="http://schemas.openxmlformats.org/officeDocument/2006/relationships/image" Target="media/image20.png"/><Relationship Id="rId57" Type="http://schemas.openxmlformats.org/officeDocument/2006/relationships/image" Target="media/image6.png"/><Relationship Id="rId12" Type="http://schemas.openxmlformats.org/officeDocument/2006/relationships/image" Target="media/image36.png"/><Relationship Id="rId56" Type="http://schemas.openxmlformats.org/officeDocument/2006/relationships/image" Target="media/image27.png"/><Relationship Id="rId15" Type="http://schemas.openxmlformats.org/officeDocument/2006/relationships/hyperlink" Target="https://ru.wikipedia.org/wiki/%D0%9F%D1%80%D0%B8%D0%BA%D0%BB%D0%B0%D0%B4%D0%BD%D0%BE%D0%B5_%D0%BF%D1%80%D0%BE%D0%B3%D1%80%D0%B0%D0%BC%D0%BC%D0%BD%D0%BE%D0%B5_%D0%BE%D0%B1%D0%B5%D1%81%D0%BF%D0%B5%D1%87%D0%B5%D0%BD%D0%B8%D0%B5" TargetMode="External"/><Relationship Id="rId59" Type="http://schemas.openxmlformats.org/officeDocument/2006/relationships/image" Target="media/image12.png"/><Relationship Id="rId14" Type="http://schemas.openxmlformats.org/officeDocument/2006/relationships/hyperlink" Target="https://ru.wikipedia.org/wiki/%D0%A2%D0%B5%D0%BA%D1%81%D1%82%D0%BE%D0%B2%D1%8B%D0%B9_%D0%B8%D0%BD%D1%82%D0%B5%D1%80%D1%84%D0%B5%D0%B9%D1%81_%D0%BF%D0%BE%D0%BB%D1%8C%D0%B7%D0%BE%D0%B2%D0%B0%D1%82%D0%B5%D0%BB%D1%8F" TargetMode="External"/><Relationship Id="rId58" Type="http://schemas.openxmlformats.org/officeDocument/2006/relationships/image" Target="media/image30.png"/><Relationship Id="rId17" Type="http://schemas.openxmlformats.org/officeDocument/2006/relationships/hyperlink" Target="https://ru.wikipedia.org/wiki/%D0%A1%D0%B0%D0%B9%D1%82" TargetMode="External"/><Relationship Id="rId16" Type="http://schemas.openxmlformats.org/officeDocument/2006/relationships/hyperlink" Target="https://ru.wikipedia.org/wiki/%D0%93%D1%80%D0%B0%D1%84%D0%B8%D1%87%D0%B5%D1%81%D0%BA%D0%B8%D0%B9_%D0%B8%D0%BD%D1%82%D0%B5%D1%80%D1%84%D0%B5%D0%B9%D1%81_%D0%BF%D0%BE%D0%BB%D1%8C%D0%B7%D0%BE%D0%B2%D0%B0%D1%82%D0%B5%D0%BB%D1%8F" TargetMode="External"/><Relationship Id="rId19" Type="http://schemas.openxmlformats.org/officeDocument/2006/relationships/hyperlink" Target="https://ru.wikipedia.org/wiki/%D0%92%D0%B5%D0%B1-%D1%81%D0%BB%D1%83%D0%B6%D0%B1%D0%B0" TargetMode="External"/><Relationship Id="rId18" Type="http://schemas.openxmlformats.org/officeDocument/2006/relationships/hyperlink" Target="https://ru.wikipedia.org/wiki/%D0%92%D0%B5%D0%B1-%D0%BF%D1%80%D0%B8%D0%BB%D0%BE%D0%B6%D0%B5%D0%BD%D0%B8%D0%B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