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Calibri" w:hAnsi="Calibri" w:cs="Calibri"/>
          <w:color w:val="auto"/>
          <w:sz w:val="22"/>
          <w:szCs w:val="22"/>
        </w:rPr>
        <w:id w:val="-917698824"/>
        <w:docPartObj>
          <w:docPartGallery w:val="Table of Contents"/>
          <w:docPartUnique/>
        </w:docPartObj>
      </w:sdtPr>
      <w:sdtEndPr>
        <w:rPr>
          <w:rFonts w:ascii="Times New Roman" w:hAnsi="Times New Roman" w:cs="Times New Roman"/>
          <w:b/>
          <w:bCs/>
          <w:sz w:val="28"/>
          <w:szCs w:val="28"/>
        </w:rPr>
      </w:sdtEndPr>
      <w:sdtContent>
        <w:p w:rsidR="00842604" w:rsidRPr="00B3083A" w:rsidRDefault="00E73E46" w:rsidP="00E73E46">
          <w:pPr>
            <w:pStyle w:val="ae"/>
            <w:jc w:val="center"/>
            <w:rPr>
              <w:rFonts w:ascii="Times New Roman" w:hAnsi="Times New Roman" w:cs="Times New Roman"/>
              <w:color w:val="auto"/>
              <w:sz w:val="28"/>
              <w:szCs w:val="28"/>
            </w:rPr>
          </w:pPr>
          <w:r w:rsidRPr="00B3083A">
            <w:rPr>
              <w:rFonts w:ascii="Times New Roman" w:hAnsi="Times New Roman" w:cs="Times New Roman"/>
              <w:color w:val="auto"/>
              <w:sz w:val="28"/>
              <w:szCs w:val="28"/>
            </w:rPr>
            <w:t>ОГЛАВЛЕНИЕ</w:t>
          </w:r>
        </w:p>
        <w:p w:rsidR="00E73E46" w:rsidRDefault="00842604">
          <w:pPr>
            <w:pStyle w:val="10"/>
            <w:tabs>
              <w:tab w:val="right" w:leader="dot" w:pos="9913"/>
            </w:tabs>
            <w:rPr>
              <w:rFonts w:asciiTheme="minorHAnsi" w:eastAsiaTheme="minorEastAsia" w:hAnsiTheme="minorHAnsi" w:cstheme="minorBidi"/>
              <w:noProof/>
            </w:rPr>
          </w:pPr>
          <w:r w:rsidRPr="00B3083A">
            <w:rPr>
              <w:rFonts w:ascii="Times New Roman" w:hAnsi="Times New Roman" w:cs="Times New Roman"/>
              <w:sz w:val="28"/>
              <w:szCs w:val="28"/>
            </w:rPr>
            <w:fldChar w:fldCharType="begin"/>
          </w:r>
          <w:r w:rsidRPr="00B3083A">
            <w:rPr>
              <w:rFonts w:ascii="Times New Roman" w:hAnsi="Times New Roman" w:cs="Times New Roman"/>
              <w:sz w:val="28"/>
              <w:szCs w:val="28"/>
            </w:rPr>
            <w:instrText xml:space="preserve"> TOC \o "1-3" \h \z \u </w:instrText>
          </w:r>
          <w:r w:rsidRPr="00B3083A">
            <w:rPr>
              <w:rFonts w:ascii="Times New Roman" w:hAnsi="Times New Roman" w:cs="Times New Roman"/>
              <w:sz w:val="28"/>
              <w:szCs w:val="28"/>
            </w:rPr>
            <w:fldChar w:fldCharType="separate"/>
          </w:r>
          <w:hyperlink w:anchor="_Toc169182070" w:history="1">
            <w:r w:rsidR="00E73E46" w:rsidRPr="00DA1766">
              <w:rPr>
                <w:rStyle w:val="af"/>
                <w:rFonts w:ascii="Times New Roman" w:hAnsi="Times New Roman" w:cs="Times New Roman"/>
                <w:noProof/>
              </w:rPr>
              <w:t>ВВЕДЕНИЕ</w:t>
            </w:r>
            <w:r w:rsidR="00E73E46">
              <w:rPr>
                <w:noProof/>
                <w:webHidden/>
              </w:rPr>
              <w:tab/>
            </w:r>
            <w:r w:rsidR="00E73E46">
              <w:rPr>
                <w:noProof/>
                <w:webHidden/>
              </w:rPr>
              <w:fldChar w:fldCharType="begin"/>
            </w:r>
            <w:r w:rsidR="00E73E46">
              <w:rPr>
                <w:noProof/>
                <w:webHidden/>
              </w:rPr>
              <w:instrText xml:space="preserve"> PAGEREF _Toc169182070 \h </w:instrText>
            </w:r>
            <w:r w:rsidR="00E73E46">
              <w:rPr>
                <w:noProof/>
                <w:webHidden/>
              </w:rPr>
            </w:r>
            <w:r w:rsidR="00E73E46">
              <w:rPr>
                <w:noProof/>
                <w:webHidden/>
              </w:rPr>
              <w:fldChar w:fldCharType="separate"/>
            </w:r>
            <w:r w:rsidR="00E73E46">
              <w:rPr>
                <w:noProof/>
                <w:webHidden/>
              </w:rPr>
              <w:t>3</w:t>
            </w:r>
            <w:r w:rsidR="00E73E46">
              <w:rPr>
                <w:noProof/>
                <w:webHidden/>
              </w:rPr>
              <w:fldChar w:fldCharType="end"/>
            </w:r>
          </w:hyperlink>
        </w:p>
        <w:p w:rsidR="00E73E46" w:rsidRDefault="00F66125">
          <w:pPr>
            <w:pStyle w:val="10"/>
            <w:tabs>
              <w:tab w:val="left" w:pos="440"/>
              <w:tab w:val="right" w:leader="dot" w:pos="9913"/>
            </w:tabs>
            <w:rPr>
              <w:rFonts w:asciiTheme="minorHAnsi" w:eastAsiaTheme="minorEastAsia" w:hAnsiTheme="minorHAnsi" w:cstheme="minorBidi"/>
              <w:noProof/>
            </w:rPr>
          </w:pPr>
          <w:hyperlink w:anchor="_Toc169182071" w:history="1">
            <w:r w:rsidR="00E73E46" w:rsidRPr="00DA1766">
              <w:rPr>
                <w:rStyle w:val="af"/>
                <w:rFonts w:ascii="Times New Roman" w:eastAsia="Times New Roman" w:hAnsi="Times New Roman" w:cs="Times New Roman"/>
                <w:noProof/>
                <w:highlight w:val="white"/>
              </w:rPr>
              <w:t>1.</w:t>
            </w:r>
            <w:r w:rsidR="00E73E46">
              <w:rPr>
                <w:rFonts w:asciiTheme="minorHAnsi" w:eastAsiaTheme="minorEastAsia" w:hAnsiTheme="minorHAnsi" w:cstheme="minorBidi"/>
                <w:noProof/>
              </w:rPr>
              <w:tab/>
            </w:r>
            <w:r w:rsidR="00E73E46" w:rsidRPr="00DA1766">
              <w:rPr>
                <w:rStyle w:val="af"/>
                <w:rFonts w:ascii="Times New Roman" w:eastAsia="Times New Roman" w:hAnsi="Times New Roman" w:cs="Times New Roman"/>
                <w:noProof/>
                <w:highlight w:val="white"/>
              </w:rPr>
              <w:t>АНАЛИТИЧЕСКАЯ ЧАСТЬ</w:t>
            </w:r>
            <w:r w:rsidR="00E73E46">
              <w:rPr>
                <w:noProof/>
                <w:webHidden/>
              </w:rPr>
              <w:tab/>
            </w:r>
            <w:r w:rsidR="00E73E46">
              <w:rPr>
                <w:noProof/>
                <w:webHidden/>
              </w:rPr>
              <w:fldChar w:fldCharType="begin"/>
            </w:r>
            <w:r w:rsidR="00E73E46">
              <w:rPr>
                <w:noProof/>
                <w:webHidden/>
              </w:rPr>
              <w:instrText xml:space="preserve"> PAGEREF _Toc169182071 \h </w:instrText>
            </w:r>
            <w:r w:rsidR="00E73E46">
              <w:rPr>
                <w:noProof/>
                <w:webHidden/>
              </w:rPr>
            </w:r>
            <w:r w:rsidR="00E73E46">
              <w:rPr>
                <w:noProof/>
                <w:webHidden/>
              </w:rPr>
              <w:fldChar w:fldCharType="separate"/>
            </w:r>
            <w:r w:rsidR="00E73E46">
              <w:rPr>
                <w:noProof/>
                <w:webHidden/>
              </w:rPr>
              <w:t>5</w:t>
            </w:r>
            <w:r w:rsidR="00E73E46">
              <w:rPr>
                <w:noProof/>
                <w:webHidden/>
              </w:rPr>
              <w:fldChar w:fldCharType="end"/>
            </w:r>
          </w:hyperlink>
        </w:p>
        <w:p w:rsidR="00E73E46" w:rsidRDefault="00F66125">
          <w:pPr>
            <w:pStyle w:val="20"/>
            <w:tabs>
              <w:tab w:val="left" w:pos="880"/>
              <w:tab w:val="right" w:leader="dot" w:pos="9913"/>
            </w:tabs>
            <w:rPr>
              <w:rFonts w:asciiTheme="minorHAnsi" w:eastAsiaTheme="minorEastAsia" w:hAnsiTheme="minorHAnsi" w:cstheme="minorBidi"/>
              <w:noProof/>
            </w:rPr>
          </w:pPr>
          <w:hyperlink w:anchor="_Toc169182072" w:history="1">
            <w:r w:rsidR="00E73E46" w:rsidRPr="00DA1766">
              <w:rPr>
                <w:rStyle w:val="af"/>
                <w:rFonts w:ascii="Times New Roman" w:eastAsia="Times New Roman" w:hAnsi="Times New Roman" w:cs="Times New Roman"/>
                <w:noProof/>
                <w:highlight w:val="white"/>
              </w:rPr>
              <w:t>1.1.</w:t>
            </w:r>
            <w:r w:rsidR="00E73E46">
              <w:rPr>
                <w:rFonts w:asciiTheme="minorHAnsi" w:eastAsiaTheme="minorEastAsia" w:hAnsiTheme="minorHAnsi" w:cstheme="minorBidi"/>
                <w:noProof/>
              </w:rPr>
              <w:tab/>
            </w:r>
            <w:r w:rsidR="00E73E46" w:rsidRPr="00DA1766">
              <w:rPr>
                <w:rStyle w:val="af"/>
                <w:rFonts w:ascii="Times New Roman" w:eastAsia="Times New Roman" w:hAnsi="Times New Roman" w:cs="Times New Roman"/>
                <w:noProof/>
                <w:highlight w:val="white"/>
              </w:rPr>
              <w:t>Анализ предметной области</w:t>
            </w:r>
            <w:r w:rsidR="00E73E46">
              <w:rPr>
                <w:noProof/>
                <w:webHidden/>
              </w:rPr>
              <w:tab/>
            </w:r>
            <w:r w:rsidR="00E73E46">
              <w:rPr>
                <w:noProof/>
                <w:webHidden/>
              </w:rPr>
              <w:fldChar w:fldCharType="begin"/>
            </w:r>
            <w:r w:rsidR="00E73E46">
              <w:rPr>
                <w:noProof/>
                <w:webHidden/>
              </w:rPr>
              <w:instrText xml:space="preserve"> PAGEREF _Toc169182072 \h </w:instrText>
            </w:r>
            <w:r w:rsidR="00E73E46">
              <w:rPr>
                <w:noProof/>
                <w:webHidden/>
              </w:rPr>
            </w:r>
            <w:r w:rsidR="00E73E46">
              <w:rPr>
                <w:noProof/>
                <w:webHidden/>
              </w:rPr>
              <w:fldChar w:fldCharType="separate"/>
            </w:r>
            <w:r w:rsidR="00E73E46">
              <w:rPr>
                <w:noProof/>
                <w:webHidden/>
              </w:rPr>
              <w:t>5</w:t>
            </w:r>
            <w:r w:rsidR="00E73E46">
              <w:rPr>
                <w:noProof/>
                <w:webHidden/>
              </w:rPr>
              <w:fldChar w:fldCharType="end"/>
            </w:r>
          </w:hyperlink>
        </w:p>
        <w:p w:rsidR="00E73E46" w:rsidRDefault="00F66125">
          <w:pPr>
            <w:pStyle w:val="20"/>
            <w:tabs>
              <w:tab w:val="left" w:pos="880"/>
              <w:tab w:val="right" w:leader="dot" w:pos="9913"/>
            </w:tabs>
            <w:rPr>
              <w:rFonts w:asciiTheme="minorHAnsi" w:eastAsiaTheme="minorEastAsia" w:hAnsiTheme="minorHAnsi" w:cstheme="minorBidi"/>
              <w:noProof/>
            </w:rPr>
          </w:pPr>
          <w:hyperlink w:anchor="_Toc169182073" w:history="1">
            <w:r w:rsidR="00E73E46" w:rsidRPr="00DA1766">
              <w:rPr>
                <w:rStyle w:val="af"/>
                <w:rFonts w:ascii="Times New Roman" w:eastAsia="Times New Roman" w:hAnsi="Times New Roman" w:cs="Times New Roman"/>
                <w:noProof/>
                <w:highlight w:val="white"/>
              </w:rPr>
              <w:t>1.2.</w:t>
            </w:r>
            <w:r w:rsidR="00E73E46">
              <w:rPr>
                <w:rFonts w:asciiTheme="minorHAnsi" w:eastAsiaTheme="minorEastAsia" w:hAnsiTheme="minorHAnsi" w:cstheme="minorBidi"/>
                <w:noProof/>
              </w:rPr>
              <w:tab/>
            </w:r>
            <w:r w:rsidR="00E73E46" w:rsidRPr="00DA1766">
              <w:rPr>
                <w:rStyle w:val="af"/>
                <w:rFonts w:ascii="Times New Roman" w:eastAsia="Times New Roman" w:hAnsi="Times New Roman" w:cs="Times New Roman"/>
                <w:noProof/>
              </w:rPr>
              <w:t>Постановка задачи</w:t>
            </w:r>
            <w:r w:rsidR="00E73E46">
              <w:rPr>
                <w:noProof/>
                <w:webHidden/>
              </w:rPr>
              <w:tab/>
            </w:r>
            <w:r w:rsidR="00E73E46">
              <w:rPr>
                <w:noProof/>
                <w:webHidden/>
              </w:rPr>
              <w:fldChar w:fldCharType="begin"/>
            </w:r>
            <w:r w:rsidR="00E73E46">
              <w:rPr>
                <w:noProof/>
                <w:webHidden/>
              </w:rPr>
              <w:instrText xml:space="preserve"> PAGEREF _Toc169182073 \h </w:instrText>
            </w:r>
            <w:r w:rsidR="00E73E46">
              <w:rPr>
                <w:noProof/>
                <w:webHidden/>
              </w:rPr>
            </w:r>
            <w:r w:rsidR="00E73E46">
              <w:rPr>
                <w:noProof/>
                <w:webHidden/>
              </w:rPr>
              <w:fldChar w:fldCharType="separate"/>
            </w:r>
            <w:r w:rsidR="00E73E46">
              <w:rPr>
                <w:noProof/>
                <w:webHidden/>
              </w:rPr>
              <w:t>8</w:t>
            </w:r>
            <w:r w:rsidR="00E73E46">
              <w:rPr>
                <w:noProof/>
                <w:webHidden/>
              </w:rPr>
              <w:fldChar w:fldCharType="end"/>
            </w:r>
          </w:hyperlink>
        </w:p>
        <w:p w:rsidR="00E73E46" w:rsidRDefault="00F66125">
          <w:pPr>
            <w:pStyle w:val="10"/>
            <w:tabs>
              <w:tab w:val="left" w:pos="440"/>
              <w:tab w:val="right" w:leader="dot" w:pos="9913"/>
            </w:tabs>
            <w:rPr>
              <w:rFonts w:asciiTheme="minorHAnsi" w:eastAsiaTheme="minorEastAsia" w:hAnsiTheme="minorHAnsi" w:cstheme="minorBidi"/>
              <w:noProof/>
            </w:rPr>
          </w:pPr>
          <w:hyperlink w:anchor="_Toc169182074" w:history="1">
            <w:r w:rsidR="00E73E46" w:rsidRPr="00DA1766">
              <w:rPr>
                <w:rStyle w:val="af"/>
                <w:rFonts w:ascii="Times New Roman" w:hAnsi="Times New Roman" w:cs="Times New Roman"/>
                <w:noProof/>
                <w:lang w:val="en-US"/>
              </w:rPr>
              <w:t>2.</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ПРОЕКТНАЯ ЧАСТЬ</w:t>
            </w:r>
            <w:r w:rsidR="00E73E46">
              <w:rPr>
                <w:noProof/>
                <w:webHidden/>
              </w:rPr>
              <w:tab/>
            </w:r>
            <w:r w:rsidR="00E73E46">
              <w:rPr>
                <w:noProof/>
                <w:webHidden/>
              </w:rPr>
              <w:fldChar w:fldCharType="begin"/>
            </w:r>
            <w:r w:rsidR="00E73E46">
              <w:rPr>
                <w:noProof/>
                <w:webHidden/>
              </w:rPr>
              <w:instrText xml:space="preserve"> PAGEREF _Toc169182074 \h </w:instrText>
            </w:r>
            <w:r w:rsidR="00E73E46">
              <w:rPr>
                <w:noProof/>
                <w:webHidden/>
              </w:rPr>
            </w:r>
            <w:r w:rsidR="00E73E46">
              <w:rPr>
                <w:noProof/>
                <w:webHidden/>
              </w:rPr>
              <w:fldChar w:fldCharType="separate"/>
            </w:r>
            <w:r w:rsidR="00E73E46">
              <w:rPr>
                <w:noProof/>
                <w:webHidden/>
              </w:rPr>
              <w:t>10</w:t>
            </w:r>
            <w:r w:rsidR="00E73E46">
              <w:rPr>
                <w:noProof/>
                <w:webHidden/>
              </w:rPr>
              <w:fldChar w:fldCharType="end"/>
            </w:r>
          </w:hyperlink>
        </w:p>
        <w:p w:rsidR="00E73E46" w:rsidRDefault="00F66125">
          <w:pPr>
            <w:pStyle w:val="20"/>
            <w:tabs>
              <w:tab w:val="left" w:pos="880"/>
              <w:tab w:val="right" w:leader="dot" w:pos="9913"/>
            </w:tabs>
            <w:rPr>
              <w:rFonts w:asciiTheme="minorHAnsi" w:eastAsiaTheme="minorEastAsia" w:hAnsiTheme="minorHAnsi" w:cstheme="minorBidi"/>
              <w:noProof/>
            </w:rPr>
          </w:pPr>
          <w:hyperlink w:anchor="_Toc169182075" w:history="1">
            <w:r w:rsidR="00E73E46" w:rsidRPr="00DA1766">
              <w:rPr>
                <w:rStyle w:val="af"/>
                <w:rFonts w:ascii="Times New Roman" w:hAnsi="Times New Roman" w:cs="Times New Roman"/>
                <w:noProof/>
              </w:rPr>
              <w:t>2.1.</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Проектирование и реализация базы данных системы</w:t>
            </w:r>
            <w:r w:rsidR="00E73E46">
              <w:rPr>
                <w:noProof/>
                <w:webHidden/>
              </w:rPr>
              <w:tab/>
            </w:r>
            <w:r w:rsidR="00E73E46">
              <w:rPr>
                <w:noProof/>
                <w:webHidden/>
              </w:rPr>
              <w:fldChar w:fldCharType="begin"/>
            </w:r>
            <w:r w:rsidR="00E73E46">
              <w:rPr>
                <w:noProof/>
                <w:webHidden/>
              </w:rPr>
              <w:instrText xml:space="preserve"> PAGEREF _Toc169182075 \h </w:instrText>
            </w:r>
            <w:r w:rsidR="00E73E46">
              <w:rPr>
                <w:noProof/>
                <w:webHidden/>
              </w:rPr>
            </w:r>
            <w:r w:rsidR="00E73E46">
              <w:rPr>
                <w:noProof/>
                <w:webHidden/>
              </w:rPr>
              <w:fldChar w:fldCharType="separate"/>
            </w:r>
            <w:r w:rsidR="00E73E46">
              <w:rPr>
                <w:noProof/>
                <w:webHidden/>
              </w:rPr>
              <w:t>10</w:t>
            </w:r>
            <w:r w:rsidR="00E73E46">
              <w:rPr>
                <w:noProof/>
                <w:webHidden/>
              </w:rPr>
              <w:fldChar w:fldCharType="end"/>
            </w:r>
          </w:hyperlink>
        </w:p>
        <w:p w:rsidR="00E73E46" w:rsidRDefault="00F66125">
          <w:pPr>
            <w:pStyle w:val="20"/>
            <w:tabs>
              <w:tab w:val="left" w:pos="880"/>
              <w:tab w:val="right" w:leader="dot" w:pos="9913"/>
            </w:tabs>
            <w:rPr>
              <w:rFonts w:asciiTheme="minorHAnsi" w:eastAsiaTheme="minorEastAsia" w:hAnsiTheme="minorHAnsi" w:cstheme="minorBidi"/>
              <w:noProof/>
            </w:rPr>
          </w:pPr>
          <w:hyperlink w:anchor="_Toc169182076" w:history="1">
            <w:r w:rsidR="00E73E46" w:rsidRPr="00DA1766">
              <w:rPr>
                <w:rStyle w:val="af"/>
                <w:rFonts w:ascii="Times New Roman" w:eastAsia="Times New Roman" w:hAnsi="Times New Roman" w:cs="Times New Roman"/>
                <w:noProof/>
              </w:rPr>
              <w:t>2.2.</w:t>
            </w:r>
            <w:r w:rsidR="00E73E46">
              <w:rPr>
                <w:rFonts w:asciiTheme="minorHAnsi" w:eastAsiaTheme="minorEastAsia" w:hAnsiTheme="minorHAnsi" w:cstheme="minorBidi"/>
                <w:noProof/>
              </w:rPr>
              <w:tab/>
            </w:r>
            <w:r w:rsidR="00E73E46" w:rsidRPr="00DA1766">
              <w:rPr>
                <w:rStyle w:val="af"/>
                <w:rFonts w:ascii="Times New Roman" w:eastAsia="Times New Roman" w:hAnsi="Times New Roman" w:cs="Times New Roman"/>
                <w:noProof/>
              </w:rPr>
              <w:t>Проектирование и реализация пользовательского интерфейса системы</w:t>
            </w:r>
            <w:r w:rsidR="00E73E46">
              <w:rPr>
                <w:noProof/>
                <w:webHidden/>
              </w:rPr>
              <w:tab/>
            </w:r>
            <w:r w:rsidR="00E73E46">
              <w:rPr>
                <w:noProof/>
                <w:webHidden/>
              </w:rPr>
              <w:fldChar w:fldCharType="begin"/>
            </w:r>
            <w:r w:rsidR="00E73E46">
              <w:rPr>
                <w:noProof/>
                <w:webHidden/>
              </w:rPr>
              <w:instrText xml:space="preserve"> PAGEREF _Toc169182076 \h </w:instrText>
            </w:r>
            <w:r w:rsidR="00E73E46">
              <w:rPr>
                <w:noProof/>
                <w:webHidden/>
              </w:rPr>
            </w:r>
            <w:r w:rsidR="00E73E46">
              <w:rPr>
                <w:noProof/>
                <w:webHidden/>
              </w:rPr>
              <w:fldChar w:fldCharType="separate"/>
            </w:r>
            <w:r w:rsidR="00E73E46">
              <w:rPr>
                <w:noProof/>
                <w:webHidden/>
              </w:rPr>
              <w:t>12</w:t>
            </w:r>
            <w:r w:rsidR="00E73E46">
              <w:rPr>
                <w:noProof/>
                <w:webHidden/>
              </w:rPr>
              <w:fldChar w:fldCharType="end"/>
            </w:r>
          </w:hyperlink>
        </w:p>
        <w:p w:rsidR="00E73E46" w:rsidRDefault="00F66125">
          <w:pPr>
            <w:pStyle w:val="30"/>
            <w:tabs>
              <w:tab w:val="left" w:pos="1320"/>
              <w:tab w:val="right" w:leader="dot" w:pos="9913"/>
            </w:tabs>
            <w:rPr>
              <w:rFonts w:asciiTheme="minorHAnsi" w:eastAsiaTheme="minorEastAsia" w:hAnsiTheme="minorHAnsi" w:cstheme="minorBidi"/>
              <w:noProof/>
            </w:rPr>
          </w:pPr>
          <w:hyperlink w:anchor="_Toc169182077" w:history="1">
            <w:r w:rsidR="00E73E46" w:rsidRPr="00DA1766">
              <w:rPr>
                <w:rStyle w:val="af"/>
                <w:rFonts w:ascii="Times New Roman" w:hAnsi="Times New Roman" w:cs="Times New Roman"/>
                <w:noProof/>
              </w:rPr>
              <w:t>2.2.1.</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Структура приложения</w:t>
            </w:r>
            <w:r w:rsidR="00E73E46">
              <w:rPr>
                <w:noProof/>
                <w:webHidden/>
              </w:rPr>
              <w:tab/>
            </w:r>
            <w:r w:rsidR="00E73E46">
              <w:rPr>
                <w:noProof/>
                <w:webHidden/>
              </w:rPr>
              <w:fldChar w:fldCharType="begin"/>
            </w:r>
            <w:r w:rsidR="00E73E46">
              <w:rPr>
                <w:noProof/>
                <w:webHidden/>
              </w:rPr>
              <w:instrText xml:space="preserve"> PAGEREF _Toc169182077 \h </w:instrText>
            </w:r>
            <w:r w:rsidR="00E73E46">
              <w:rPr>
                <w:noProof/>
                <w:webHidden/>
              </w:rPr>
            </w:r>
            <w:r w:rsidR="00E73E46">
              <w:rPr>
                <w:noProof/>
                <w:webHidden/>
              </w:rPr>
              <w:fldChar w:fldCharType="separate"/>
            </w:r>
            <w:r w:rsidR="00E73E46">
              <w:rPr>
                <w:noProof/>
                <w:webHidden/>
              </w:rPr>
              <w:t>14</w:t>
            </w:r>
            <w:r w:rsidR="00E73E46">
              <w:rPr>
                <w:noProof/>
                <w:webHidden/>
              </w:rPr>
              <w:fldChar w:fldCharType="end"/>
            </w:r>
          </w:hyperlink>
        </w:p>
        <w:p w:rsidR="00E73E46" w:rsidRDefault="00F66125">
          <w:pPr>
            <w:pStyle w:val="30"/>
            <w:tabs>
              <w:tab w:val="left" w:pos="1320"/>
              <w:tab w:val="right" w:leader="dot" w:pos="9913"/>
            </w:tabs>
            <w:rPr>
              <w:rFonts w:asciiTheme="minorHAnsi" w:eastAsiaTheme="minorEastAsia" w:hAnsiTheme="minorHAnsi" w:cstheme="minorBidi"/>
              <w:noProof/>
            </w:rPr>
          </w:pPr>
          <w:hyperlink w:anchor="_Toc169182078" w:history="1">
            <w:r w:rsidR="00E73E46" w:rsidRPr="00DA1766">
              <w:rPr>
                <w:rStyle w:val="af"/>
                <w:rFonts w:ascii="Times New Roman" w:hAnsi="Times New Roman" w:cs="Times New Roman"/>
                <w:noProof/>
              </w:rPr>
              <w:t>2.2.2.</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Реализация пользовательских форм</w:t>
            </w:r>
            <w:r w:rsidR="00E73E46">
              <w:rPr>
                <w:noProof/>
                <w:webHidden/>
              </w:rPr>
              <w:tab/>
            </w:r>
            <w:r w:rsidR="00E73E46">
              <w:rPr>
                <w:noProof/>
                <w:webHidden/>
              </w:rPr>
              <w:fldChar w:fldCharType="begin"/>
            </w:r>
            <w:r w:rsidR="00E73E46">
              <w:rPr>
                <w:noProof/>
                <w:webHidden/>
              </w:rPr>
              <w:instrText xml:space="preserve"> PAGEREF _Toc169182078 \h </w:instrText>
            </w:r>
            <w:r w:rsidR="00E73E46">
              <w:rPr>
                <w:noProof/>
                <w:webHidden/>
              </w:rPr>
            </w:r>
            <w:r w:rsidR="00E73E46">
              <w:rPr>
                <w:noProof/>
                <w:webHidden/>
              </w:rPr>
              <w:fldChar w:fldCharType="separate"/>
            </w:r>
            <w:r w:rsidR="00E73E46">
              <w:rPr>
                <w:noProof/>
                <w:webHidden/>
              </w:rPr>
              <w:t>16</w:t>
            </w:r>
            <w:r w:rsidR="00E73E46">
              <w:rPr>
                <w:noProof/>
                <w:webHidden/>
              </w:rPr>
              <w:fldChar w:fldCharType="end"/>
            </w:r>
          </w:hyperlink>
        </w:p>
        <w:p w:rsidR="00E73E46" w:rsidRDefault="00F66125">
          <w:pPr>
            <w:pStyle w:val="30"/>
            <w:tabs>
              <w:tab w:val="left" w:pos="1320"/>
              <w:tab w:val="right" w:leader="dot" w:pos="9913"/>
            </w:tabs>
            <w:rPr>
              <w:rFonts w:asciiTheme="minorHAnsi" w:eastAsiaTheme="minorEastAsia" w:hAnsiTheme="minorHAnsi" w:cstheme="minorBidi"/>
              <w:noProof/>
            </w:rPr>
          </w:pPr>
          <w:hyperlink w:anchor="_Toc169182079" w:history="1">
            <w:r w:rsidR="00E73E46" w:rsidRPr="00DA1766">
              <w:rPr>
                <w:rStyle w:val="af"/>
                <w:rFonts w:ascii="Times New Roman" w:hAnsi="Times New Roman" w:cs="Times New Roman"/>
                <w:noProof/>
              </w:rPr>
              <w:t>2.2.3.</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Разработка запросов</w:t>
            </w:r>
            <w:r w:rsidR="00E73E46">
              <w:rPr>
                <w:noProof/>
                <w:webHidden/>
              </w:rPr>
              <w:tab/>
            </w:r>
            <w:r w:rsidR="00E73E46">
              <w:rPr>
                <w:noProof/>
                <w:webHidden/>
              </w:rPr>
              <w:fldChar w:fldCharType="begin"/>
            </w:r>
            <w:r w:rsidR="00E73E46">
              <w:rPr>
                <w:noProof/>
                <w:webHidden/>
              </w:rPr>
              <w:instrText xml:space="preserve"> PAGEREF _Toc169182079 \h </w:instrText>
            </w:r>
            <w:r w:rsidR="00E73E46">
              <w:rPr>
                <w:noProof/>
                <w:webHidden/>
              </w:rPr>
            </w:r>
            <w:r w:rsidR="00E73E46">
              <w:rPr>
                <w:noProof/>
                <w:webHidden/>
              </w:rPr>
              <w:fldChar w:fldCharType="separate"/>
            </w:r>
            <w:r w:rsidR="00E73E46">
              <w:rPr>
                <w:noProof/>
                <w:webHidden/>
              </w:rPr>
              <w:t>28</w:t>
            </w:r>
            <w:r w:rsidR="00E73E46">
              <w:rPr>
                <w:noProof/>
                <w:webHidden/>
              </w:rPr>
              <w:fldChar w:fldCharType="end"/>
            </w:r>
          </w:hyperlink>
        </w:p>
        <w:p w:rsidR="00E73E46" w:rsidRDefault="00F66125">
          <w:pPr>
            <w:pStyle w:val="30"/>
            <w:tabs>
              <w:tab w:val="left" w:pos="1320"/>
              <w:tab w:val="right" w:leader="dot" w:pos="9913"/>
            </w:tabs>
            <w:rPr>
              <w:rFonts w:asciiTheme="minorHAnsi" w:eastAsiaTheme="minorEastAsia" w:hAnsiTheme="minorHAnsi" w:cstheme="minorBidi"/>
              <w:noProof/>
            </w:rPr>
          </w:pPr>
          <w:hyperlink w:anchor="_Toc169182080" w:history="1">
            <w:r w:rsidR="00E73E46" w:rsidRPr="00DA1766">
              <w:rPr>
                <w:rStyle w:val="af"/>
                <w:rFonts w:ascii="Times New Roman" w:hAnsi="Times New Roman" w:cs="Times New Roman"/>
                <w:noProof/>
              </w:rPr>
              <w:t>2.2.4.</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Разработка отчетов</w:t>
            </w:r>
            <w:r w:rsidR="00E73E46">
              <w:rPr>
                <w:noProof/>
                <w:webHidden/>
              </w:rPr>
              <w:tab/>
            </w:r>
            <w:r w:rsidR="00E73E46">
              <w:rPr>
                <w:noProof/>
                <w:webHidden/>
              </w:rPr>
              <w:fldChar w:fldCharType="begin"/>
            </w:r>
            <w:r w:rsidR="00E73E46">
              <w:rPr>
                <w:noProof/>
                <w:webHidden/>
              </w:rPr>
              <w:instrText xml:space="preserve"> PAGEREF _Toc169182080 \h </w:instrText>
            </w:r>
            <w:r w:rsidR="00E73E46">
              <w:rPr>
                <w:noProof/>
                <w:webHidden/>
              </w:rPr>
            </w:r>
            <w:r w:rsidR="00E73E46">
              <w:rPr>
                <w:noProof/>
                <w:webHidden/>
              </w:rPr>
              <w:fldChar w:fldCharType="separate"/>
            </w:r>
            <w:r w:rsidR="00E73E46">
              <w:rPr>
                <w:noProof/>
                <w:webHidden/>
              </w:rPr>
              <w:t>41</w:t>
            </w:r>
            <w:r w:rsidR="00E73E46">
              <w:rPr>
                <w:noProof/>
                <w:webHidden/>
              </w:rPr>
              <w:fldChar w:fldCharType="end"/>
            </w:r>
          </w:hyperlink>
        </w:p>
        <w:p w:rsidR="00E73E46" w:rsidRDefault="00F66125">
          <w:pPr>
            <w:pStyle w:val="10"/>
            <w:tabs>
              <w:tab w:val="right" w:leader="dot" w:pos="9913"/>
            </w:tabs>
            <w:rPr>
              <w:rFonts w:asciiTheme="minorHAnsi" w:eastAsiaTheme="minorEastAsia" w:hAnsiTheme="minorHAnsi" w:cstheme="minorBidi"/>
              <w:noProof/>
            </w:rPr>
          </w:pPr>
          <w:hyperlink w:anchor="_Toc169182081" w:history="1">
            <w:r w:rsidR="00E73E46" w:rsidRPr="00DA1766">
              <w:rPr>
                <w:rStyle w:val="af"/>
                <w:rFonts w:ascii="Times New Roman" w:eastAsia="Times New Roman" w:hAnsi="Times New Roman" w:cs="Times New Roman"/>
                <w:noProof/>
              </w:rPr>
              <w:t>ЗАКЛЮЧЕНИЕ</w:t>
            </w:r>
            <w:r w:rsidR="00E73E46">
              <w:rPr>
                <w:noProof/>
                <w:webHidden/>
              </w:rPr>
              <w:tab/>
            </w:r>
            <w:r w:rsidR="00E73E46">
              <w:rPr>
                <w:noProof/>
                <w:webHidden/>
              </w:rPr>
              <w:fldChar w:fldCharType="begin"/>
            </w:r>
            <w:r w:rsidR="00E73E46">
              <w:rPr>
                <w:noProof/>
                <w:webHidden/>
              </w:rPr>
              <w:instrText xml:space="preserve"> PAGEREF _Toc169182081 \h </w:instrText>
            </w:r>
            <w:r w:rsidR="00E73E46">
              <w:rPr>
                <w:noProof/>
                <w:webHidden/>
              </w:rPr>
            </w:r>
            <w:r w:rsidR="00E73E46">
              <w:rPr>
                <w:noProof/>
                <w:webHidden/>
              </w:rPr>
              <w:fldChar w:fldCharType="separate"/>
            </w:r>
            <w:r w:rsidR="00E73E46">
              <w:rPr>
                <w:noProof/>
                <w:webHidden/>
              </w:rPr>
              <w:t>43</w:t>
            </w:r>
            <w:r w:rsidR="00E73E46">
              <w:rPr>
                <w:noProof/>
                <w:webHidden/>
              </w:rPr>
              <w:fldChar w:fldCharType="end"/>
            </w:r>
          </w:hyperlink>
        </w:p>
        <w:p w:rsidR="00E73E46" w:rsidRDefault="00F66125">
          <w:pPr>
            <w:pStyle w:val="10"/>
            <w:tabs>
              <w:tab w:val="right" w:leader="dot" w:pos="9913"/>
            </w:tabs>
            <w:rPr>
              <w:rFonts w:asciiTheme="minorHAnsi" w:eastAsiaTheme="minorEastAsia" w:hAnsiTheme="minorHAnsi" w:cstheme="minorBidi"/>
              <w:noProof/>
            </w:rPr>
          </w:pPr>
          <w:hyperlink w:anchor="_Toc169182082" w:history="1">
            <w:r w:rsidR="00E73E46" w:rsidRPr="00DA1766">
              <w:rPr>
                <w:rStyle w:val="af"/>
                <w:rFonts w:ascii="Times New Roman" w:eastAsia="Times New Roman" w:hAnsi="Times New Roman" w:cs="Times New Roman"/>
                <w:noProof/>
              </w:rPr>
              <w:t>СПИСОК ЛИТЕРАТУРЫ</w:t>
            </w:r>
            <w:r w:rsidR="00E73E46">
              <w:rPr>
                <w:noProof/>
                <w:webHidden/>
              </w:rPr>
              <w:tab/>
            </w:r>
            <w:r w:rsidR="00E73E46">
              <w:rPr>
                <w:noProof/>
                <w:webHidden/>
              </w:rPr>
              <w:fldChar w:fldCharType="begin"/>
            </w:r>
            <w:r w:rsidR="00E73E46">
              <w:rPr>
                <w:noProof/>
                <w:webHidden/>
              </w:rPr>
              <w:instrText xml:space="preserve"> PAGEREF _Toc169182082 \h </w:instrText>
            </w:r>
            <w:r w:rsidR="00E73E46">
              <w:rPr>
                <w:noProof/>
                <w:webHidden/>
              </w:rPr>
            </w:r>
            <w:r w:rsidR="00E73E46">
              <w:rPr>
                <w:noProof/>
                <w:webHidden/>
              </w:rPr>
              <w:fldChar w:fldCharType="separate"/>
            </w:r>
            <w:r w:rsidR="00E73E46">
              <w:rPr>
                <w:noProof/>
                <w:webHidden/>
              </w:rPr>
              <w:t>44</w:t>
            </w:r>
            <w:r w:rsidR="00E73E46">
              <w:rPr>
                <w:noProof/>
                <w:webHidden/>
              </w:rPr>
              <w:fldChar w:fldCharType="end"/>
            </w:r>
          </w:hyperlink>
        </w:p>
        <w:p w:rsidR="00E73E46" w:rsidRDefault="00F66125" w:rsidP="00E73E46">
          <w:pPr>
            <w:pStyle w:val="20"/>
            <w:tabs>
              <w:tab w:val="right" w:leader="dot" w:pos="9913"/>
            </w:tabs>
            <w:ind w:left="0"/>
            <w:rPr>
              <w:rFonts w:asciiTheme="minorHAnsi" w:eastAsiaTheme="minorEastAsia" w:hAnsiTheme="minorHAnsi" w:cstheme="minorBidi"/>
              <w:noProof/>
            </w:rPr>
          </w:pPr>
          <w:hyperlink w:anchor="_Toc169182083" w:history="1">
            <w:r w:rsidR="00E73E46" w:rsidRPr="00DA1766">
              <w:rPr>
                <w:rStyle w:val="af"/>
                <w:noProof/>
              </w:rPr>
              <w:t>Приложение А. Техническое задание</w:t>
            </w:r>
            <w:r w:rsidR="00E73E46">
              <w:rPr>
                <w:noProof/>
                <w:webHidden/>
              </w:rPr>
              <w:tab/>
            </w:r>
            <w:r w:rsidR="00E73E46">
              <w:rPr>
                <w:noProof/>
                <w:webHidden/>
              </w:rPr>
              <w:fldChar w:fldCharType="begin"/>
            </w:r>
            <w:r w:rsidR="00E73E46">
              <w:rPr>
                <w:noProof/>
                <w:webHidden/>
              </w:rPr>
              <w:instrText xml:space="preserve"> PAGEREF _Toc169182083 \h </w:instrText>
            </w:r>
            <w:r w:rsidR="00E73E46">
              <w:rPr>
                <w:noProof/>
                <w:webHidden/>
              </w:rPr>
            </w:r>
            <w:r w:rsidR="00E73E46">
              <w:rPr>
                <w:noProof/>
                <w:webHidden/>
              </w:rPr>
              <w:fldChar w:fldCharType="separate"/>
            </w:r>
            <w:r w:rsidR="00E73E46">
              <w:rPr>
                <w:noProof/>
                <w:webHidden/>
              </w:rPr>
              <w:t>45</w:t>
            </w:r>
            <w:r w:rsidR="00E73E46">
              <w:rPr>
                <w:noProof/>
                <w:webHidden/>
              </w:rPr>
              <w:fldChar w:fldCharType="end"/>
            </w:r>
          </w:hyperlink>
        </w:p>
        <w:p w:rsidR="00842604" w:rsidRPr="00220651" w:rsidRDefault="00842604">
          <w:pPr>
            <w:rPr>
              <w:rFonts w:ascii="Times New Roman" w:hAnsi="Times New Roman" w:cs="Times New Roman"/>
              <w:sz w:val="28"/>
              <w:szCs w:val="28"/>
            </w:rPr>
          </w:pPr>
          <w:r w:rsidRPr="00B3083A">
            <w:rPr>
              <w:rFonts w:ascii="Times New Roman" w:hAnsi="Times New Roman" w:cs="Times New Roman"/>
              <w:b/>
              <w:bCs/>
              <w:sz w:val="28"/>
              <w:szCs w:val="28"/>
            </w:rPr>
            <w:fldChar w:fldCharType="end"/>
          </w:r>
        </w:p>
      </w:sdtContent>
    </w:sdt>
    <w:p w:rsidR="00E8105C" w:rsidRPr="00A8597D" w:rsidRDefault="00E8105C" w:rsidP="00E8105C">
      <w:pPr>
        <w:spacing w:after="160" w:line="300" w:lineRule="auto"/>
        <w:rPr>
          <w:rFonts w:ascii="Times New Roman" w:eastAsia="Times New Roman" w:hAnsi="Times New Roman" w:cs="Times New Roman"/>
          <w:sz w:val="28"/>
          <w:szCs w:val="28"/>
        </w:rPr>
      </w:pPr>
    </w:p>
    <w:p w:rsidR="00E8105C" w:rsidRDefault="00E8105C">
      <w:pPr>
        <w:rPr>
          <w:rFonts w:ascii="Times New Roman" w:hAnsi="Times New Roman" w:cs="Times New Roman"/>
          <w:caps/>
          <w:spacing w:val="-20"/>
          <w:sz w:val="28"/>
          <w:szCs w:val="28"/>
        </w:rPr>
      </w:pPr>
    </w:p>
    <w:p w:rsidR="00E8105C" w:rsidRPr="00E8105C" w:rsidRDefault="00E8105C" w:rsidP="00E8105C">
      <w:pPr>
        <w:rPr>
          <w:rFonts w:ascii="Times New Roman" w:hAnsi="Times New Roman" w:cs="Times New Roman"/>
          <w:caps/>
          <w:spacing w:val="-20"/>
          <w:sz w:val="28"/>
          <w:szCs w:val="28"/>
        </w:rPr>
      </w:pPr>
      <w:r>
        <w:rPr>
          <w:rFonts w:ascii="Times New Roman" w:hAnsi="Times New Roman" w:cs="Times New Roman"/>
          <w:caps/>
          <w:spacing w:val="-20"/>
          <w:sz w:val="28"/>
          <w:szCs w:val="28"/>
        </w:rPr>
        <w:br w:type="page"/>
      </w:r>
    </w:p>
    <w:p w:rsidR="00F337A2" w:rsidRPr="00842604" w:rsidRDefault="0053690A" w:rsidP="000314B1">
      <w:pPr>
        <w:pStyle w:val="1"/>
        <w:jc w:val="center"/>
        <w:rPr>
          <w:rFonts w:ascii="Times New Roman" w:hAnsi="Times New Roman" w:cs="Times New Roman"/>
          <w:b w:val="0"/>
          <w:color w:val="auto"/>
        </w:rPr>
      </w:pPr>
      <w:bookmarkStart w:id="0" w:name="_Toc169182070"/>
      <w:r w:rsidRPr="00842604">
        <w:rPr>
          <w:rFonts w:ascii="Times New Roman" w:hAnsi="Times New Roman" w:cs="Times New Roman"/>
          <w:b w:val="0"/>
          <w:color w:val="auto"/>
        </w:rPr>
        <w:lastRenderedPageBreak/>
        <w:t>ВВЕДЕНИЕ</w:t>
      </w:r>
      <w:bookmarkEnd w:id="0"/>
    </w:p>
    <w:p w:rsidR="00F337A2" w:rsidRPr="00842604" w:rsidRDefault="00F337A2">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Экологическая обстановка является одним из наиболее важных факторов, влияющих на качество жизни и здоровье людей. Например: загрязнение воздуха, водное загрязнение, разрушение экосистемы. Загрязнение воздуха является основным причиной многих респираторных заболеваний. Токсичные вещества, такие, как диоксид азота и частицы твердых веществ, являются основными загрязнителями воздуха, которые проникают в организм через дыхательные пути и могут нанести серьезный вред. Водное загрязнение также является серьезной проблемой, которая негативно сказывается на здоровье людей. Бактерии, вирусы и токсичные вещества в воде могут вызывать заболевания пищеварительной системы, гепатиты, дизентерию и другие инфекции. Разрушение экосистемы и вырубка лесов приводят к уменьшению биоразнообразия и нарушению природных равновесий. Это может сказаться на возникновении и распространении определенных болезней, которые могут перейти с животных на человека. Кроме того, экологическая обстановка напрямую влияет на психическое состояние человека. Жизнь в загрязненных и неблагоприятных условиях может вызывать стресс, депрессию и другие психические расстройства.</w:t>
      </w: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Информационная система (ИС) в экологической сфере позволит собирать данные с помощью сенсоров, других технических устройств и открытых опубликованных источников, передают информацию в центральные базы данных для анализа, обработки и построения моделей. На основе полученных данных, экологические ИС предоставляют информацию управленцам, научным исследователям и другим заинтересованным лицам для принятия решений и разработки стратегий в области экологии и устойчивого развития. ИС также позволяют автоматизировать многие процессы, связанные с экологическим мониторингом, контролем и управлением, что помогает оптимизировать работу и повышать эффективность экологических программ и проектов. Они также способствуют повышению прозрачности и доступности информации для общественности, что стимулирует экологическую осведомленность и активность граждан.</w:t>
      </w:r>
    </w:p>
    <w:p w:rsidR="00F337A2" w:rsidRDefault="0053690A"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Поэтому создание информационных систем, способных эффективно анализировать данные об экологической ситуации и предоставлять пользователю удобные инструменты для ее улучшения, становится все более актуальной задачей.</w:t>
      </w:r>
    </w:p>
    <w:p w:rsidR="0071319D" w:rsidRDefault="0071319D"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71319D" w:rsidRDefault="0071319D"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71319D" w:rsidRDefault="0071319D"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71319D" w:rsidRDefault="0071319D"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71319D" w:rsidRPr="00842604" w:rsidRDefault="0071319D"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 xml:space="preserve">Разработка ИС на базе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Presentation</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Foundation</w:t>
      </w:r>
      <w:proofErr w:type="spellEnd"/>
      <w:r w:rsidRPr="00842604">
        <w:rPr>
          <w:rFonts w:ascii="Times New Roman" w:eastAsia="Times New Roman" w:hAnsi="Times New Roman" w:cs="Times New Roman"/>
          <w:color w:val="000000"/>
          <w:sz w:val="28"/>
          <w:szCs w:val="28"/>
        </w:rPr>
        <w:t xml:space="preserve"> (WPF), платформы разработки клиентского ПО от </w:t>
      </w:r>
      <w:proofErr w:type="spellStart"/>
      <w:r w:rsidRPr="00842604">
        <w:rPr>
          <w:rFonts w:ascii="Times New Roman" w:eastAsia="Times New Roman" w:hAnsi="Times New Roman" w:cs="Times New Roman"/>
          <w:color w:val="000000"/>
          <w:sz w:val="28"/>
          <w:szCs w:val="28"/>
        </w:rPr>
        <w:t>Microsoft</w:t>
      </w:r>
      <w:proofErr w:type="spellEnd"/>
      <w:r w:rsidRPr="00842604">
        <w:rPr>
          <w:rFonts w:ascii="Times New Roman" w:eastAsia="Times New Roman" w:hAnsi="Times New Roman" w:cs="Times New Roman"/>
          <w:color w:val="000000"/>
          <w:sz w:val="28"/>
          <w:szCs w:val="28"/>
        </w:rPr>
        <w:t xml:space="preserve">, обеспечивает мощные средства для создания современных графических пользовательских интерфейсов и обработки данных. Использование WPF позволяет создавать интуитивно понятные и привлекательные визуальные компоненты, что упрощает работу пользователя и повышает эффективность использования ИС. Для разработки информационных систем на базе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Presentation</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Foundation</w:t>
      </w:r>
      <w:proofErr w:type="spellEnd"/>
      <w:r w:rsidRPr="00842604">
        <w:rPr>
          <w:rFonts w:ascii="Times New Roman" w:eastAsia="Times New Roman" w:hAnsi="Times New Roman" w:cs="Times New Roman"/>
          <w:color w:val="000000"/>
          <w:sz w:val="28"/>
          <w:szCs w:val="28"/>
        </w:rPr>
        <w:t xml:space="preserve"> (WPF) можно использовать </w:t>
      </w:r>
      <w:proofErr w:type="spellStart"/>
      <w:r w:rsidRPr="00842604">
        <w:rPr>
          <w:rFonts w:ascii="Times New Roman" w:eastAsia="Times New Roman" w:hAnsi="Times New Roman" w:cs="Times New Roman"/>
          <w:color w:val="000000"/>
          <w:sz w:val="28"/>
          <w:szCs w:val="28"/>
        </w:rPr>
        <w:t>Microsoft</w:t>
      </w:r>
      <w:proofErr w:type="spellEnd"/>
      <w:r w:rsidRPr="00842604">
        <w:rPr>
          <w:rFonts w:ascii="Times New Roman" w:eastAsia="Times New Roman" w:hAnsi="Times New Roman" w:cs="Times New Roman"/>
          <w:color w:val="000000"/>
          <w:sz w:val="28"/>
          <w:szCs w:val="28"/>
        </w:rPr>
        <w:t xml:space="preserve"> SQL </w:t>
      </w:r>
      <w:proofErr w:type="spellStart"/>
      <w:r w:rsidRPr="00842604">
        <w:rPr>
          <w:rFonts w:ascii="Times New Roman" w:eastAsia="Times New Roman" w:hAnsi="Times New Roman" w:cs="Times New Roman"/>
          <w:color w:val="000000"/>
          <w:sz w:val="28"/>
          <w:szCs w:val="28"/>
        </w:rPr>
        <w:t>Server</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Management</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(SSMS) для создания, изменения и управления базой данных. WPF предоставляет широкие возможности для создания графического пользовательского интерфейса и работы с данными.</w:t>
      </w:r>
    </w:p>
    <w:p w:rsidR="00F337A2" w:rsidRPr="00842604" w:rsidRDefault="0053690A">
      <w:pPr>
        <w:pBdr>
          <w:top w:val="nil"/>
          <w:left w:val="nil"/>
          <w:bottom w:val="nil"/>
          <w:right w:val="nil"/>
          <w:between w:val="nil"/>
        </w:pBdr>
        <w:shd w:val="clear" w:color="auto" w:fill="FFFFFF"/>
        <w:spacing w:after="0"/>
        <w:ind w:firstLine="70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SSMS оснащен набором инструментов для работы с данными, таких как различные окна просмотра данных, редактор запросов, редактор таблиц и другие. Эти инструменты позволяют разработчикам легко работать с данными, отображать их в удобной форме, выполнять запросы и анализировать результаты.</w:t>
      </w:r>
    </w:p>
    <w:p w:rsidR="00F337A2" w:rsidRPr="00842604" w:rsidRDefault="0053690A">
      <w:pPr>
        <w:pBdr>
          <w:top w:val="nil"/>
          <w:left w:val="nil"/>
          <w:bottom w:val="nil"/>
          <w:right w:val="nil"/>
          <w:between w:val="nil"/>
        </w:pBdr>
        <w:shd w:val="clear" w:color="auto" w:fill="FFFFFF"/>
        <w:spacing w:after="0"/>
        <w:ind w:firstLine="70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Целью данного курсового проекта является разработка информационной системы, которая будет предоставлять возможности для мониторинга состояния окружающей среды, анализа экологической обстановки и принятия мер по ее улучшению. Она будет базироваться на WPF и будет выполнять такие функции, как сбор данных из различных источников (наблюдений, измерений, статистики), визуализация результатов анализа в удобной форме (графики, диаграммы, карты) и предоставление пользователю инструментов для принятия решений и планирования дальнейших действий.</w:t>
      </w: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Разработка такой информационной системы позволит эффективно управлять экологической обстановкой, анализировать ее состояние, выявлять причины нарушений и принимать меры по их устранению. Это также позволит повысить осведомленность и ответственность общества в отношении экологической проблематики и принять участие в ее решении.</w:t>
      </w:r>
    </w:p>
    <w:p w:rsidR="00F337A2" w:rsidRPr="00842604" w:rsidRDefault="0053690A">
      <w:pPr>
        <w:pBdr>
          <w:top w:val="nil"/>
          <w:left w:val="nil"/>
          <w:bottom w:val="nil"/>
          <w:right w:val="nil"/>
          <w:between w:val="nil"/>
        </w:pBdr>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Для достижения поставленной цели необходимо выполнить следующие задачи:</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Провести анализ предметной области.</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Разработать техническое задание на информационную систему.</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Спроектировать БД системы.</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Разработать запросы в БД.</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Реализовать БД.</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Реализовать пользовательский интерфейс.</w:t>
      </w:r>
    </w:p>
    <w:p w:rsidR="00F337A2" w:rsidRPr="00842604" w:rsidRDefault="0053690A">
      <w:pPr>
        <w:numPr>
          <w:ilvl w:val="1"/>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Разработать пособие и инструкцию по работе с данной информационной системой.</w:t>
      </w:r>
    </w:p>
    <w:p w:rsidR="00F337A2" w:rsidRPr="00842604" w:rsidRDefault="0053690A">
      <w:pPr>
        <w:numPr>
          <w:ilvl w:val="1"/>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Провести тестирование разработанной информационной системы.</w:t>
      </w:r>
    </w:p>
    <w:p w:rsidR="00F337A2" w:rsidRPr="00842604" w:rsidRDefault="0053690A">
      <w:pPr>
        <w:rPr>
          <w:rFonts w:ascii="Times New Roman" w:eastAsia="Times New Roman" w:hAnsi="Times New Roman" w:cs="Times New Roman"/>
          <w:sz w:val="28"/>
          <w:szCs w:val="28"/>
        </w:rPr>
      </w:pPr>
      <w:r w:rsidRPr="00842604">
        <w:rPr>
          <w:rFonts w:ascii="Times New Roman" w:hAnsi="Times New Roman" w:cs="Times New Roman"/>
          <w:sz w:val="28"/>
          <w:szCs w:val="28"/>
        </w:rPr>
        <w:br w:type="page"/>
      </w:r>
    </w:p>
    <w:p w:rsidR="00F337A2" w:rsidRPr="00842604" w:rsidRDefault="0053690A" w:rsidP="002C4702">
      <w:pPr>
        <w:pStyle w:val="1"/>
        <w:numPr>
          <w:ilvl w:val="0"/>
          <w:numId w:val="14"/>
        </w:numPr>
        <w:spacing w:before="0"/>
        <w:ind w:left="0" w:firstLine="0"/>
        <w:jc w:val="center"/>
        <w:rPr>
          <w:rFonts w:ascii="Times New Roman" w:eastAsia="Times New Roman" w:hAnsi="Times New Roman" w:cs="Times New Roman"/>
          <w:b w:val="0"/>
          <w:color w:val="000000"/>
          <w:highlight w:val="white"/>
        </w:rPr>
      </w:pPr>
      <w:bookmarkStart w:id="1" w:name="_Toc169182071"/>
      <w:r w:rsidRPr="00842604">
        <w:rPr>
          <w:rFonts w:ascii="Times New Roman" w:eastAsia="Times New Roman" w:hAnsi="Times New Roman" w:cs="Times New Roman"/>
          <w:b w:val="0"/>
          <w:color w:val="000000"/>
          <w:highlight w:val="white"/>
        </w:rPr>
        <w:lastRenderedPageBreak/>
        <w:t>АНАЛИТИЧЕСКАЯ ЧАСТЬ</w:t>
      </w:r>
      <w:bookmarkEnd w:id="1"/>
    </w:p>
    <w:p w:rsidR="000314B1" w:rsidRDefault="0053690A" w:rsidP="00842604">
      <w:pPr>
        <w:pStyle w:val="2"/>
        <w:numPr>
          <w:ilvl w:val="1"/>
          <w:numId w:val="14"/>
        </w:numPr>
        <w:ind w:left="709" w:hanging="10"/>
        <w:rPr>
          <w:rFonts w:ascii="Times New Roman" w:eastAsia="Times New Roman" w:hAnsi="Times New Roman" w:cs="Times New Roman"/>
          <w:b w:val="0"/>
          <w:color w:val="000000"/>
          <w:sz w:val="28"/>
          <w:szCs w:val="28"/>
          <w:highlight w:val="white"/>
        </w:rPr>
      </w:pPr>
      <w:bookmarkStart w:id="2" w:name="_Toc169182072"/>
      <w:r w:rsidRPr="00842604">
        <w:rPr>
          <w:rFonts w:ascii="Times New Roman" w:eastAsia="Times New Roman" w:hAnsi="Times New Roman" w:cs="Times New Roman"/>
          <w:b w:val="0"/>
          <w:color w:val="000000"/>
          <w:sz w:val="28"/>
          <w:szCs w:val="28"/>
          <w:highlight w:val="white"/>
        </w:rPr>
        <w:t>Анализ предметной области</w:t>
      </w:r>
      <w:bookmarkEnd w:id="2"/>
    </w:p>
    <w:p w:rsidR="004A0239" w:rsidRPr="004A0239" w:rsidRDefault="004A0239" w:rsidP="004A0239">
      <w:pPr>
        <w:rPr>
          <w:highlight w:val="white"/>
        </w:rPr>
      </w:pP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Учет экологической обстановки является важным аспектом в современном обществе, поскольку охрана окружающей среды стала приоритетным направлением для многих стран, организаций и индивидуалов. Это связано с растущим осознанием людьми важности сохранения природных ресурсов, биологического разнообразия и снижения негативного влияния на климат.</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предметной области учета экологической обстановки рассматриваются следующие аспекты:</w:t>
      </w:r>
    </w:p>
    <w:p w:rsidR="000314B1" w:rsidRPr="00842604" w:rsidRDefault="000314B1" w:rsidP="000314B1">
      <w:pPr>
        <w:numPr>
          <w:ilvl w:val="0"/>
          <w:numId w:val="13"/>
        </w:numPr>
        <w:pBdr>
          <w:top w:val="nil"/>
          <w:left w:val="nil"/>
          <w:bottom w:val="nil"/>
          <w:right w:val="nil"/>
          <w:between w:val="nil"/>
        </w:pBdr>
        <w:tabs>
          <w:tab w:val="left" w:pos="709"/>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Измерение и мониторинг загрязнений: Учет экологической обстановки включает системы измерения и мониторинга загрязнений воздуха, воды и почвы. Это позволяет обнаружить и изучить источники загрязнений, определить их влияние на окружающую среду и принять меры для их снижения.</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Оценка и прогнозирование экологических последствий: Учет экологической обстановки также включает оценку и прогнозирование экологических последствий различных деятельностей, таких как строительство, производство или использование природных ресурсов. Это позволяет принимать решения, основанные на данных о возможных негативных воздействиях на окружающую среду.</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Управление природными ресурсами: Учет экологической обстановки помогает в управлении природными ресурсами, такими как леса, водные и сельскохозяйственные угодья. Мониторинг состояния и использования этих ресурсов позволяет определить уровень устойчивого их использования и разработать стратегии для их сохранения.</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Социально-экономический анализ: Учет экологической обстановки также включает социально-экономический анализ влияния экологических факторов на общество и экономику. Это позволяет оценить стоимость потерь, связанных с загрязнением окружающей среды, и определить экономические выгоды от внедрения мер по охране окружающей среды.</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Развитие экологической политики: Учет экологической обстановки помогает разработке и реализации экологической политики на различных уровнях - от государственных до муниципальных. Он предоставляет информацию о состоянии окружающей среды, ее изменениях и проблемах, требующих вмешательства, и способствует разработке мер по снижению негативного влияния на природу.</w:t>
      </w:r>
    </w:p>
    <w:p w:rsidR="000314B1" w:rsidRPr="00842604" w:rsidRDefault="000314B1" w:rsidP="000314B1">
      <w:pPr>
        <w:tabs>
          <w:tab w:val="left" w:pos="709"/>
        </w:tabs>
        <w:ind w:firstLine="633"/>
        <w:rPr>
          <w:rFonts w:ascii="Times New Roman" w:hAnsi="Times New Roman" w:cs="Times New Roman"/>
          <w:sz w:val="28"/>
          <w:szCs w:val="28"/>
        </w:rPr>
      </w:pPr>
      <w:r w:rsidRPr="00842604">
        <w:rPr>
          <w:rFonts w:ascii="Times New Roman" w:hAnsi="Times New Roman" w:cs="Times New Roman"/>
          <w:sz w:val="28"/>
          <w:szCs w:val="28"/>
        </w:rPr>
        <w:br w:type="page"/>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Осведомленность и образование: Учет экологической обстановки играет важную роль в формировании осведомленности и образования общества в области охраны окружающей среды. Предоставление гражданам доступа к информации о состоянии окружающей среды и ее влиянии на здоровье и благополучие способствует принятию эколог</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База данных для исследования экологической обстановки представляет собой набор инструментов, методов и подходов, которые используются для изучения и оценки различных аспектов окружающей среды и ее состояния.</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Важным компонентом базы данных является сбор и анализ данных о различных показателях экологической обстановки. Это может включать измерение уровня загрязнения воздуха, воды и почвы, исследование биологического разнообразия, оценку состояния экосистем и многое другое. Для этого используются различные методы, такие как выборочное наблюдение, случайные пробы, эксперименты и моделирование.</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База данных также включает в себя разработку стандартов и нормативов, которые помогают сравнить и оценить уровень экологической обстановки в разных регионах и странах. Эти стандарты могут определять допустимые уровни загрязнения, методы оценки экологического воздействия, требования к экологической сертификации и т.д.</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Сведения, которые находятся в методической базе - экологическая обстановка:</w:t>
      </w:r>
    </w:p>
    <w:p w:rsidR="000314B1" w:rsidRPr="00842604" w:rsidRDefault="000314B1" w:rsidP="000314B1">
      <w:pPr>
        <w:numPr>
          <w:ilvl w:val="0"/>
          <w:numId w:val="3"/>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Информация о состоянии окружающей природной среды, включая данные о загрязнении воздуха, водных ресурсов, почв, лесов и других экосистем.</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Результаты экологических мониторингов и исследований, проводимых организациями и экспертами в области экологии.</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Статистические данные о производственных и бытовых отходах, их объеме, составе и способах утилизации.</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Информация о химических веществах, воздействующих на окружающую среду, и их влиянии на здоровье человека и экосистемы.</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Методы и приборы для измерения параметров экологической обстановки, такие как уровень шума, концентрация вредных веществ, уровень радиации и другие параметры жизнедеятельности природных и техногенных экосистем.</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Рекомендации по улучшению экологической обстановки и снижению негативного влияния человеческой деятельности на окружающую среду.</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Нормативные документы, законы и правила, регламентирующие охрану окружающей среды и управление природными ресурсами.</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Методология проведения экологической оценки предприятий, территорий и проектов с учетом их воздействия на экологическую обстановку.</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Интернациональные и национальные соглашения и протоколы, касающиеся охраны окружающей среды и снижения выбросов парниковых газов.</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Материалы семинаров, конференций, презентаций и других мероприятий, посвященных экологической проблематике.</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Внедрение автоматизации в процессы учета событий имеет множество экологических преимуществ. Устраняя необходимость в физических папках для хранения информации о мероприятиях, мы сокращаем потребление бумаги и помогаем экономить природные ресурсы. Кроме того, цифровая доступность гарантирует, что несколько человек могут одновременно получить доступ к необходимому событию, сводя к минимуму риск дублирования и ненужного использования ресурсов. </w:t>
      </w: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Для более детального рассмотрения процесса учета мероприятий рассмотрим рисунок 1 и 2, представленный в виде контекстной диаграммы и диаграммы детализации IDEF0, выполненный в программе </w:t>
      </w:r>
      <w:proofErr w:type="spellStart"/>
      <w:r w:rsidRPr="00842604">
        <w:rPr>
          <w:rFonts w:ascii="Times New Roman" w:eastAsia="Times New Roman" w:hAnsi="Times New Roman" w:cs="Times New Roman"/>
          <w:sz w:val="28"/>
          <w:szCs w:val="28"/>
        </w:rPr>
        <w:t>Visio</w:t>
      </w:r>
      <w:proofErr w:type="spellEnd"/>
      <w:r w:rsidRPr="00842604">
        <w:rPr>
          <w:rFonts w:ascii="Times New Roman" w:eastAsia="Times New Roman" w:hAnsi="Times New Roman" w:cs="Times New Roman"/>
          <w:sz w:val="28"/>
          <w:szCs w:val="28"/>
        </w:rPr>
        <w:t>.</w:t>
      </w:r>
    </w:p>
    <w:p w:rsidR="000314B1" w:rsidRPr="00842604" w:rsidRDefault="000314B1" w:rsidP="000314B1">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0" distB="0" distL="0" distR="0" wp14:anchorId="7F177806" wp14:editId="42648786">
            <wp:extent cx="6025677" cy="4112252"/>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6025677" cy="4112252"/>
                    </a:xfrm>
                    <a:prstGeom prst="rect">
                      <a:avLst/>
                    </a:prstGeom>
                    <a:ln/>
                  </pic:spPr>
                </pic:pic>
              </a:graphicData>
            </a:graphic>
          </wp:inline>
        </w:drawing>
      </w:r>
    </w:p>
    <w:p w:rsidR="000314B1" w:rsidRPr="00842604" w:rsidRDefault="000314B1"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1 – Функциональная диаграмма бизнес-процесса учета экологической обстановки</w:t>
      </w:r>
    </w:p>
    <w:p w:rsidR="000314B1" w:rsidRPr="00842604" w:rsidRDefault="00220651" w:rsidP="00220651">
      <w:pPr>
        <w:spacing w:after="0"/>
        <w:jc w:val="center"/>
        <w:rPr>
          <w:rFonts w:ascii="Times New Roman" w:eastAsia="Times New Roman" w:hAnsi="Times New Roman" w:cs="Times New Roman"/>
          <w:sz w:val="28"/>
          <w:szCs w:val="28"/>
        </w:rPr>
      </w:pPr>
      <w:r w:rsidRPr="00220651">
        <w:rPr>
          <w:rFonts w:ascii="Times New Roman" w:eastAsia="Times New Roman" w:hAnsi="Times New Roman" w:cs="Times New Roman"/>
          <w:noProof/>
          <w:sz w:val="28"/>
          <w:szCs w:val="28"/>
        </w:rPr>
        <w:lastRenderedPageBreak/>
        <w:drawing>
          <wp:inline distT="0" distB="0" distL="0" distR="0" wp14:anchorId="62873684" wp14:editId="4EA288F1">
            <wp:extent cx="6301105" cy="4312285"/>
            <wp:effectExtent l="0" t="0" r="444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105" cy="4312285"/>
                    </a:xfrm>
                    <a:prstGeom prst="rect">
                      <a:avLst/>
                    </a:prstGeom>
                  </pic:spPr>
                </pic:pic>
              </a:graphicData>
            </a:graphic>
          </wp:inline>
        </w:drawing>
      </w:r>
    </w:p>
    <w:p w:rsidR="000314B1" w:rsidRPr="00842604" w:rsidRDefault="000314B1"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2 – Функциональная диаграмма детализации бизнес-процесса учета экологической обстановки</w:t>
      </w:r>
    </w:p>
    <w:p w:rsidR="000314B1" w:rsidRPr="00842604" w:rsidRDefault="000314B1" w:rsidP="000314B1">
      <w:pPr>
        <w:spacing w:after="0"/>
        <w:ind w:firstLine="709"/>
        <w:jc w:val="both"/>
        <w:rPr>
          <w:rFonts w:ascii="Times New Roman" w:eastAsia="Times New Roman" w:hAnsi="Times New Roman" w:cs="Times New Roman"/>
          <w:sz w:val="28"/>
          <w:szCs w:val="28"/>
        </w:rPr>
      </w:pP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IDEF0 - </w:t>
      </w:r>
      <w:proofErr w:type="spellStart"/>
      <w:r w:rsidRPr="00842604">
        <w:rPr>
          <w:rFonts w:ascii="Times New Roman" w:eastAsia="Times New Roman" w:hAnsi="Times New Roman" w:cs="Times New Roman"/>
          <w:sz w:val="28"/>
          <w:szCs w:val="28"/>
        </w:rPr>
        <w:t>Function</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Modeling</w:t>
      </w:r>
      <w:proofErr w:type="spellEnd"/>
      <w:r w:rsidRPr="00842604">
        <w:rPr>
          <w:rFonts w:ascii="Times New Roman" w:hAnsi="Times New Roman" w:cs="Times New Roman"/>
          <w:sz w:val="28"/>
          <w:szCs w:val="28"/>
        </w:rPr>
        <w:t> </w:t>
      </w:r>
      <w:r w:rsidRPr="00842604">
        <w:rPr>
          <w:rFonts w:ascii="Times New Roman" w:eastAsia="Times New Roman" w:hAnsi="Times New Roman" w:cs="Times New Roman"/>
          <w:sz w:val="28"/>
          <w:szCs w:val="28"/>
        </w:rPr>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w:t>
      </w:r>
    </w:p>
    <w:p w:rsidR="000314B1" w:rsidRPr="00842604" w:rsidRDefault="000314B1" w:rsidP="000314B1">
      <w:p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Visio</w:t>
      </w:r>
      <w:proofErr w:type="spellEnd"/>
      <w:r w:rsidRPr="00842604">
        <w:rPr>
          <w:rFonts w:ascii="Times New Roman" w:eastAsia="Times New Roman" w:hAnsi="Times New Roman" w:cs="Times New Roman"/>
          <w:sz w:val="28"/>
          <w:szCs w:val="28"/>
        </w:rPr>
        <w:t xml:space="preserve"> — программа для построения диаграмм и векторной графики, разработанная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Он позволяет пользователям создавать различные типы диаграмм, такие как блок-схемы, организационные диаграммы и сетевые диаграммы, что делает его полезным для визуализации и передачи сложной информации.</w:t>
      </w:r>
    </w:p>
    <w:p w:rsidR="00A8597D" w:rsidRDefault="0053690A" w:rsidP="0071319D">
      <w:pPr>
        <w:pStyle w:val="2"/>
        <w:numPr>
          <w:ilvl w:val="1"/>
          <w:numId w:val="14"/>
        </w:numPr>
        <w:ind w:left="709" w:hanging="10"/>
        <w:rPr>
          <w:rFonts w:ascii="Times New Roman" w:eastAsia="Times New Roman" w:hAnsi="Times New Roman" w:cs="Times New Roman"/>
          <w:b w:val="0"/>
          <w:color w:val="auto"/>
          <w:sz w:val="28"/>
          <w:szCs w:val="28"/>
        </w:rPr>
      </w:pPr>
      <w:bookmarkStart w:id="3" w:name="_Toc169182073"/>
      <w:r w:rsidRPr="00842604">
        <w:rPr>
          <w:rFonts w:ascii="Times New Roman" w:eastAsia="Times New Roman" w:hAnsi="Times New Roman" w:cs="Times New Roman"/>
          <w:b w:val="0"/>
          <w:color w:val="auto"/>
          <w:sz w:val="28"/>
          <w:szCs w:val="28"/>
        </w:rPr>
        <w:t>Постановка задачи</w:t>
      </w:r>
      <w:bookmarkStart w:id="4" w:name="_3znysh7" w:colFirst="0" w:colLast="0"/>
      <w:bookmarkEnd w:id="3"/>
      <w:bookmarkEnd w:id="4"/>
    </w:p>
    <w:p w:rsidR="0071319D" w:rsidRPr="0071319D" w:rsidRDefault="0071319D" w:rsidP="0071319D">
      <w:pPr>
        <w:rPr>
          <w:del w:id="5" w:author="student" w:date="2024-03-22T09:52:00Z"/>
          <w:highlight w:val="white"/>
        </w:rPr>
      </w:pP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Необходимо создать приложение на платформе WPF с использованием MS SQL сервера и картой для мониторинга экологической обстановки. </w:t>
      </w:r>
    </w:p>
    <w:p w:rsidR="000314B1"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Основная цель приложения - предоставить пользователям информацию о степени экологической загрязненности в определенных районах и позволить им вносить свои наблюдения по состоянию окружающей среды.</w:t>
      </w:r>
    </w:p>
    <w:p w:rsidR="004A0239" w:rsidRPr="00842604" w:rsidRDefault="004A0239" w:rsidP="000314B1">
      <w:pPr>
        <w:spacing w:after="0"/>
        <w:ind w:firstLine="709"/>
        <w:jc w:val="both"/>
        <w:rPr>
          <w:rFonts w:ascii="Times New Roman" w:eastAsia="Times New Roman" w:hAnsi="Times New Roman" w:cs="Times New Roman"/>
          <w:sz w:val="28"/>
          <w:szCs w:val="28"/>
        </w:rPr>
      </w:pP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Основные функциональные требования:</w:t>
      </w:r>
    </w:p>
    <w:p w:rsidR="000314B1"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Авторизация и регистрация пользователей.</w:t>
      </w:r>
    </w:p>
    <w:p w:rsidR="00A774C2" w:rsidRPr="00842604" w:rsidRDefault="00A774C2" w:rsidP="00A774C2">
      <w:pPr>
        <w:pBdr>
          <w:top w:val="nil"/>
          <w:left w:val="nil"/>
          <w:bottom w:val="nil"/>
          <w:right w:val="nil"/>
          <w:between w:val="nil"/>
        </w:pBdr>
        <w:spacing w:after="0"/>
        <w:ind w:left="1069"/>
        <w:jc w:val="both"/>
        <w:rPr>
          <w:rFonts w:ascii="Times New Roman" w:eastAsia="Times New Roman" w:hAnsi="Times New Roman" w:cs="Times New Roman"/>
          <w:color w:val="000000"/>
          <w:sz w:val="28"/>
          <w:szCs w:val="28"/>
        </w:rPr>
      </w:pP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Отображение карты.</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Просмотр данных об экологической обстановке.</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Добавление наблюдений пользователями.</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Система уведомлений.</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Аналитика и статистика.</w:t>
      </w:r>
    </w:p>
    <w:p w:rsidR="00E73E46" w:rsidRDefault="000314B1" w:rsidP="000314B1">
      <w:p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Подробные требования к разрабатываемой ИС представлены в Техническом задании (см. Приложение А).</w:t>
      </w:r>
    </w:p>
    <w:p w:rsidR="00E73E46" w:rsidRDefault="00E73E46" w:rsidP="00E73E46">
      <w:r>
        <w:br w:type="page"/>
      </w:r>
    </w:p>
    <w:p w:rsidR="000314B1" w:rsidRPr="00A774C2" w:rsidRDefault="000314B1" w:rsidP="002C4702">
      <w:pPr>
        <w:pStyle w:val="1"/>
        <w:numPr>
          <w:ilvl w:val="0"/>
          <w:numId w:val="14"/>
        </w:numPr>
        <w:spacing w:before="0"/>
        <w:ind w:left="0" w:firstLine="0"/>
        <w:jc w:val="center"/>
        <w:rPr>
          <w:rFonts w:ascii="Times New Roman" w:hAnsi="Times New Roman" w:cs="Times New Roman"/>
          <w:b w:val="0"/>
          <w:color w:val="auto"/>
          <w:lang w:val="en-US"/>
        </w:rPr>
      </w:pPr>
      <w:bookmarkStart w:id="6" w:name="_Toc169182074"/>
      <w:r w:rsidRPr="00A774C2">
        <w:rPr>
          <w:rFonts w:ascii="Times New Roman" w:hAnsi="Times New Roman" w:cs="Times New Roman"/>
          <w:b w:val="0"/>
          <w:color w:val="auto"/>
        </w:rPr>
        <w:lastRenderedPageBreak/>
        <w:t>ПРОЕКТНАЯ ЧАСТЬ</w:t>
      </w:r>
      <w:bookmarkEnd w:id="6"/>
    </w:p>
    <w:p w:rsidR="000314B1" w:rsidRPr="00A774C2" w:rsidRDefault="000314B1" w:rsidP="00220651">
      <w:pPr>
        <w:pStyle w:val="2"/>
        <w:numPr>
          <w:ilvl w:val="1"/>
          <w:numId w:val="14"/>
        </w:numPr>
        <w:spacing w:before="0"/>
        <w:ind w:left="1418" w:hanging="709"/>
        <w:rPr>
          <w:rFonts w:ascii="Times New Roman" w:hAnsi="Times New Roman" w:cs="Times New Roman"/>
          <w:b w:val="0"/>
          <w:color w:val="auto"/>
          <w:sz w:val="28"/>
          <w:szCs w:val="28"/>
        </w:rPr>
      </w:pPr>
      <w:bookmarkStart w:id="7" w:name="_Toc169182075"/>
      <w:r w:rsidRPr="00A774C2">
        <w:rPr>
          <w:rFonts w:ascii="Times New Roman" w:hAnsi="Times New Roman" w:cs="Times New Roman"/>
          <w:b w:val="0"/>
          <w:color w:val="auto"/>
          <w:sz w:val="28"/>
          <w:szCs w:val="28"/>
        </w:rPr>
        <w:t>Проектирование и реализация базы данных системы</w:t>
      </w:r>
      <w:bookmarkEnd w:id="7"/>
    </w:p>
    <w:p w:rsidR="00E73E46" w:rsidRDefault="00E73E46" w:rsidP="000314B1">
      <w:pPr>
        <w:spacing w:after="0"/>
        <w:ind w:firstLine="709"/>
        <w:jc w:val="both"/>
        <w:rPr>
          <w:rFonts w:ascii="Times New Roman" w:eastAsia="Times New Roman" w:hAnsi="Times New Roman" w:cs="Times New Roman"/>
          <w:sz w:val="28"/>
          <w:szCs w:val="28"/>
        </w:rPr>
      </w:pP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Разработку базы данных было принято начать с построения ER-модели. ER-модель - </w:t>
      </w:r>
      <w:hyperlink r:id="rId9">
        <w:r>
          <w:rPr>
            <w:rFonts w:ascii="Times New Roman" w:eastAsia="Times New Roman" w:hAnsi="Times New Roman" w:cs="Times New Roman"/>
            <w:sz w:val="28"/>
            <w:szCs w:val="28"/>
          </w:rPr>
          <w:t>модель данных</w:t>
        </w:r>
      </w:hyperlink>
      <w:r>
        <w:rPr>
          <w:rFonts w:ascii="Times New Roman" w:eastAsia="Times New Roman" w:hAnsi="Times New Roman" w:cs="Times New Roman"/>
          <w:sz w:val="28"/>
          <w:szCs w:val="28"/>
        </w:rPr>
        <w:t>, позволяющая описывать </w:t>
      </w:r>
      <w:hyperlink r:id="rId10">
        <w:r>
          <w:rPr>
            <w:rFonts w:ascii="Times New Roman" w:eastAsia="Times New Roman" w:hAnsi="Times New Roman" w:cs="Times New Roman"/>
            <w:sz w:val="28"/>
            <w:szCs w:val="28"/>
          </w:rPr>
          <w:t>концептуальные схемы</w:t>
        </w:r>
      </w:hyperlink>
      <w:r>
        <w:rPr>
          <w:rFonts w:ascii="Times New Roman" w:eastAsia="Times New Roman" w:hAnsi="Times New Roman" w:cs="Times New Roman"/>
          <w:sz w:val="28"/>
          <w:szCs w:val="28"/>
        </w:rPr>
        <w:t> </w:t>
      </w:r>
      <w:hyperlink r:id="rId11">
        <w:r>
          <w:rPr>
            <w:rFonts w:ascii="Times New Roman" w:eastAsia="Times New Roman" w:hAnsi="Times New Roman" w:cs="Times New Roman"/>
            <w:sz w:val="28"/>
            <w:szCs w:val="28"/>
          </w:rPr>
          <w:t>предметной области</w:t>
        </w:r>
      </w:hyperlink>
      <w:r>
        <w:rPr>
          <w:rFonts w:ascii="Times New Roman" w:eastAsia="Times New Roman" w:hAnsi="Times New Roman" w:cs="Times New Roman"/>
          <w:sz w:val="28"/>
          <w:szCs w:val="28"/>
        </w:rPr>
        <w:t>. ER-модель используется при высокоуровневом (концептуальном) </w:t>
      </w:r>
      <w:hyperlink r:id="rId12">
        <w:r>
          <w:rPr>
            <w:rFonts w:ascii="Times New Roman" w:eastAsia="Times New Roman" w:hAnsi="Times New Roman" w:cs="Times New Roman"/>
            <w:sz w:val="28"/>
            <w:szCs w:val="28"/>
          </w:rPr>
          <w:t>проектировании баз данных</w:t>
        </w:r>
      </w:hyperlink>
      <w:r>
        <w:rPr>
          <w:rFonts w:ascii="Times New Roman" w:eastAsia="Times New Roman" w:hAnsi="Times New Roman" w:cs="Times New Roman"/>
          <w:sz w:val="28"/>
          <w:szCs w:val="28"/>
        </w:rPr>
        <w:t>. С её помощью можно выделить ключевые сущности и обозначить связи, которые могут устанавливаться между этими сущностями.</w:t>
      </w: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сущности имеют между собой связь один-ко-многим. ER-модель представлена на</w:t>
      </w:r>
      <w:del w:id="8" w:author="student" w:date="2024-03-22T09:52:00Z">
        <w:r>
          <w:rPr>
            <w:rFonts w:ascii="Times New Roman" w:eastAsia="Times New Roman" w:hAnsi="Times New Roman" w:cs="Times New Roman"/>
            <w:color w:val="000000"/>
            <w:sz w:val="24"/>
            <w:szCs w:val="24"/>
          </w:rPr>
          <w:delText xml:space="preserve"> </w:delText>
        </w:r>
      </w:del>
    </w:p>
    <w:p w:rsidR="000314B1" w:rsidRDefault="000314B1" w:rsidP="000314B1">
      <w:pPr>
        <w:shd w:val="clear" w:color="auto" w:fill="FFFFFF"/>
        <w:spacing w:after="0"/>
        <w:jc w:val="both"/>
        <w:rPr>
          <w:ins w:id="9" w:author="student" w:date="2024-03-22T09:52:00Z"/>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5D335F8" wp14:editId="32CA23F7">
            <wp:extent cx="6301105" cy="348742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6301105" cy="3487420"/>
                    </a:xfrm>
                    <a:prstGeom prst="rect">
                      <a:avLst/>
                    </a:prstGeom>
                    <a:ln/>
                  </pic:spPr>
                </pic:pic>
              </a:graphicData>
            </a:graphic>
          </wp:inline>
        </w:drawing>
      </w:r>
    </w:p>
    <w:p w:rsidR="000314B1" w:rsidRDefault="000314B1" w:rsidP="000314B1">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ER-модель БД</w:t>
      </w:r>
    </w:p>
    <w:p w:rsidR="000314B1" w:rsidRDefault="000314B1" w:rsidP="000314B1">
      <w:pPr>
        <w:pBdr>
          <w:top w:val="nil"/>
          <w:left w:val="nil"/>
          <w:bottom w:val="nil"/>
          <w:right w:val="nil"/>
          <w:between w:val="nil"/>
        </w:pBdr>
        <w:shd w:val="clear" w:color="auto" w:fill="FFFFFF"/>
        <w:spacing w:after="0"/>
        <w:ind w:firstLine="709"/>
        <w:jc w:val="both"/>
        <w:rPr>
          <w:color w:val="000000"/>
          <w:sz w:val="27"/>
          <w:szCs w:val="27"/>
        </w:rPr>
      </w:pP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Разработанная ER-модель состоит из 11 сущностей: Пользователи, Новости, Роли, Экологические мероприятия, Изучения проб, Пробы, Тип, Норма, Регион, Мероприятие, Загрязнение.</w:t>
      </w: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Сущности: Роли, тип обследования, норма, созданы для подстановки в сущности: Пробы, Изучения проб и роли в сущность пользователь.</w:t>
      </w:r>
    </w:p>
    <w:p w:rsidR="000314B1" w:rsidRDefault="000314B1" w:rsidP="000314B1">
      <w:pPr>
        <w:spacing w:after="0"/>
        <w:ind w:firstLine="709"/>
        <w:jc w:val="both"/>
        <w:rPr>
          <w:del w:id="10" w:author="student" w:date="2024-03-22T09:52:00Z"/>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Сущности: Пользователи, загрязнение, образец, организации, новости, регион, мероприятие, являются основными рабочими сущностями в БД. Каждая сущность необходима для своей задачи: </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Загрязнение: представляет различные типы загрязнений, уровень загрязнения, источники загрязнения, время.</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Образец</w:t>
      </w:r>
      <w:proofErr w:type="gramStart"/>
      <w:r>
        <w:rPr>
          <w:rFonts w:ascii="Times New Roman" w:eastAsia="Times New Roman" w:hAnsi="Times New Roman" w:cs="Times New Roman"/>
          <w:color w:val="000000"/>
          <w:sz w:val="28"/>
          <w:szCs w:val="28"/>
        </w:rPr>
        <w:t>: Содержит</w:t>
      </w:r>
      <w:proofErr w:type="gramEnd"/>
      <w:r>
        <w:rPr>
          <w:rFonts w:ascii="Times New Roman" w:eastAsia="Times New Roman" w:hAnsi="Times New Roman" w:cs="Times New Roman"/>
          <w:color w:val="000000"/>
          <w:sz w:val="28"/>
          <w:szCs w:val="28"/>
        </w:rPr>
        <w:t xml:space="preserve"> данные об объекте обследования или анализа в контексте экологии </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lastRenderedPageBreak/>
        <w:t>Тип обследования</w:t>
      </w:r>
      <w:proofErr w:type="gramStart"/>
      <w:r>
        <w:rPr>
          <w:rFonts w:ascii="Times New Roman" w:eastAsia="Times New Roman" w:hAnsi="Times New Roman" w:cs="Times New Roman"/>
          <w:color w:val="000000"/>
          <w:sz w:val="28"/>
          <w:szCs w:val="28"/>
        </w:rPr>
        <w:t>: Описывает</w:t>
      </w:r>
      <w:proofErr w:type="gramEnd"/>
      <w:r>
        <w:rPr>
          <w:rFonts w:ascii="Times New Roman" w:eastAsia="Times New Roman" w:hAnsi="Times New Roman" w:cs="Times New Roman"/>
          <w:color w:val="000000"/>
          <w:sz w:val="28"/>
          <w:szCs w:val="28"/>
        </w:rPr>
        <w:t xml:space="preserve"> различные виды экологических обследовании.</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Норма</w:t>
      </w:r>
      <w:proofErr w:type="gramStart"/>
      <w:r>
        <w:rPr>
          <w:rFonts w:ascii="Times New Roman" w:eastAsia="Times New Roman" w:hAnsi="Times New Roman" w:cs="Times New Roman"/>
          <w:color w:val="000000"/>
          <w:sz w:val="28"/>
          <w:szCs w:val="28"/>
        </w:rPr>
        <w:t>: Содержит</w:t>
      </w:r>
      <w:proofErr w:type="gramEnd"/>
      <w:r>
        <w:rPr>
          <w:rFonts w:ascii="Times New Roman" w:eastAsia="Times New Roman" w:hAnsi="Times New Roman" w:cs="Times New Roman"/>
          <w:color w:val="000000"/>
          <w:sz w:val="28"/>
          <w:szCs w:val="28"/>
        </w:rPr>
        <w:t xml:space="preserve"> установленные стандарты, нормативы и пороговые значения для экологических показателей, которые определяют допустимые уровни загрязнения и качество окружающей среды. </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Регион: представляет информацию о различных регионах, их географии, природных ресурсах, их состоянии</w:t>
      </w:r>
      <w:ins w:id="11" w:author="student" w:date="2024-03-22T09:52:00Z">
        <w:r>
          <w:rPr>
            <w:rFonts w:ascii="Times New Roman" w:eastAsia="Times New Roman" w:hAnsi="Times New Roman" w:cs="Times New Roman"/>
            <w:color w:val="000000"/>
            <w:sz w:val="28"/>
            <w:szCs w:val="28"/>
          </w:rPr>
          <w:t>.</w:t>
        </w:r>
      </w:ins>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Мероприятие: содержит информацию о различных планируемых или проводимых экологических и природоохранных мероприятиях</w:t>
      </w:r>
      <w:ins w:id="12" w:author="student" w:date="2024-03-22T09:52:00Z">
        <w:r>
          <w:rPr>
            <w:rFonts w:ascii="Times New Roman" w:eastAsia="Times New Roman" w:hAnsi="Times New Roman" w:cs="Times New Roman"/>
            <w:color w:val="000000"/>
            <w:sz w:val="28"/>
            <w:szCs w:val="28"/>
          </w:rPr>
          <w:t>.</w:t>
        </w:r>
      </w:ins>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Новости: содержит новостную информацию об экологических событиях, проектах и других новостях в области окружающей среды.</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Роли: сущность, описывающая различные роли или категории пользователей, которые могут иметь различные разрешения и функции в системе.</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Пользователь, содержит в себе информацию о пользователях системы.</w:t>
      </w:r>
    </w:p>
    <w:p w:rsidR="000314B1" w:rsidRDefault="000314B1" w:rsidP="000314B1">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проектирования ER-модели был выполнен экспорт в MS SQL -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 система управления реляционными базами данных (РСУБД), разработанная корпорацией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Основной используемый язык запросов - </w:t>
      </w:r>
      <w:proofErr w:type="spellStart"/>
      <w:r>
        <w:rPr>
          <w:rFonts w:ascii="Times New Roman" w:eastAsia="Times New Roman" w:hAnsi="Times New Roman" w:cs="Times New Roman"/>
          <w:sz w:val="28"/>
          <w:szCs w:val="28"/>
        </w:rPr>
        <w:t>Transact</w:t>
      </w:r>
      <w:proofErr w:type="spellEnd"/>
      <w:r>
        <w:rPr>
          <w:rFonts w:ascii="Times New Roman" w:eastAsia="Times New Roman" w:hAnsi="Times New Roman" w:cs="Times New Roman"/>
          <w:sz w:val="28"/>
          <w:szCs w:val="28"/>
        </w:rPr>
        <w:t>-SQL, создан совместно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Sybase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Transact</w:t>
      </w:r>
      <w:proofErr w:type="spellEnd"/>
      <w:r>
        <w:rPr>
          <w:rFonts w:ascii="Times New Roman" w:eastAsia="Times New Roman" w:hAnsi="Times New Roman" w:cs="Times New Roman"/>
          <w:sz w:val="28"/>
          <w:szCs w:val="28"/>
        </w:rPr>
        <w:t xml:space="preserve"> - SQL является реализацией стандарта ANSI/ISO по структурированному языку запросов (SQL) с расширениями. В MS SQL -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были установлены типы данных для каждой таблицы. </w:t>
      </w:r>
    </w:p>
    <w:p w:rsidR="000314B1" w:rsidRDefault="000314B1" w:rsidP="000314B1">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3 представлена физическая схема БД, реализованная на платформе MS 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2018. На модели отражены названия атрибутов и их типы данных на сервере. Так же на модели отображены связи между сущностями для обеспечения целостности данных.</w:t>
      </w:r>
    </w:p>
    <w:p w:rsidR="000314B1" w:rsidRDefault="000314B1" w:rsidP="000314B1">
      <w:pPr>
        <w:shd w:val="clear" w:color="auto" w:fill="FFFFFF"/>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FD28F67" wp14:editId="1BD41FA3">
            <wp:extent cx="6300795" cy="41021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6300795" cy="4102100"/>
                    </a:xfrm>
                    <a:prstGeom prst="rect">
                      <a:avLst/>
                    </a:prstGeom>
                    <a:ln/>
                  </pic:spPr>
                </pic:pic>
              </a:graphicData>
            </a:graphic>
          </wp:inline>
        </w:drawing>
      </w:r>
    </w:p>
    <w:p w:rsidR="00F337A2" w:rsidRDefault="000314B1" w:rsidP="002C4702">
      <w:pPr>
        <w:spacing w:after="0"/>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Физическая модель БД</w:t>
      </w:r>
    </w:p>
    <w:p w:rsidR="002C4702" w:rsidRDefault="002C4702" w:rsidP="002C4702">
      <w:pPr>
        <w:spacing w:after="0"/>
        <w:ind w:firstLine="708"/>
        <w:jc w:val="center"/>
        <w:rPr>
          <w:rFonts w:ascii="Times New Roman" w:eastAsia="Times New Roman" w:hAnsi="Times New Roman" w:cs="Times New Roman"/>
          <w:sz w:val="28"/>
          <w:szCs w:val="28"/>
        </w:rPr>
      </w:pPr>
    </w:p>
    <w:p w:rsidR="00A8597D" w:rsidRPr="00842604" w:rsidRDefault="0053690A" w:rsidP="00220651">
      <w:pPr>
        <w:pStyle w:val="2"/>
        <w:numPr>
          <w:ilvl w:val="1"/>
          <w:numId w:val="14"/>
        </w:numPr>
        <w:spacing w:before="0"/>
        <w:ind w:left="1418" w:hanging="709"/>
        <w:rPr>
          <w:rFonts w:ascii="Times New Roman" w:eastAsia="Times New Roman" w:hAnsi="Times New Roman" w:cs="Times New Roman"/>
          <w:b w:val="0"/>
          <w:color w:val="000000"/>
          <w:sz w:val="28"/>
          <w:szCs w:val="28"/>
        </w:rPr>
      </w:pPr>
      <w:bookmarkStart w:id="13" w:name="_2et92p0" w:colFirst="0" w:colLast="0"/>
      <w:bookmarkStart w:id="14" w:name="_tyjcwt" w:colFirst="0" w:colLast="0"/>
      <w:bookmarkStart w:id="15" w:name="_3dy6vkm" w:colFirst="0" w:colLast="0"/>
      <w:bookmarkStart w:id="16" w:name="_Toc169182076"/>
      <w:bookmarkEnd w:id="13"/>
      <w:bookmarkEnd w:id="14"/>
      <w:bookmarkEnd w:id="15"/>
      <w:r w:rsidRPr="00842604">
        <w:rPr>
          <w:rFonts w:ascii="Times New Roman" w:eastAsia="Times New Roman" w:hAnsi="Times New Roman" w:cs="Times New Roman"/>
          <w:b w:val="0"/>
          <w:color w:val="000000"/>
          <w:sz w:val="28"/>
          <w:szCs w:val="28"/>
        </w:rPr>
        <w:t>Проектирование и реализация пользовательского интерфейса системы</w:t>
      </w:r>
      <w:bookmarkEnd w:id="16"/>
    </w:p>
    <w:p w:rsidR="00E73E46" w:rsidRDefault="00E73E46">
      <w:pPr>
        <w:spacing w:after="0"/>
        <w:ind w:firstLine="708"/>
        <w:jc w:val="both"/>
        <w:rPr>
          <w:rFonts w:ascii="Times New Roman" w:eastAsia="Times New Roman" w:hAnsi="Times New Roman" w:cs="Times New Roman"/>
          <w:sz w:val="28"/>
          <w:szCs w:val="28"/>
        </w:rPr>
      </w:pPr>
    </w:p>
    <w:p w:rsidR="00F337A2" w:rsidRPr="00842604" w:rsidRDefault="0053690A">
      <w:pPr>
        <w:spacing w:after="0"/>
        <w:ind w:firstLine="708"/>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Для реализации пользовательского интерфейса была выбрана интегрированная среда разработки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2019.</w:t>
      </w:r>
    </w:p>
    <w:p w:rsidR="00F337A2" w:rsidRPr="00842604" w:rsidRDefault="0053690A" w:rsidP="00842604">
      <w:pPr>
        <w:spacing w:after="0"/>
        <w:ind w:firstLine="708"/>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w:t>
      </w:r>
      <w:proofErr w:type="gramStart"/>
      <w:r w:rsidRPr="00842604">
        <w:rPr>
          <w:rFonts w:ascii="Times New Roman" w:eastAsia="Times New Roman" w:hAnsi="Times New Roman" w:cs="Times New Roman"/>
          <w:sz w:val="28"/>
          <w:szCs w:val="28"/>
        </w:rPr>
        <w:t>- это</w:t>
      </w:r>
      <w:proofErr w:type="gramEnd"/>
      <w:r w:rsidRPr="00842604">
        <w:rPr>
          <w:rFonts w:ascii="Times New Roman" w:eastAsia="Times New Roman" w:hAnsi="Times New Roman" w:cs="Times New Roman"/>
          <w:sz w:val="28"/>
          <w:szCs w:val="28"/>
        </w:rPr>
        <w:t xml:space="preserve"> популярная интегрированная среда разработки (IDE) от компании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предназначенная для создания различных типов приложений, включая настольные приложения, веб-приложения, мобильные приложения, игры и облачные решения.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включает в себя широкий спектр инструментов, редактор кода, отладочные средства, средства тестирования,</w:t>
      </w:r>
      <w:r w:rsidR="00842604" w:rsidRPr="00842604">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 xml:space="preserve">поддержку </w:t>
      </w:r>
      <w:proofErr w:type="spellStart"/>
      <w:r w:rsidRPr="00842604">
        <w:rPr>
          <w:rFonts w:ascii="Times New Roman" w:eastAsia="Times New Roman" w:hAnsi="Times New Roman" w:cs="Times New Roman"/>
          <w:sz w:val="28"/>
          <w:szCs w:val="28"/>
        </w:rPr>
        <w:t>версионирования</w:t>
      </w:r>
      <w:proofErr w:type="spellEnd"/>
      <w:r w:rsidRPr="00842604">
        <w:rPr>
          <w:rFonts w:ascii="Times New Roman" w:eastAsia="Times New Roman" w:hAnsi="Times New Roman" w:cs="Times New Roman"/>
          <w:sz w:val="28"/>
          <w:szCs w:val="28"/>
        </w:rPr>
        <w:t xml:space="preserve"> и другие функции, которые делают процесс разработки визуальным и удобным.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также обладает богатой экосистемой расширений и </w:t>
      </w:r>
      <w:proofErr w:type="gramStart"/>
      <w:r w:rsidRPr="00842604">
        <w:rPr>
          <w:rFonts w:ascii="Times New Roman" w:eastAsia="Times New Roman" w:hAnsi="Times New Roman" w:cs="Times New Roman"/>
          <w:sz w:val="28"/>
          <w:szCs w:val="28"/>
        </w:rPr>
        <w:t>интеграцией с другими сервисами</w:t>
      </w:r>
      <w:proofErr w:type="gramEnd"/>
      <w:r w:rsidRPr="00842604">
        <w:rPr>
          <w:rFonts w:ascii="Times New Roman" w:eastAsia="Times New Roman" w:hAnsi="Times New Roman" w:cs="Times New Roman"/>
          <w:sz w:val="28"/>
          <w:szCs w:val="28"/>
        </w:rPr>
        <w:t xml:space="preserve"> и платформами разработки, что делает ее популярным инструментом среди разработчиков. Данные продукты</w:t>
      </w:r>
      <w:r w:rsidR="00842604" w:rsidRPr="00842604">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 xml:space="preserve">позволяют, разрабатывать как </w:t>
      </w:r>
      <w:hyperlink r:id="rId15">
        <w:r w:rsidRPr="00842604">
          <w:rPr>
            <w:rFonts w:ascii="Times New Roman" w:eastAsia="Times New Roman" w:hAnsi="Times New Roman" w:cs="Times New Roman"/>
            <w:sz w:val="28"/>
            <w:szCs w:val="28"/>
          </w:rPr>
          <w:t>консольные</w:t>
        </w:r>
      </w:hyperlink>
      <w:r w:rsidRPr="00842604">
        <w:rPr>
          <w:rFonts w:ascii="Times New Roman" w:eastAsia="Times New Roman" w:hAnsi="Times New Roman" w:cs="Times New Roman"/>
          <w:sz w:val="28"/>
          <w:szCs w:val="28"/>
        </w:rPr>
        <w:t xml:space="preserve"> </w:t>
      </w:r>
      <w:hyperlink r:id="rId16">
        <w:r w:rsidRPr="00842604">
          <w:rPr>
            <w:rFonts w:ascii="Times New Roman" w:eastAsia="Times New Roman" w:hAnsi="Times New Roman" w:cs="Times New Roman"/>
            <w:sz w:val="28"/>
            <w:szCs w:val="28"/>
          </w:rPr>
          <w:t>приложения</w:t>
        </w:r>
      </w:hyperlink>
      <w:r w:rsidRPr="00842604">
        <w:rPr>
          <w:rFonts w:ascii="Times New Roman" w:eastAsia="Times New Roman" w:hAnsi="Times New Roman" w:cs="Times New Roman"/>
          <w:sz w:val="28"/>
          <w:szCs w:val="28"/>
        </w:rPr>
        <w:t xml:space="preserve">, так и приложения с </w:t>
      </w:r>
      <w:hyperlink r:id="rId17">
        <w:r w:rsidRPr="00842604">
          <w:rPr>
            <w:rFonts w:ascii="Times New Roman" w:eastAsia="Times New Roman" w:hAnsi="Times New Roman" w:cs="Times New Roman"/>
            <w:sz w:val="28"/>
            <w:szCs w:val="28"/>
          </w:rPr>
          <w:t>графическим интерфейсом</w:t>
        </w:r>
      </w:hyperlink>
      <w:r w:rsidRPr="00842604">
        <w:rPr>
          <w:rFonts w:ascii="Times New Roman" w:eastAsia="Times New Roman" w:hAnsi="Times New Roman" w:cs="Times New Roman"/>
          <w:sz w:val="28"/>
          <w:szCs w:val="28"/>
        </w:rPr>
        <w:t xml:space="preserve">, в том числе с поддержкой технологии </w:t>
      </w:r>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Presentation</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Foundation</w:t>
      </w:r>
      <w:proofErr w:type="spellEnd"/>
      <w:r w:rsidRPr="00842604">
        <w:rPr>
          <w:rFonts w:ascii="Times New Roman" w:eastAsia="Times New Roman" w:hAnsi="Times New Roman" w:cs="Times New Roman"/>
          <w:sz w:val="28"/>
          <w:szCs w:val="28"/>
        </w:rPr>
        <w:t xml:space="preserve">, а также </w:t>
      </w:r>
      <w:hyperlink r:id="rId18">
        <w:r w:rsidRPr="00842604">
          <w:rPr>
            <w:rFonts w:ascii="Times New Roman" w:eastAsia="Times New Roman" w:hAnsi="Times New Roman" w:cs="Times New Roman"/>
            <w:sz w:val="28"/>
            <w:szCs w:val="28"/>
          </w:rPr>
          <w:t>веб-сайты</w:t>
        </w:r>
      </w:hyperlink>
      <w:r w:rsidRPr="00842604">
        <w:rPr>
          <w:rFonts w:ascii="Times New Roman" w:eastAsia="Times New Roman" w:hAnsi="Times New Roman" w:cs="Times New Roman"/>
          <w:sz w:val="28"/>
          <w:szCs w:val="28"/>
        </w:rPr>
        <w:t xml:space="preserve">, </w:t>
      </w:r>
      <w:hyperlink r:id="rId19">
        <w:r w:rsidRPr="00842604">
          <w:rPr>
            <w:rFonts w:ascii="Times New Roman" w:eastAsia="Times New Roman" w:hAnsi="Times New Roman" w:cs="Times New Roman"/>
            <w:sz w:val="28"/>
            <w:szCs w:val="28"/>
          </w:rPr>
          <w:t>веб-приложения</w:t>
        </w:r>
      </w:hyperlink>
      <w:r w:rsidRPr="00842604">
        <w:rPr>
          <w:rFonts w:ascii="Times New Roman" w:eastAsia="Times New Roman" w:hAnsi="Times New Roman" w:cs="Times New Roman"/>
          <w:sz w:val="28"/>
          <w:szCs w:val="28"/>
        </w:rPr>
        <w:t xml:space="preserve">, </w:t>
      </w:r>
      <w:hyperlink r:id="rId20">
        <w:r w:rsidRPr="00842604">
          <w:rPr>
            <w:rFonts w:ascii="Times New Roman" w:eastAsia="Times New Roman" w:hAnsi="Times New Roman" w:cs="Times New Roman"/>
            <w:sz w:val="28"/>
            <w:szCs w:val="28"/>
          </w:rPr>
          <w:t>веб-службы</w:t>
        </w:r>
      </w:hyperlink>
      <w:r w:rsidRPr="00842604">
        <w:rPr>
          <w:rFonts w:ascii="Times New Roman" w:eastAsia="Times New Roman" w:hAnsi="Times New Roman" w:cs="Times New Roman"/>
          <w:sz w:val="28"/>
          <w:szCs w:val="28"/>
        </w:rPr>
        <w:t xml:space="preserve"> как в </w:t>
      </w:r>
      <w:hyperlink r:id="rId21">
        <w:r w:rsidRPr="00842604">
          <w:rPr>
            <w:rFonts w:ascii="Times New Roman" w:eastAsia="Times New Roman" w:hAnsi="Times New Roman" w:cs="Times New Roman"/>
            <w:sz w:val="28"/>
            <w:szCs w:val="28"/>
          </w:rPr>
          <w:t>родном</w:t>
        </w:r>
      </w:hyperlink>
      <w:r w:rsidRPr="00842604">
        <w:rPr>
          <w:rFonts w:ascii="Times New Roman" w:eastAsia="Times New Roman" w:hAnsi="Times New Roman" w:cs="Times New Roman"/>
          <w:sz w:val="28"/>
          <w:szCs w:val="28"/>
        </w:rPr>
        <w:t xml:space="preserve">, так и в </w:t>
      </w:r>
      <w:hyperlink r:id="rId22">
        <w:r w:rsidRPr="00842604">
          <w:rPr>
            <w:rFonts w:ascii="Times New Roman" w:eastAsia="Times New Roman" w:hAnsi="Times New Roman" w:cs="Times New Roman"/>
            <w:sz w:val="28"/>
            <w:szCs w:val="28"/>
          </w:rPr>
          <w:t>управляемом</w:t>
        </w:r>
      </w:hyperlink>
      <w:r w:rsidRPr="00842604">
        <w:rPr>
          <w:rFonts w:ascii="Times New Roman" w:eastAsia="Times New Roman" w:hAnsi="Times New Roman" w:cs="Times New Roman"/>
          <w:sz w:val="28"/>
          <w:szCs w:val="28"/>
        </w:rPr>
        <w:t xml:space="preserve"> кодах для всех платформ, поддерживаемых </w:t>
      </w:r>
      <w:hyperlink r:id="rId23">
        <w:proofErr w:type="spellStart"/>
        <w:r w:rsidRPr="00842604">
          <w:rPr>
            <w:rFonts w:ascii="Times New Roman" w:eastAsia="Times New Roman" w:hAnsi="Times New Roman" w:cs="Times New Roman"/>
            <w:sz w:val="28"/>
            <w:szCs w:val="28"/>
          </w:rPr>
          <w:t>Windows</w:t>
        </w:r>
        <w:proofErr w:type="spellEnd"/>
      </w:hyperlink>
      <w:r w:rsidRPr="00842604">
        <w:rPr>
          <w:rFonts w:ascii="Times New Roman" w:eastAsia="Times New Roman" w:hAnsi="Times New Roman" w:cs="Times New Roman"/>
          <w:sz w:val="28"/>
          <w:szCs w:val="28"/>
        </w:rPr>
        <w:t xml:space="preserve">, </w:t>
      </w:r>
      <w:hyperlink r:id="rId24">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Mobile</w:t>
        </w:r>
        <w:proofErr w:type="spellEnd"/>
      </w:hyperlink>
      <w:r w:rsidRPr="00842604">
        <w:rPr>
          <w:rFonts w:ascii="Times New Roman" w:eastAsia="Times New Roman" w:hAnsi="Times New Roman" w:cs="Times New Roman"/>
          <w:sz w:val="28"/>
          <w:szCs w:val="28"/>
        </w:rPr>
        <w:t xml:space="preserve">, </w:t>
      </w:r>
      <w:hyperlink r:id="rId25">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CE</w:t>
        </w:r>
      </w:hyperlink>
      <w:r w:rsidRPr="00842604">
        <w:rPr>
          <w:rFonts w:ascii="Times New Roman" w:eastAsia="Times New Roman" w:hAnsi="Times New Roman" w:cs="Times New Roman"/>
          <w:sz w:val="28"/>
          <w:szCs w:val="28"/>
        </w:rPr>
        <w:t xml:space="preserve">, </w:t>
      </w:r>
      <w:hyperlink r:id="rId26">
        <w:r w:rsidRPr="00842604">
          <w:rPr>
            <w:rFonts w:ascii="Times New Roman" w:eastAsia="Times New Roman" w:hAnsi="Times New Roman" w:cs="Times New Roman"/>
            <w:sz w:val="28"/>
            <w:szCs w:val="28"/>
          </w:rPr>
          <w:t xml:space="preserve">.NET </w:t>
        </w:r>
        <w:proofErr w:type="spellStart"/>
        <w:r w:rsidRPr="00842604">
          <w:rPr>
            <w:rFonts w:ascii="Times New Roman" w:eastAsia="Times New Roman" w:hAnsi="Times New Roman" w:cs="Times New Roman"/>
            <w:sz w:val="28"/>
            <w:szCs w:val="28"/>
          </w:rPr>
          <w:t>Framework</w:t>
        </w:r>
        <w:proofErr w:type="spellEnd"/>
      </w:hyperlink>
      <w:r w:rsidRPr="00842604">
        <w:rPr>
          <w:rFonts w:ascii="Times New Roman" w:eastAsia="Times New Roman" w:hAnsi="Times New Roman" w:cs="Times New Roman"/>
          <w:sz w:val="28"/>
          <w:szCs w:val="28"/>
        </w:rPr>
        <w:t xml:space="preserve">, </w:t>
      </w:r>
      <w:hyperlink r:id="rId27">
        <w:proofErr w:type="spellStart"/>
        <w:r w:rsidRPr="00842604">
          <w:rPr>
            <w:rFonts w:ascii="Times New Roman" w:eastAsia="Times New Roman" w:hAnsi="Times New Roman" w:cs="Times New Roman"/>
            <w:sz w:val="28"/>
            <w:szCs w:val="28"/>
          </w:rPr>
          <w:t>Xbox</w:t>
        </w:r>
        <w:proofErr w:type="spellEnd"/>
      </w:hyperlink>
      <w:r w:rsidRPr="00842604">
        <w:rPr>
          <w:rFonts w:ascii="Times New Roman" w:eastAsia="Times New Roman" w:hAnsi="Times New Roman" w:cs="Times New Roman"/>
          <w:sz w:val="28"/>
          <w:szCs w:val="28"/>
        </w:rPr>
        <w:t xml:space="preserve">, </w:t>
      </w:r>
      <w:hyperlink r:id="rId28">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Phone</w:t>
        </w:r>
        <w:proofErr w:type="spellEnd"/>
      </w:hyperlink>
      <w:r w:rsidRPr="00842604">
        <w:rPr>
          <w:rFonts w:ascii="Times New Roman" w:eastAsia="Times New Roman" w:hAnsi="Times New Roman" w:cs="Times New Roman"/>
          <w:sz w:val="28"/>
          <w:szCs w:val="28"/>
        </w:rPr>
        <w:t xml:space="preserve"> </w:t>
      </w:r>
      <w:hyperlink r:id="rId29">
        <w:r w:rsidRPr="00842604">
          <w:rPr>
            <w:rFonts w:ascii="Times New Roman" w:eastAsia="Times New Roman" w:hAnsi="Times New Roman" w:cs="Times New Roman"/>
            <w:sz w:val="28"/>
            <w:szCs w:val="28"/>
          </w:rPr>
          <w:t xml:space="preserve">.NET </w:t>
        </w:r>
        <w:proofErr w:type="spellStart"/>
        <w:r w:rsidRPr="00842604">
          <w:rPr>
            <w:rFonts w:ascii="Times New Roman" w:eastAsia="Times New Roman" w:hAnsi="Times New Roman" w:cs="Times New Roman"/>
            <w:sz w:val="28"/>
            <w:szCs w:val="28"/>
          </w:rPr>
          <w:t>Compact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Framework</w:t>
        </w:r>
        <w:proofErr w:type="spellEnd"/>
      </w:hyperlink>
      <w:r w:rsidRPr="00842604">
        <w:rPr>
          <w:rFonts w:ascii="Times New Roman" w:eastAsia="Times New Roman" w:hAnsi="Times New Roman" w:cs="Times New Roman"/>
          <w:sz w:val="28"/>
          <w:szCs w:val="28"/>
        </w:rPr>
        <w:t xml:space="preserve"> и </w:t>
      </w:r>
      <w:hyperlink r:id="rId30">
        <w:proofErr w:type="spellStart"/>
        <w:r w:rsidRPr="00842604">
          <w:rPr>
            <w:rFonts w:ascii="Times New Roman" w:eastAsia="Times New Roman" w:hAnsi="Times New Roman" w:cs="Times New Roman"/>
            <w:sz w:val="28"/>
            <w:szCs w:val="28"/>
          </w:rPr>
          <w:t>Silverlight</w:t>
        </w:r>
        <w:proofErr w:type="spellEnd"/>
      </w:hyperlink>
      <w:r w:rsidRPr="00842604">
        <w:rPr>
          <w:rFonts w:ascii="Times New Roman" w:eastAsia="Times New Roman" w:hAnsi="Times New Roman" w:cs="Times New Roman"/>
          <w:sz w:val="28"/>
          <w:szCs w:val="28"/>
        </w:rPr>
        <w:t>.</w:t>
      </w:r>
    </w:p>
    <w:p w:rsidR="00F337A2" w:rsidRPr="00842604" w:rsidRDefault="0053690A">
      <w:pPr>
        <w:spacing w:after="0"/>
        <w:ind w:firstLine="708"/>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lastRenderedPageBreak/>
        <w:t xml:space="preserve">Система программирования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версии 2019 фирмы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предоставляет наиболее широкие возможности для программирования приложений ОС </w:t>
      </w:r>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w:t>
      </w:r>
    </w:p>
    <w:p w:rsidR="00F337A2" w:rsidRPr="00842604" w:rsidRDefault="0053690A">
      <w:pPr>
        <w:spacing w:after="0"/>
        <w:ind w:firstLine="708"/>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Преимущества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по сравнению с аналогичными программными продуктами это:</w:t>
      </w:r>
    </w:p>
    <w:p w:rsidR="00F337A2" w:rsidRPr="00A774C2"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Обширные возможности: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обеспечивает широкий спектр инструментов и функций для разработки программного обеспечения, включая поддержку различных языков программирования, инструменты для тестирования и отладки, а также возможности для создания веб-приложений, мобильных приложений, облачных решений и других типов приложений.</w:t>
      </w:r>
    </w:p>
    <w:p w:rsidR="00A774C2" w:rsidRPr="00842604" w:rsidRDefault="00A774C2" w:rsidP="00A774C2">
      <w:pPr>
        <w:pBdr>
          <w:top w:val="nil"/>
          <w:left w:val="nil"/>
          <w:bottom w:val="nil"/>
          <w:right w:val="nil"/>
          <w:between w:val="nil"/>
        </w:pBdr>
        <w:spacing w:after="0"/>
        <w:ind w:left="1428"/>
        <w:jc w:val="both"/>
        <w:rPr>
          <w:rFonts w:ascii="Times New Roman" w:hAnsi="Times New Roman" w:cs="Times New Roman"/>
          <w:color w:val="000000"/>
          <w:sz w:val="28"/>
          <w:szCs w:val="28"/>
        </w:rPr>
      </w:pP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Интеграция: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интегрируется с другими популярными инструментами и платформами разработки, такими как </w:t>
      </w:r>
      <w:proofErr w:type="spellStart"/>
      <w:r w:rsidRPr="00842604">
        <w:rPr>
          <w:rFonts w:ascii="Times New Roman" w:eastAsia="Times New Roman" w:hAnsi="Times New Roman" w:cs="Times New Roman"/>
          <w:color w:val="000000"/>
          <w:sz w:val="28"/>
          <w:szCs w:val="28"/>
        </w:rPr>
        <w:t>Azure</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GitHub</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Docker</w:t>
      </w:r>
      <w:proofErr w:type="spellEnd"/>
      <w:r w:rsidRPr="00842604">
        <w:rPr>
          <w:rFonts w:ascii="Times New Roman" w:eastAsia="Times New Roman" w:hAnsi="Times New Roman" w:cs="Times New Roman"/>
          <w:color w:val="000000"/>
          <w:sz w:val="28"/>
          <w:szCs w:val="28"/>
        </w:rPr>
        <w:t>, и многими другими, что обеспечивает беспрепятственную работу на различных этапах разработки.</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Поддержка платформ: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обеспечивает инструменты для разработки под различные платформы, включая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Android</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iOS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Linux</w:t>
      </w:r>
      <w:proofErr w:type="spellEnd"/>
      <w:r w:rsidRPr="00842604">
        <w:rPr>
          <w:rFonts w:ascii="Times New Roman" w:eastAsia="Times New Roman" w:hAnsi="Times New Roman" w:cs="Times New Roman"/>
          <w:color w:val="000000"/>
          <w:sz w:val="28"/>
          <w:szCs w:val="28"/>
        </w:rPr>
        <w:t xml:space="preserve">, и многое другое, что делает его удобным выбором для </w:t>
      </w:r>
      <w:proofErr w:type="spellStart"/>
      <w:r w:rsidRPr="00842604">
        <w:rPr>
          <w:rFonts w:ascii="Times New Roman" w:eastAsia="Times New Roman" w:hAnsi="Times New Roman" w:cs="Times New Roman"/>
          <w:color w:val="000000"/>
          <w:sz w:val="28"/>
          <w:szCs w:val="28"/>
        </w:rPr>
        <w:t>многоплатформенной</w:t>
      </w:r>
      <w:proofErr w:type="spellEnd"/>
      <w:r w:rsidRPr="00842604">
        <w:rPr>
          <w:rFonts w:ascii="Times New Roman" w:eastAsia="Times New Roman" w:hAnsi="Times New Roman" w:cs="Times New Roman"/>
          <w:color w:val="000000"/>
          <w:sz w:val="28"/>
          <w:szCs w:val="28"/>
        </w:rPr>
        <w:t xml:space="preserve"> разработки.</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Поддержка языков: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поддерживает широкий спектр языков программирования, включая C#, C++, </w:t>
      </w:r>
      <w:proofErr w:type="spellStart"/>
      <w:r w:rsidRPr="00842604">
        <w:rPr>
          <w:rFonts w:ascii="Times New Roman" w:eastAsia="Times New Roman" w:hAnsi="Times New Roman" w:cs="Times New Roman"/>
          <w:color w:val="000000"/>
          <w:sz w:val="28"/>
          <w:szCs w:val="28"/>
        </w:rPr>
        <w:t>JavaScript</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Python</w:t>
      </w:r>
      <w:proofErr w:type="spellEnd"/>
      <w:r w:rsidRPr="00842604">
        <w:rPr>
          <w:rFonts w:ascii="Times New Roman" w:eastAsia="Times New Roman" w:hAnsi="Times New Roman" w:cs="Times New Roman"/>
          <w:color w:val="000000"/>
          <w:sz w:val="28"/>
          <w:szCs w:val="28"/>
        </w:rPr>
        <w:t>, и другие, что делает его универсальным инструментом для разработчиков различных специализаций.</w:t>
      </w:r>
    </w:p>
    <w:p w:rsidR="00F337A2" w:rsidRPr="00842604" w:rsidRDefault="0053690A">
      <w:p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Так же был использован язык программирования C# так как:</w:t>
      </w:r>
    </w:p>
    <w:p w:rsidR="00F337A2" w:rsidRPr="00A774C2" w:rsidRDefault="0053690A" w:rsidP="00A774C2">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Универсальность: C# является мощным и универсальным языком программирования, который поддерживает разработку разнообразных типов приложений, включая настольные приложения, веб-приложения, мобильные приложения и облачные решения.</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Интеграция с платформой .NET: C# разработан специально для платформы .NET, что обеспечивает широкие возможности для интеграции с другими технологиями, библиотеками и инструментами, предоставляемыми .NET.</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Безопасность и надежность: C# предлагает высокий уровень безопасности и проверки типов, что делает его более надежным по сравнению с некоторыми другими языками.</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Модернизация: C# активно развивается и модернизируется командой разработчиков </w:t>
      </w:r>
      <w:proofErr w:type="spellStart"/>
      <w:r w:rsidRPr="00842604">
        <w:rPr>
          <w:rFonts w:ascii="Times New Roman" w:eastAsia="Times New Roman" w:hAnsi="Times New Roman" w:cs="Times New Roman"/>
          <w:color w:val="000000"/>
          <w:sz w:val="28"/>
          <w:szCs w:val="28"/>
        </w:rPr>
        <w:t>Microsoft</w:t>
      </w:r>
      <w:proofErr w:type="spellEnd"/>
      <w:r w:rsidRPr="00842604">
        <w:rPr>
          <w:rFonts w:ascii="Times New Roman" w:eastAsia="Times New Roman" w:hAnsi="Times New Roman" w:cs="Times New Roman"/>
          <w:color w:val="000000"/>
          <w:sz w:val="28"/>
          <w:szCs w:val="28"/>
        </w:rPr>
        <w:t>, включая новые функции, улучшения производительности и поддержку современных технологий.</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 xml:space="preserve">Общий стандарт: C# имеет множество общих стандартов, синтаксических схожести с другими популярными языками программирования, такими как </w:t>
      </w:r>
      <w:proofErr w:type="spellStart"/>
      <w:r w:rsidRPr="00842604">
        <w:rPr>
          <w:rFonts w:ascii="Times New Roman" w:eastAsia="Times New Roman" w:hAnsi="Times New Roman" w:cs="Times New Roman"/>
          <w:color w:val="000000"/>
          <w:sz w:val="28"/>
          <w:szCs w:val="28"/>
        </w:rPr>
        <w:t>Java</w:t>
      </w:r>
      <w:proofErr w:type="spellEnd"/>
      <w:r w:rsidRPr="00842604">
        <w:rPr>
          <w:rFonts w:ascii="Times New Roman" w:eastAsia="Times New Roman" w:hAnsi="Times New Roman" w:cs="Times New Roman"/>
          <w:color w:val="000000"/>
          <w:sz w:val="28"/>
          <w:szCs w:val="28"/>
        </w:rPr>
        <w:t xml:space="preserve"> или C++, что упрощает </w:t>
      </w:r>
      <w:proofErr w:type="gramStart"/>
      <w:r w:rsidRPr="00842604">
        <w:rPr>
          <w:rFonts w:ascii="Times New Roman" w:eastAsia="Times New Roman" w:hAnsi="Times New Roman" w:cs="Times New Roman"/>
          <w:color w:val="000000"/>
          <w:sz w:val="28"/>
          <w:szCs w:val="28"/>
        </w:rPr>
        <w:t>кросс-платформенную</w:t>
      </w:r>
      <w:proofErr w:type="gramEnd"/>
      <w:r w:rsidRPr="00842604">
        <w:rPr>
          <w:rFonts w:ascii="Times New Roman" w:eastAsia="Times New Roman" w:hAnsi="Times New Roman" w:cs="Times New Roman"/>
          <w:color w:val="000000"/>
          <w:sz w:val="28"/>
          <w:szCs w:val="28"/>
        </w:rPr>
        <w:t xml:space="preserve"> разработку и переход других разработчиков на C#.</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proofErr w:type="spellStart"/>
      <w:r w:rsidRPr="00842604">
        <w:rPr>
          <w:rFonts w:ascii="Times New Roman" w:eastAsia="Times New Roman" w:hAnsi="Times New Roman" w:cs="Times New Roman"/>
          <w:color w:val="000000"/>
          <w:sz w:val="28"/>
          <w:szCs w:val="28"/>
        </w:rPr>
        <w:t>Xamarin</w:t>
      </w:r>
      <w:proofErr w:type="spellEnd"/>
      <w:r w:rsidRPr="00842604">
        <w:rPr>
          <w:rFonts w:ascii="Times New Roman" w:eastAsia="Times New Roman" w:hAnsi="Times New Roman" w:cs="Times New Roman"/>
          <w:color w:val="000000"/>
          <w:sz w:val="28"/>
          <w:szCs w:val="28"/>
        </w:rPr>
        <w:t xml:space="preserve">. Благодаря покупке </w:t>
      </w:r>
      <w:proofErr w:type="spellStart"/>
      <w:r w:rsidRPr="00842604">
        <w:rPr>
          <w:rFonts w:ascii="Times New Roman" w:eastAsia="Times New Roman" w:hAnsi="Times New Roman" w:cs="Times New Roman"/>
          <w:color w:val="000000"/>
          <w:sz w:val="28"/>
          <w:szCs w:val="28"/>
        </w:rPr>
        <w:t>Xamarin</w:t>
      </w:r>
      <w:proofErr w:type="spellEnd"/>
      <w:r w:rsidRPr="00842604">
        <w:rPr>
          <w:rFonts w:ascii="Times New Roman" w:eastAsia="Times New Roman" w:hAnsi="Times New Roman" w:cs="Times New Roman"/>
          <w:color w:val="000000"/>
          <w:sz w:val="28"/>
          <w:szCs w:val="28"/>
        </w:rPr>
        <w:t xml:space="preserve"> на C # теперь можно писать под </w:t>
      </w:r>
      <w:proofErr w:type="spellStart"/>
      <w:r w:rsidRPr="00842604">
        <w:rPr>
          <w:rFonts w:ascii="Times New Roman" w:eastAsia="Times New Roman" w:hAnsi="Times New Roman" w:cs="Times New Roman"/>
          <w:color w:val="000000"/>
          <w:sz w:val="28"/>
          <w:szCs w:val="28"/>
        </w:rPr>
        <w:t>Android</w:t>
      </w:r>
      <w:proofErr w:type="spellEnd"/>
      <w:r w:rsidRPr="00842604">
        <w:rPr>
          <w:rFonts w:ascii="Times New Roman" w:eastAsia="Times New Roman" w:hAnsi="Times New Roman" w:cs="Times New Roman"/>
          <w:color w:val="000000"/>
          <w:sz w:val="28"/>
          <w:szCs w:val="28"/>
        </w:rPr>
        <w:t xml:space="preserve"> и </w:t>
      </w:r>
      <w:proofErr w:type="spellStart"/>
      <w:r w:rsidRPr="00842604">
        <w:rPr>
          <w:rFonts w:ascii="Times New Roman" w:eastAsia="Times New Roman" w:hAnsi="Times New Roman" w:cs="Times New Roman"/>
          <w:color w:val="000000"/>
          <w:sz w:val="28"/>
          <w:szCs w:val="28"/>
        </w:rPr>
        <w:t>iOS</w:t>
      </w:r>
      <w:proofErr w:type="spellEnd"/>
      <w:r w:rsidRPr="00842604">
        <w:rPr>
          <w:rFonts w:ascii="Times New Roman" w:eastAsia="Times New Roman" w:hAnsi="Times New Roman" w:cs="Times New Roman"/>
          <w:color w:val="000000"/>
          <w:sz w:val="28"/>
          <w:szCs w:val="28"/>
        </w:rPr>
        <w:t>. Это, конечно, большой плюс, так как их собственная мобильная ОС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Phone</w:t>
      </w:r>
      <w:proofErr w:type="spellEnd"/>
      <w:r w:rsidRPr="00842604">
        <w:rPr>
          <w:rFonts w:ascii="Times New Roman" w:eastAsia="Times New Roman" w:hAnsi="Times New Roman" w:cs="Times New Roman"/>
          <w:color w:val="000000"/>
          <w:sz w:val="28"/>
          <w:szCs w:val="28"/>
        </w:rPr>
        <w:t>) не завоевала большой популярности;</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добавлено функциональное программирование (F #);</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большое сообщество программистов;</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много вакансий на должность C # программиста в любом регионе.</w:t>
      </w:r>
    </w:p>
    <w:p w:rsidR="00A8597D" w:rsidRPr="00842604" w:rsidRDefault="0053690A" w:rsidP="00220651">
      <w:pPr>
        <w:pStyle w:val="3"/>
        <w:numPr>
          <w:ilvl w:val="2"/>
          <w:numId w:val="14"/>
        </w:numPr>
        <w:spacing w:before="0" w:after="0"/>
        <w:ind w:left="1418"/>
        <w:rPr>
          <w:rFonts w:ascii="Times New Roman" w:hAnsi="Times New Roman" w:cs="Times New Roman"/>
          <w:b w:val="0"/>
        </w:rPr>
      </w:pPr>
      <w:bookmarkStart w:id="17" w:name="_Toc169182077"/>
      <w:r w:rsidRPr="00842604">
        <w:rPr>
          <w:rFonts w:ascii="Times New Roman" w:hAnsi="Times New Roman" w:cs="Times New Roman"/>
          <w:b w:val="0"/>
        </w:rPr>
        <w:t>Структура приложения</w:t>
      </w:r>
      <w:bookmarkEnd w:id="17"/>
    </w:p>
    <w:p w:rsidR="00F337A2" w:rsidRPr="00842604" w:rsidRDefault="0053690A" w:rsidP="00A8597D">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Для реализации поставленных задач была выбрана клиент-серверная архитектура системы мониторинга экологической обстановки.</w:t>
      </w:r>
    </w:p>
    <w:p w:rsidR="00F337A2" w:rsidRPr="00842604" w:rsidRDefault="0053690A" w:rsidP="00A8597D">
      <w:pPr>
        <w:numPr>
          <w:ilvl w:val="0"/>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Клиентская часть</w:t>
      </w:r>
    </w:p>
    <w:p w:rsidR="00F337A2" w:rsidRPr="00842604" w:rsidRDefault="0053690A" w:rsidP="00E73E46">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Собирает данные с датчиков и устройств мониторинга.</w:t>
      </w:r>
    </w:p>
    <w:p w:rsidR="00F337A2" w:rsidRPr="00842604" w:rsidRDefault="0053690A" w:rsidP="00E73E46">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Передает собранные данные на сервер.</w:t>
      </w:r>
    </w:p>
    <w:p w:rsidR="00F337A2" w:rsidRPr="00842604" w:rsidRDefault="0053690A" w:rsidP="00E73E46">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Предоставляет пользователям интерфейс для просмотра и анализа данных.</w:t>
      </w:r>
    </w:p>
    <w:p w:rsidR="00F337A2" w:rsidRPr="00842604" w:rsidRDefault="0053690A" w:rsidP="00A8597D">
      <w:pPr>
        <w:numPr>
          <w:ilvl w:val="0"/>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Серверная часть</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Хранит и управляет данными, собранными с датчиков.</w:t>
      </w:r>
    </w:p>
    <w:p w:rsidR="00F337A2" w:rsidRPr="004A0239"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Обрабатывает и анализирует данные для выявления закономерностей и тенденций.</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Предоставляет пользователям через веб-интерфейс или API доступ к данным и результатам анализа.</w:t>
      </w:r>
    </w:p>
    <w:p w:rsidR="00F337A2" w:rsidRPr="00842604" w:rsidRDefault="0053690A" w:rsidP="004A0239">
      <w:pPr>
        <w:numPr>
          <w:ilvl w:val="0"/>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Преимущества клиент-серверной архитектуры</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Масштабируемость: Архитектура позволяет легко добавлять новые клиенты и серверы для обработки растущего объема данных.</w:t>
      </w:r>
    </w:p>
    <w:p w:rsidR="00F337A2" w:rsidRPr="004A0239"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Доступность: Данные хранятся на централизованном сервере, что обеспечивает их доступность для всех авторизованных пользователей.</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Безопасность: Контроль доступа и защита данных могут быть централизованы на сервере, что повышает безопасность системы.</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Эффективность: Вычисления и обработка данных выполняются на сервере, что освобождает клиентские устройства от необходимости выполнять сложные задачи.</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Обслуживаемость: Обновления и обслуживание системы могут выполняться централизованно на сервере, что упрощает управление.</w:t>
      </w:r>
    </w:p>
    <w:p w:rsidR="00F337A2" w:rsidRPr="00842604" w:rsidRDefault="0053690A" w:rsidP="004A0239">
      <w:pPr>
        <w:numPr>
          <w:ilvl w:val="0"/>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Дополнительные преимущества для системы мониторинга экологической обстановки:</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Надежность: Данные хранятся на отказоустойчивых серверах, что обеспечивает их сохранность и доступность даже в случае сбоев оборудования.</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Анализ в реальном времени: Сервер может обрабатывать данные в режиме реального времени, позволяя пользователям оперативно реагировать на изменения экологической обстановки.</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Интеграция: Архитектура позволяет легко интегрировать систему с другими системами управления данными и аналитическими инструментами.</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hAnsi="Times New Roman" w:cs="Times New Roman"/>
          <w:noProof/>
          <w:sz w:val="28"/>
          <w:szCs w:val="28"/>
        </w:rPr>
        <mc:AlternateContent>
          <mc:Choice Requires="wpg">
            <w:drawing>
              <wp:anchor distT="0" distB="0" distL="114300" distR="114300" simplePos="0" relativeHeight="251658240" behindDoc="0" locked="0" layoutInCell="1" hidden="0" allowOverlap="1">
                <wp:simplePos x="0" y="0"/>
                <wp:positionH relativeFrom="column">
                  <wp:posOffset>800100</wp:posOffset>
                </wp:positionH>
                <wp:positionV relativeFrom="paragraph">
                  <wp:posOffset>190500</wp:posOffset>
                </wp:positionV>
                <wp:extent cx="4857115" cy="653415"/>
                <wp:effectExtent l="0" t="0" r="0" b="0"/>
                <wp:wrapNone/>
                <wp:docPr id="3" name="Группа 3"/>
                <wp:cNvGraphicFramePr/>
                <a:graphic xmlns:a="http://schemas.openxmlformats.org/drawingml/2006/main">
                  <a:graphicData uri="http://schemas.microsoft.com/office/word/2010/wordprocessingGroup">
                    <wpg:wgp>
                      <wpg:cNvGrpSpPr/>
                      <wpg:grpSpPr>
                        <a:xfrm>
                          <a:off x="0" y="0"/>
                          <a:ext cx="4857115" cy="653415"/>
                          <a:chOff x="2911075" y="3446925"/>
                          <a:chExt cx="4869850" cy="666150"/>
                        </a:xfrm>
                      </wpg:grpSpPr>
                      <wpg:grpSp>
                        <wpg:cNvPr id="1" name="Группа 1"/>
                        <wpg:cNvGrpSpPr/>
                        <wpg:grpSpPr>
                          <a:xfrm>
                            <a:off x="2917443" y="3453293"/>
                            <a:ext cx="4857115" cy="653415"/>
                            <a:chOff x="0" y="0"/>
                            <a:chExt cx="4857115" cy="653415"/>
                          </a:xfrm>
                        </wpg:grpSpPr>
                        <wps:wsp>
                          <wps:cNvPr id="2" name="Прямоугольник 2"/>
                          <wps:cNvSpPr/>
                          <wps:spPr>
                            <a:xfrm>
                              <a:off x="0" y="0"/>
                              <a:ext cx="4857100" cy="653400"/>
                            </a:xfrm>
                            <a:prstGeom prst="rect">
                              <a:avLst/>
                            </a:prstGeom>
                            <a:noFill/>
                            <a:ln>
                              <a:noFill/>
                            </a:ln>
                          </wps:spPr>
                          <wps:txbx>
                            <w:txbxContent>
                              <w:p w:rsidR="004A0239" w:rsidRDefault="004A0239">
                                <w:pPr>
                                  <w:spacing w:after="0" w:line="240" w:lineRule="auto"/>
                                  <w:textDirection w:val="btLr"/>
                                </w:pPr>
                              </w:p>
                            </w:txbxContent>
                          </wps:txbx>
                          <wps:bodyPr spcFirstLastPara="1" wrap="square" lIns="91425" tIns="91425" rIns="91425" bIns="91425" anchor="ctr" anchorCtr="0">
                            <a:noAutofit/>
                          </wps:bodyPr>
                        </wps:wsp>
                        <wps:wsp>
                          <wps:cNvPr id="4" name="Прямоугольник: скругленные углы 4"/>
                          <wps:cNvSpPr/>
                          <wps:spPr>
                            <a:xfrm>
                              <a:off x="0" y="12700"/>
                              <a:ext cx="1793240" cy="64071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4A0239" w:rsidRDefault="004A0239">
                                <w:pPr>
                                  <w:spacing w:line="275" w:lineRule="auto"/>
                                  <w:jc w:val="center"/>
                                  <w:textDirection w:val="btLr"/>
                                </w:pPr>
                                <w:r>
                                  <w:rPr>
                                    <w:rFonts w:ascii="Times New Roman" w:eastAsia="Times New Roman" w:hAnsi="Times New Roman" w:cs="Times New Roman"/>
                                    <w:color w:val="000000"/>
                                    <w:sz w:val="36"/>
                                  </w:rPr>
                                  <w:t>Сервер БД</w:t>
                                </w:r>
                              </w:p>
                            </w:txbxContent>
                          </wps:txbx>
                          <wps:bodyPr spcFirstLastPara="1" wrap="square" lIns="88900" tIns="38100" rIns="88900" bIns="38100" anchor="t" anchorCtr="0">
                            <a:noAutofit/>
                          </wps:bodyPr>
                        </wps:wsp>
                        <wps:wsp>
                          <wps:cNvPr id="5" name="Прямоугольник: скругленные углы 5"/>
                          <wps:cNvSpPr/>
                          <wps:spPr>
                            <a:xfrm>
                              <a:off x="3063875" y="0"/>
                              <a:ext cx="1793240" cy="64071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4A0239" w:rsidRDefault="004A0239">
                                <w:pPr>
                                  <w:spacing w:line="275" w:lineRule="auto"/>
                                  <w:jc w:val="center"/>
                                  <w:textDirection w:val="btLr"/>
                                </w:pPr>
                                <w:r>
                                  <w:rPr>
                                    <w:rFonts w:ascii="Times New Roman" w:eastAsia="Times New Roman" w:hAnsi="Times New Roman" w:cs="Times New Roman"/>
                                    <w:color w:val="000000"/>
                                    <w:sz w:val="36"/>
                                  </w:rPr>
                                  <w:t>Клиент</w:t>
                                </w:r>
                              </w:p>
                            </w:txbxContent>
                          </wps:txbx>
                          <wps:bodyPr spcFirstLastPara="1" wrap="square" lIns="88900" tIns="38100" rIns="88900" bIns="38100" anchor="t" anchorCtr="0">
                            <a:noAutofit/>
                          </wps:bodyPr>
                        </wps:wsp>
                        <wps:wsp>
                          <wps:cNvPr id="6" name="Полилиния: фигура 6"/>
                          <wps:cNvSpPr/>
                          <wps:spPr>
                            <a:xfrm rot="10800000">
                              <a:off x="1793240" y="155575"/>
                              <a:ext cx="1270635" cy="0"/>
                            </a:xfrm>
                            <a:custGeom>
                              <a:avLst/>
                              <a:gdLst/>
                              <a:ahLst/>
                              <a:cxnLst/>
                              <a:rect l="l" t="t" r="r" b="b"/>
                              <a:pathLst>
                                <a:path w="1270635" h="1" extrusionOk="0">
                                  <a:moveTo>
                                    <a:pt x="0" y="0"/>
                                  </a:moveTo>
                                  <a:lnTo>
                                    <a:pt x="1270635"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s:wsp>
                          <wps:cNvPr id="7" name="Полилиния: фигура 7"/>
                          <wps:cNvSpPr/>
                          <wps:spPr>
                            <a:xfrm>
                              <a:off x="1793240" y="438785"/>
                              <a:ext cx="1289685" cy="0"/>
                            </a:xfrm>
                            <a:custGeom>
                              <a:avLst/>
                              <a:gdLst/>
                              <a:ahLst/>
                              <a:cxnLst/>
                              <a:rect l="l" t="t" r="r" b="b"/>
                              <a:pathLst>
                                <a:path w="1289685" h="1" extrusionOk="0">
                                  <a:moveTo>
                                    <a:pt x="0" y="0"/>
                                  </a:moveTo>
                                  <a:lnTo>
                                    <a:pt x="1289685"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g:grpSp>
                    </wpg:wgp>
                  </a:graphicData>
                </a:graphic>
              </wp:anchor>
            </w:drawing>
          </mc:Choice>
          <mc:Fallback>
            <w:pict>
              <v:group id="Группа 3" o:spid="_x0000_s1026" style="position:absolute;left:0;text-align:left;margin-left:63pt;margin-top:15pt;width:382.45pt;height:51.45pt;z-index:251658240" coordorigin="29110,34469" coordsize="48698,6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">
                <v:group id="_x0000_s1027" style="position:absolute;left:29174;top:34532;width:48571;height:6535" coordsize="48571,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width:48571;height:6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4A0239" w:rsidRDefault="004A0239">
                          <w:pPr>
                            <w:spacing w:after="0" w:line="240" w:lineRule="auto"/>
                            <w:textDirection w:val="btLr"/>
                          </w:pPr>
                        </w:p>
                      </w:txbxContent>
                    </v:textbox>
                  </v:rect>
                  <v:roundrect id="Прямоугольник: скругленные углы 4" o:spid="_x0000_s1029" style="position:absolute;top:127;width:17932;height:6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" strokeweight="1pt">
                    <v:stroke startarrowwidth="narrow" startarrowlength="short" endarrowwidth="narrow" endarrowlength="short"/>
                    <v:textbox inset="7pt,3pt,7pt,3pt">
                      <w:txbxContent>
                        <w:p w:rsidR="004A0239" w:rsidRDefault="004A0239">
                          <w:pPr>
                            <w:spacing w:line="275" w:lineRule="auto"/>
                            <w:jc w:val="center"/>
                            <w:textDirection w:val="btLr"/>
                          </w:pPr>
                          <w:r>
                            <w:rPr>
                              <w:rFonts w:ascii="Times New Roman" w:eastAsia="Times New Roman" w:hAnsi="Times New Roman" w:cs="Times New Roman"/>
                              <w:color w:val="000000"/>
                              <w:sz w:val="36"/>
                            </w:rPr>
                            <w:t>Сервер БД</w:t>
                          </w:r>
                        </w:p>
                      </w:txbxContent>
                    </v:textbox>
                  </v:roundrect>
                  <v:roundrect id="Прямоугольник: скругленные углы 5" o:spid="_x0000_s1030" style="position:absolute;left:30638;width:17933;height:6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" strokeweight="1pt">
                    <v:stroke startarrowwidth="narrow" startarrowlength="short" endarrowwidth="narrow" endarrowlength="short"/>
                    <v:textbox inset="7pt,3pt,7pt,3pt">
                      <w:txbxContent>
                        <w:p w:rsidR="004A0239" w:rsidRDefault="004A0239">
                          <w:pPr>
                            <w:spacing w:line="275" w:lineRule="auto"/>
                            <w:jc w:val="center"/>
                            <w:textDirection w:val="btLr"/>
                          </w:pPr>
                          <w:r>
                            <w:rPr>
                              <w:rFonts w:ascii="Times New Roman" w:eastAsia="Times New Roman" w:hAnsi="Times New Roman" w:cs="Times New Roman"/>
                              <w:color w:val="000000"/>
                              <w:sz w:val="36"/>
                            </w:rPr>
                            <w:t>Клиент</w:t>
                          </w:r>
                        </w:p>
                      </w:txbxContent>
                    </v:textbox>
                  </v:roundrect>
                  <v:shape id="Полилиния: фигура 6" o:spid="_x0000_s1031" style="position:absolute;left:17932;top:1555;width:12706;height:0;rotation:180;visibility:visible;mso-wrap-style:square;v-text-anchor:middle" coordsize="1270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" path="m,l1270635,e" strokeweight="1pt">
                    <v:stroke startarrowwidth="narrow" startarrowlength="short" endarrow="block"/>
                    <v:path arrowok="t" o:extrusionok="f"/>
                  </v:shape>
                  <v:shape id="Полилиния: фигура 7" o:spid="_x0000_s1032" style="position:absolute;left:17932;top:4387;width:12897;height:0;visibility:visible;mso-wrap-style:square;v-text-anchor:middle" coordsize="12896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" path="m,l1289685,e" strokeweight="1pt">
                    <v:stroke startarrowwidth="narrow" startarrowlength="short" endarrow="block"/>
                    <v:path arrowok="t" o:extrusionok="f"/>
                  </v:shape>
                </v:group>
              </v:group>
            </w:pict>
          </mc:Fallback>
        </mc:AlternateContent>
      </w: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53690A" w:rsidP="00A8597D">
      <w:pPr>
        <w:pBdr>
          <w:top w:val="nil"/>
          <w:left w:val="nil"/>
          <w:bottom w:val="nil"/>
          <w:right w:val="nil"/>
          <w:between w:val="nil"/>
        </w:pBdr>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Рисунок 5 – Схема клиент-серверного приложения</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Разработанное клиентское приложение выполняет все поставленные задачи, и имеет сложную архитектуру, представленную на Рисунке 6.</w:t>
      </w:r>
    </w:p>
    <w:p w:rsidR="00F337A2" w:rsidRPr="00842604" w:rsidRDefault="00885B79">
      <w:pPr>
        <w:pBdr>
          <w:top w:val="nil"/>
          <w:left w:val="nil"/>
          <w:bottom w:val="nil"/>
          <w:right w:val="nil"/>
          <w:between w:val="nil"/>
        </w:pBdr>
        <w:shd w:val="clear" w:color="auto" w:fill="FFFFFF"/>
        <w:tabs>
          <w:tab w:val="left" w:pos="1134"/>
        </w:tabs>
        <w:spacing w:after="0"/>
        <w:jc w:val="both"/>
        <w:rPr>
          <w:rFonts w:ascii="Times New Roman" w:eastAsia="Times New Roman" w:hAnsi="Times New Roman" w:cs="Times New Roman"/>
          <w:color w:val="000000"/>
          <w:sz w:val="28"/>
          <w:szCs w:val="28"/>
        </w:rPr>
      </w:pPr>
      <w:r w:rsidRPr="00885B79">
        <w:rPr>
          <w:rFonts w:ascii="Times New Roman" w:eastAsia="Times New Roman" w:hAnsi="Times New Roman" w:cs="Times New Roman"/>
          <w:color w:val="000000"/>
          <w:sz w:val="28"/>
          <w:szCs w:val="28"/>
        </w:rPr>
        <w:drawing>
          <wp:inline distT="0" distB="0" distL="0" distR="0" wp14:anchorId="63D145EE" wp14:editId="05F8B9A6">
            <wp:extent cx="6301105" cy="4344670"/>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1105" cy="4344670"/>
                    </a:xfrm>
                    <a:prstGeom prst="rect">
                      <a:avLst/>
                    </a:prstGeom>
                  </pic:spPr>
                </pic:pic>
              </a:graphicData>
            </a:graphic>
          </wp:inline>
        </w:drawing>
      </w:r>
      <w:bookmarkStart w:id="18" w:name="_GoBack"/>
      <w:bookmarkEnd w:id="18"/>
    </w:p>
    <w:p w:rsidR="00F337A2" w:rsidRPr="00842604" w:rsidRDefault="0053690A"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Рисунок 6 – </w:t>
      </w:r>
      <w:r w:rsidR="00A8597D" w:rsidRPr="00842604">
        <w:rPr>
          <w:rFonts w:ascii="Times New Roman" w:eastAsia="Times New Roman" w:hAnsi="Times New Roman" w:cs="Times New Roman"/>
          <w:sz w:val="28"/>
          <w:szCs w:val="28"/>
        </w:rPr>
        <w:t>С</w:t>
      </w:r>
      <w:r w:rsidRPr="00842604">
        <w:rPr>
          <w:rFonts w:ascii="Times New Roman" w:eastAsia="Times New Roman" w:hAnsi="Times New Roman" w:cs="Times New Roman"/>
          <w:sz w:val="28"/>
          <w:szCs w:val="28"/>
        </w:rPr>
        <w:t>хема приложения</w:t>
      </w:r>
    </w:p>
    <w:p w:rsidR="00A8597D" w:rsidRPr="00842604" w:rsidRDefault="00A8597D">
      <w:pPr>
        <w:spacing w:after="0"/>
        <w:ind w:firstLine="709"/>
        <w:jc w:val="both"/>
        <w:rPr>
          <w:rFonts w:ascii="Times New Roman" w:eastAsia="Times New Roman" w:hAnsi="Times New Roman" w:cs="Times New Roman"/>
          <w:sz w:val="28"/>
          <w:szCs w:val="28"/>
        </w:rPr>
      </w:pPr>
    </w:p>
    <w:p w:rsidR="00F337A2"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На схеме разными цветами выделены разграничения прав доступа. Красным цветом отмечены функции доступные Экологам, зеленым цветом отмечены функции доступные лаборантам, желтым цветом отмечены функции доступные администраторам, черным выделены общие функции для всех групп.</w:t>
      </w:r>
    </w:p>
    <w:p w:rsidR="004A0239" w:rsidRPr="00842604" w:rsidRDefault="004A0239">
      <w:pPr>
        <w:spacing w:after="0"/>
        <w:ind w:firstLine="709"/>
        <w:jc w:val="both"/>
        <w:rPr>
          <w:rFonts w:ascii="Times New Roman" w:eastAsia="Times New Roman" w:hAnsi="Times New Roman" w:cs="Times New Roman"/>
          <w:sz w:val="28"/>
          <w:szCs w:val="28"/>
        </w:rPr>
      </w:pPr>
    </w:p>
    <w:p w:rsidR="00F337A2" w:rsidRDefault="0053690A" w:rsidP="00220651">
      <w:pPr>
        <w:pStyle w:val="3"/>
        <w:numPr>
          <w:ilvl w:val="2"/>
          <w:numId w:val="14"/>
        </w:numPr>
        <w:spacing w:before="0"/>
        <w:ind w:left="1418"/>
        <w:rPr>
          <w:rFonts w:ascii="Times New Roman" w:hAnsi="Times New Roman" w:cs="Times New Roman"/>
          <w:b w:val="0"/>
        </w:rPr>
      </w:pPr>
      <w:bookmarkStart w:id="19" w:name="_Toc169182078"/>
      <w:r w:rsidRPr="00842604">
        <w:rPr>
          <w:rFonts w:ascii="Times New Roman" w:hAnsi="Times New Roman" w:cs="Times New Roman"/>
          <w:b w:val="0"/>
        </w:rPr>
        <w:lastRenderedPageBreak/>
        <w:t>Реализация пользовательских форм</w:t>
      </w:r>
      <w:bookmarkEnd w:id="19"/>
    </w:p>
    <w:p w:rsidR="004A0239" w:rsidRPr="004A0239" w:rsidRDefault="004A0239" w:rsidP="004A0239"/>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В ходе курсового проекта с помощью программного продукта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было создано приложение. Так же с помощью SQL </w:t>
      </w:r>
      <w:proofErr w:type="spellStart"/>
      <w:r w:rsidRPr="00842604">
        <w:rPr>
          <w:rFonts w:ascii="Times New Roman" w:eastAsia="Times New Roman" w:hAnsi="Times New Roman" w:cs="Times New Roman"/>
          <w:sz w:val="28"/>
          <w:szCs w:val="28"/>
        </w:rPr>
        <w:t>Server</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Management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была создана база данных, которая была подключена к этому приложению.</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Первым окном было разработано окно приветствия и загрузки приложения, потом окна регистрации, авторизации и сброса пароля при помощи OTP кода на почту. На Рисунке 7 и 8 представлены окна загрузки и о приложении. На Рисунке 9 и 10 представлена форма авторизации. </w:t>
      </w:r>
    </w:p>
    <w:p w:rsidR="00F337A2" w:rsidRPr="00842604" w:rsidRDefault="0053690A" w:rsidP="004A0239">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3829050" cy="28670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3829050" cy="2867025"/>
                    </a:xfrm>
                    <a:prstGeom prst="rect">
                      <a:avLst/>
                    </a:prstGeom>
                    <a:ln/>
                  </pic:spPr>
                </pic:pic>
              </a:graphicData>
            </a:graphic>
          </wp:inline>
        </w:drawing>
      </w:r>
    </w:p>
    <w:p w:rsidR="004A0239" w:rsidRPr="00842604" w:rsidRDefault="0053690A" w:rsidP="004A0239">
      <w:pP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7 – Окно загрузки</w:t>
      </w:r>
    </w:p>
    <w:p w:rsidR="00F337A2" w:rsidRPr="00842604" w:rsidRDefault="0053690A" w:rsidP="004A0239">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5906278" cy="32004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917402" cy="3206428"/>
                    </a:xfrm>
                    <a:prstGeom prst="rect">
                      <a:avLst/>
                    </a:prstGeom>
                    <a:ln/>
                  </pic:spPr>
                </pic:pic>
              </a:graphicData>
            </a:graphic>
          </wp:inline>
        </w:drawing>
      </w:r>
    </w:p>
    <w:p w:rsidR="00F337A2" w:rsidRPr="00842604" w:rsidRDefault="0053690A" w:rsidP="00A774C2">
      <w:pP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8 – Окно приветствия</w:t>
      </w:r>
    </w:p>
    <w:p w:rsidR="00F337A2" w:rsidRPr="00842604" w:rsidRDefault="0053690A"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0" distB="0" distL="0" distR="0">
            <wp:extent cx="2810267" cy="2410161"/>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2810267" cy="2410161"/>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9</w:t>
      </w:r>
      <w:r w:rsidRPr="00842604">
        <w:rPr>
          <w:rFonts w:ascii="Times New Roman" w:eastAsia="Times New Roman" w:hAnsi="Times New Roman" w:cs="Times New Roman"/>
          <w:color w:val="000000"/>
          <w:sz w:val="28"/>
          <w:szCs w:val="28"/>
        </w:rPr>
        <w:t xml:space="preserve"> – </w:t>
      </w:r>
      <w:r w:rsidRPr="00842604">
        <w:rPr>
          <w:rFonts w:ascii="Times New Roman" w:eastAsia="Times New Roman" w:hAnsi="Times New Roman" w:cs="Times New Roman"/>
          <w:sz w:val="28"/>
          <w:szCs w:val="28"/>
        </w:rPr>
        <w:t>Окно</w:t>
      </w:r>
      <w:r w:rsidRPr="00842604">
        <w:rPr>
          <w:rFonts w:ascii="Times New Roman" w:eastAsia="Times New Roman" w:hAnsi="Times New Roman" w:cs="Times New Roman"/>
          <w:color w:val="000000"/>
          <w:sz w:val="28"/>
          <w:szCs w:val="28"/>
        </w:rPr>
        <w:t xml:space="preserve"> авторизации светлая тема</w:t>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color w:val="000000"/>
          <w:sz w:val="28"/>
          <w:szCs w:val="28"/>
        </w:rPr>
        <w:drawing>
          <wp:inline distT="0" distB="0" distL="0" distR="0">
            <wp:extent cx="2772162" cy="2391109"/>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2772162" cy="2391109"/>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10</w:t>
      </w:r>
      <w:r w:rsidRPr="00842604">
        <w:rPr>
          <w:rFonts w:ascii="Times New Roman" w:eastAsia="Times New Roman" w:hAnsi="Times New Roman" w:cs="Times New Roman"/>
          <w:color w:val="000000"/>
          <w:sz w:val="28"/>
          <w:szCs w:val="28"/>
        </w:rPr>
        <w:t xml:space="preserve"> – </w:t>
      </w:r>
      <w:r w:rsidRPr="00842604">
        <w:rPr>
          <w:rFonts w:ascii="Times New Roman" w:eastAsia="Times New Roman" w:hAnsi="Times New Roman" w:cs="Times New Roman"/>
          <w:sz w:val="28"/>
          <w:szCs w:val="28"/>
        </w:rPr>
        <w:t>Окно</w:t>
      </w:r>
      <w:r w:rsidRPr="00842604">
        <w:rPr>
          <w:rFonts w:ascii="Times New Roman" w:eastAsia="Times New Roman" w:hAnsi="Times New Roman" w:cs="Times New Roman"/>
          <w:color w:val="000000"/>
          <w:sz w:val="28"/>
          <w:szCs w:val="28"/>
        </w:rPr>
        <w:t xml:space="preserve"> авторизации темная тема</w:t>
      </w:r>
    </w:p>
    <w:p w:rsidR="00F337A2" w:rsidRPr="00842604" w:rsidRDefault="0053690A">
      <w:pPr>
        <w:pBdr>
          <w:top w:val="nil"/>
          <w:left w:val="nil"/>
          <w:bottom w:val="nil"/>
          <w:right w:val="nil"/>
          <w:between w:val="nil"/>
        </w:pBdr>
        <w:shd w:val="clear" w:color="auto" w:fill="FFFFFF"/>
        <w:tabs>
          <w:tab w:val="left" w:pos="1134"/>
        </w:tabs>
        <w:spacing w:after="0"/>
        <w:ind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Дальнейшие к</w:t>
      </w:r>
      <w:r w:rsidR="002C2AAD">
        <w:rPr>
          <w:rFonts w:ascii="Times New Roman" w:eastAsia="Times New Roman" w:hAnsi="Times New Roman" w:cs="Times New Roman"/>
          <w:color w:val="000000"/>
          <w:sz w:val="28"/>
          <w:szCs w:val="28"/>
        </w:rPr>
        <w:t>а</w:t>
      </w:r>
      <w:r w:rsidRPr="00842604">
        <w:rPr>
          <w:rFonts w:ascii="Times New Roman" w:eastAsia="Times New Roman" w:hAnsi="Times New Roman" w:cs="Times New Roman"/>
          <w:color w:val="000000"/>
          <w:sz w:val="28"/>
          <w:szCs w:val="28"/>
        </w:rPr>
        <w:t>ртинки будут показывать только светлую тему</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Авторизоваться можно с 1 лаборанта, 1 эколога и 1 админа. У эколога ограниченный доступ </w:t>
      </w:r>
      <w:proofErr w:type="gramStart"/>
      <w:r w:rsidRPr="00842604">
        <w:rPr>
          <w:rFonts w:ascii="Times New Roman" w:eastAsia="Times New Roman" w:hAnsi="Times New Roman" w:cs="Times New Roman"/>
          <w:color w:val="000000"/>
          <w:sz w:val="28"/>
          <w:szCs w:val="28"/>
        </w:rPr>
        <w:t>к функция</w:t>
      </w:r>
      <w:proofErr w:type="gramEnd"/>
      <w:r w:rsidRPr="00842604">
        <w:rPr>
          <w:rFonts w:ascii="Times New Roman" w:eastAsia="Times New Roman" w:hAnsi="Times New Roman" w:cs="Times New Roman"/>
          <w:color w:val="000000"/>
          <w:sz w:val="28"/>
          <w:szCs w:val="28"/>
        </w:rPr>
        <w:t xml:space="preserve"> добавления изучения проб и пользователей. Пример ограничений доступом можно рассмотреть на рисунках 8 Возможности Администратора и 9 Возможности эколога, и 10 возможности Лаборанта</w:t>
      </w:r>
    </w:p>
    <w:p w:rsidR="00F337A2" w:rsidRPr="00842604"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sz w:val="28"/>
          <w:szCs w:val="28"/>
        </w:rPr>
        <w:drawing>
          <wp:inline distT="114300" distB="114300" distL="114300" distR="114300" wp14:anchorId="5169143F" wp14:editId="473A8F53">
            <wp:extent cx="3293918" cy="2317172"/>
            <wp:effectExtent l="0" t="0" r="1905" b="6985"/>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3341502" cy="2350646"/>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2385171" cy="1295400"/>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392294" cy="1299269"/>
                    </a:xfrm>
                    <a:prstGeom prst="rect">
                      <a:avLst/>
                    </a:prstGeom>
                    <a:ln/>
                  </pic:spPr>
                </pic:pic>
              </a:graphicData>
            </a:graphic>
          </wp:inline>
        </w:drawing>
      </w:r>
    </w:p>
    <w:p w:rsidR="00F337A2" w:rsidRPr="00842604" w:rsidRDefault="00F337A2">
      <w:pPr>
        <w:pBdr>
          <w:top w:val="nil"/>
          <w:left w:val="nil"/>
          <w:bottom w:val="nil"/>
          <w:right w:val="nil"/>
          <w:between w:val="nil"/>
        </w:pBdr>
        <w:shd w:val="clear" w:color="auto" w:fill="FFFFFF"/>
        <w:tabs>
          <w:tab w:val="left" w:pos="10205"/>
        </w:tabs>
        <w:spacing w:after="0"/>
        <w:ind w:firstLine="709"/>
        <w:jc w:val="center"/>
        <w:rPr>
          <w:rFonts w:ascii="Times New Roman" w:eastAsia="Times New Roman" w:hAnsi="Times New Roman" w:cs="Times New Roman"/>
          <w:sz w:val="28"/>
          <w:szCs w:val="28"/>
        </w:rPr>
      </w:pPr>
    </w:p>
    <w:p w:rsidR="00F337A2" w:rsidRPr="00842604" w:rsidRDefault="0053690A" w:rsidP="00A774C2">
      <w:pPr>
        <w:pBdr>
          <w:top w:val="nil"/>
          <w:left w:val="nil"/>
          <w:bottom w:val="nil"/>
          <w:right w:val="nil"/>
          <w:between w:val="nil"/>
        </w:pBdr>
        <w:shd w:val="clear" w:color="auto" w:fill="FFFFFF"/>
        <w:tabs>
          <w:tab w:val="left" w:pos="10205"/>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Рисунки</w:t>
      </w:r>
      <w:r w:rsidRPr="00842604">
        <w:rPr>
          <w:rFonts w:ascii="Times New Roman" w:eastAsia="Times New Roman" w:hAnsi="Times New Roman" w:cs="Times New Roman"/>
          <w:sz w:val="28"/>
          <w:szCs w:val="28"/>
        </w:rPr>
        <w:t xml:space="preserve"> 11</w:t>
      </w:r>
      <w:r w:rsidRPr="00842604">
        <w:rPr>
          <w:rFonts w:ascii="Times New Roman" w:eastAsia="Times New Roman" w:hAnsi="Times New Roman" w:cs="Times New Roman"/>
          <w:color w:val="000000"/>
          <w:sz w:val="28"/>
          <w:szCs w:val="28"/>
        </w:rPr>
        <w:t xml:space="preserve"> – Возможности администратора.</w:t>
      </w:r>
    </w:p>
    <w:p w:rsidR="00F337A2" w:rsidRPr="00842604"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3574473" cy="2452254"/>
            <wp:effectExtent l="0" t="0" r="6985" b="5715"/>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3595600" cy="2466748"/>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1949360" cy="1237917"/>
            <wp:effectExtent l="0" t="0" r="0" b="635"/>
            <wp:docPr id="1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1973887" cy="1253492"/>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12</w:t>
      </w:r>
      <w:r w:rsidRPr="00842604">
        <w:rPr>
          <w:rFonts w:ascii="Times New Roman" w:eastAsia="Times New Roman" w:hAnsi="Times New Roman" w:cs="Times New Roman"/>
          <w:color w:val="000000"/>
          <w:sz w:val="28"/>
          <w:szCs w:val="28"/>
        </w:rPr>
        <w:t xml:space="preserve"> – Возможности эколога.</w:t>
      </w:r>
    </w:p>
    <w:p w:rsidR="00F337A2" w:rsidRPr="00842604"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4270664" cy="2951018"/>
            <wp:effectExtent l="0" t="0" r="0" b="1905"/>
            <wp:docPr id="1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4275551" cy="2954395"/>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4506686" cy="3250251"/>
            <wp:effectExtent l="0" t="0" r="8255" b="762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4540994" cy="3274994"/>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1594628" cy="790575"/>
            <wp:effectExtent l="0" t="0" r="5715"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1604022" cy="795232"/>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Рисунок 1</w:t>
      </w:r>
      <w:r w:rsidRPr="00842604">
        <w:rPr>
          <w:rFonts w:ascii="Times New Roman" w:eastAsia="Times New Roman" w:hAnsi="Times New Roman" w:cs="Times New Roman"/>
          <w:sz w:val="28"/>
          <w:szCs w:val="28"/>
        </w:rPr>
        <w:t>3</w:t>
      </w:r>
      <w:r w:rsidRPr="00842604">
        <w:rPr>
          <w:rFonts w:ascii="Times New Roman" w:eastAsia="Times New Roman" w:hAnsi="Times New Roman" w:cs="Times New Roman"/>
          <w:color w:val="000000"/>
          <w:sz w:val="28"/>
          <w:szCs w:val="28"/>
        </w:rPr>
        <w:t xml:space="preserve"> – Возможности лаборанта.</w:t>
      </w:r>
    </w:p>
    <w:p w:rsidR="00A774C2" w:rsidRPr="00842604" w:rsidRDefault="0053690A" w:rsidP="004A0239">
      <w:pPr>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ab/>
      </w:r>
    </w:p>
    <w:p w:rsidR="00F337A2" w:rsidRPr="00885B79"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Код</w:t>
      </w:r>
      <w:r w:rsidRPr="00885B79">
        <w:rPr>
          <w:rFonts w:ascii="Times New Roman" w:eastAsia="Times New Roman" w:hAnsi="Times New Roman" w:cs="Times New Roman"/>
          <w:color w:val="000000"/>
          <w:sz w:val="28"/>
          <w:szCs w:val="28"/>
        </w:rPr>
        <w:t xml:space="preserve"> </w:t>
      </w:r>
      <w:r w:rsidRPr="00842604">
        <w:rPr>
          <w:rFonts w:ascii="Times New Roman" w:eastAsia="Times New Roman" w:hAnsi="Times New Roman" w:cs="Times New Roman"/>
          <w:color w:val="000000"/>
          <w:sz w:val="28"/>
          <w:szCs w:val="28"/>
        </w:rPr>
        <w:t>авторизации</w:t>
      </w:r>
      <w:r w:rsidRPr="00885B79">
        <w:rPr>
          <w:rFonts w:ascii="Times New Roman" w:eastAsia="Times New Roman" w:hAnsi="Times New Roman" w:cs="Times New Roman"/>
          <w:color w:val="000000"/>
          <w:sz w:val="28"/>
          <w:szCs w:val="28"/>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FF"/>
          <w:sz w:val="24"/>
          <w:szCs w:val="24"/>
          <w:lang w:val="en-US"/>
        </w:rPr>
        <w:t>private</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void</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btn_login_</w:t>
      </w:r>
      <w:proofErr w:type="gramStart"/>
      <w:r w:rsidRPr="002C2AAD">
        <w:rPr>
          <w:rFonts w:ascii="Times New Roman" w:hAnsi="Times New Roman" w:cs="Times New Roman"/>
          <w:color w:val="000000"/>
          <w:sz w:val="24"/>
          <w:szCs w:val="24"/>
          <w:lang w:val="en-US"/>
        </w:rPr>
        <w:t>Click</w:t>
      </w:r>
      <w:proofErr w:type="spellEnd"/>
      <w:r w:rsidRPr="002C2AAD">
        <w:rPr>
          <w:rFonts w:ascii="Times New Roman" w:hAnsi="Times New Roman" w:cs="Times New Roman"/>
          <w:color w:val="000000"/>
          <w:sz w:val="24"/>
          <w:szCs w:val="24"/>
          <w:lang w:val="en-US"/>
        </w:rPr>
        <w:t>(</w:t>
      </w:r>
      <w:proofErr w:type="gramEnd"/>
      <w:r w:rsidRPr="002C2AAD">
        <w:rPr>
          <w:rFonts w:ascii="Times New Roman" w:hAnsi="Times New Roman" w:cs="Times New Roman"/>
          <w:color w:val="0000FF"/>
          <w:sz w:val="24"/>
          <w:szCs w:val="24"/>
          <w:lang w:val="en-US"/>
        </w:rPr>
        <w:t>object</w:t>
      </w:r>
      <w:r w:rsidRPr="002C2AAD">
        <w:rPr>
          <w:rFonts w:ascii="Times New Roman" w:hAnsi="Times New Roman" w:cs="Times New Roman"/>
          <w:color w:val="000000"/>
          <w:sz w:val="24"/>
          <w:szCs w:val="24"/>
          <w:lang w:val="en-US"/>
        </w:rPr>
        <w:t xml:space="preserve"> sender, </w:t>
      </w:r>
      <w:proofErr w:type="spellStart"/>
      <w:r w:rsidRPr="002C2AAD">
        <w:rPr>
          <w:rFonts w:ascii="Times New Roman" w:hAnsi="Times New Roman" w:cs="Times New Roman"/>
          <w:color w:val="000000"/>
          <w:sz w:val="24"/>
          <w:szCs w:val="24"/>
          <w:lang w:val="en-US"/>
        </w:rPr>
        <w:t>RoutedEventArgs</w:t>
      </w:r>
      <w:proofErr w:type="spellEnd"/>
      <w:r w:rsidRPr="002C2AAD">
        <w:rPr>
          <w:rFonts w:ascii="Times New Roman" w:hAnsi="Times New Roman" w:cs="Times New Roman"/>
          <w:color w:val="000000"/>
          <w:sz w:val="24"/>
          <w:szCs w:val="24"/>
          <w:lang w:val="en-US"/>
        </w:rPr>
        <w:t xml:space="preserve"> e)</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string</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hashedPassword</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if</w:t>
      </w:r>
      <w:r w:rsidRPr="002C2AAD">
        <w:rPr>
          <w:rFonts w:ascii="Times New Roman" w:hAnsi="Times New Roman" w:cs="Times New Roman"/>
          <w:color w:val="000000"/>
          <w:sz w:val="24"/>
          <w:szCs w:val="24"/>
          <w:lang w:val="en-US"/>
        </w:rPr>
        <w:t xml:space="preserve"> (_</w:t>
      </w:r>
      <w:proofErr w:type="spellStart"/>
      <w:r w:rsidRPr="002C2AAD">
        <w:rPr>
          <w:rFonts w:ascii="Times New Roman" w:hAnsi="Times New Roman" w:cs="Times New Roman"/>
          <w:color w:val="000000"/>
          <w:sz w:val="24"/>
          <w:szCs w:val="24"/>
          <w:lang w:val="en-US"/>
        </w:rPr>
        <w:t>isShowingPassword</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hashedPassword</w:t>
      </w:r>
      <w:proofErr w:type="spellEnd"/>
      <w:r w:rsidRPr="002C2AAD">
        <w:rPr>
          <w:rFonts w:ascii="Times New Roman" w:hAnsi="Times New Roman" w:cs="Times New Roman"/>
          <w:color w:val="000000"/>
          <w:sz w:val="24"/>
          <w:szCs w:val="24"/>
          <w:lang w:val="en-US"/>
        </w:rPr>
        <w:t xml:space="preserve"> = Funs.ComputeSHA256Hash(</w:t>
      </w:r>
      <w:proofErr w:type="spellStart"/>
      <w:r w:rsidRPr="002C2AAD">
        <w:rPr>
          <w:rFonts w:ascii="Times New Roman" w:hAnsi="Times New Roman" w:cs="Times New Roman"/>
          <w:color w:val="000000"/>
          <w:sz w:val="24"/>
          <w:szCs w:val="24"/>
          <w:lang w:val="en-US"/>
        </w:rPr>
        <w:t>tb_</w:t>
      </w:r>
      <w:proofErr w:type="gramStart"/>
      <w:r w:rsidRPr="002C2AAD">
        <w:rPr>
          <w:rFonts w:ascii="Times New Roman" w:hAnsi="Times New Roman" w:cs="Times New Roman"/>
          <w:color w:val="000000"/>
          <w:sz w:val="24"/>
          <w:szCs w:val="24"/>
          <w:lang w:val="en-US"/>
        </w:rPr>
        <w:t>pass.Text</w:t>
      </w:r>
      <w:proofErr w:type="spellEnd"/>
      <w:proofErr w:type="gram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DataBaseFuns.AuthenticateUser</w:t>
      </w:r>
      <w:proofErr w:type="spellEnd"/>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tb_</w:t>
      </w:r>
      <w:proofErr w:type="gramStart"/>
      <w:r w:rsidRPr="002C2AAD">
        <w:rPr>
          <w:rFonts w:ascii="Times New Roman" w:hAnsi="Times New Roman" w:cs="Times New Roman"/>
          <w:color w:val="000000"/>
          <w:sz w:val="24"/>
          <w:szCs w:val="24"/>
          <w:lang w:val="en-US"/>
        </w:rPr>
        <w:t>login.Text</w:t>
      </w:r>
      <w:proofErr w:type="spellEnd"/>
      <w:proofErr w:type="gramEnd"/>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hashedPassword</w:t>
      </w:r>
      <w:proofErr w:type="spellEnd"/>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this</w:t>
      </w:r>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else</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hashedPassword</w:t>
      </w:r>
      <w:proofErr w:type="spellEnd"/>
      <w:r w:rsidRPr="002C2AAD">
        <w:rPr>
          <w:rFonts w:ascii="Times New Roman" w:hAnsi="Times New Roman" w:cs="Times New Roman"/>
          <w:color w:val="000000"/>
          <w:sz w:val="24"/>
          <w:szCs w:val="24"/>
          <w:lang w:val="en-US"/>
        </w:rPr>
        <w:t xml:space="preserve"> = Funs.ComputeSHA256Hash(</w:t>
      </w:r>
      <w:proofErr w:type="spellStart"/>
      <w:r w:rsidRPr="002C2AAD">
        <w:rPr>
          <w:rFonts w:ascii="Times New Roman" w:hAnsi="Times New Roman" w:cs="Times New Roman"/>
          <w:color w:val="000000"/>
          <w:sz w:val="24"/>
          <w:szCs w:val="24"/>
          <w:lang w:val="en-US"/>
        </w:rPr>
        <w:t>pb_</w:t>
      </w:r>
      <w:proofErr w:type="gramStart"/>
      <w:r w:rsidRPr="002C2AAD">
        <w:rPr>
          <w:rFonts w:ascii="Times New Roman" w:hAnsi="Times New Roman" w:cs="Times New Roman"/>
          <w:color w:val="000000"/>
          <w:sz w:val="24"/>
          <w:szCs w:val="24"/>
          <w:lang w:val="en-US"/>
        </w:rPr>
        <w:t>pass.Password</w:t>
      </w:r>
      <w:proofErr w:type="spellEnd"/>
      <w:proofErr w:type="gram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DataBaseFuns.AuthenticateUser</w:t>
      </w:r>
      <w:proofErr w:type="spellEnd"/>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tb_</w:t>
      </w:r>
      <w:proofErr w:type="gramStart"/>
      <w:r w:rsidRPr="002C2AAD">
        <w:rPr>
          <w:rFonts w:ascii="Times New Roman" w:hAnsi="Times New Roman" w:cs="Times New Roman"/>
          <w:color w:val="000000"/>
          <w:sz w:val="24"/>
          <w:szCs w:val="24"/>
          <w:lang w:val="en-US"/>
        </w:rPr>
        <w:t>login.Text</w:t>
      </w:r>
      <w:proofErr w:type="spellEnd"/>
      <w:proofErr w:type="gramEnd"/>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hashedPassword</w:t>
      </w:r>
      <w:proofErr w:type="spellEnd"/>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this</w:t>
      </w:r>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if</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cb_</w:t>
      </w:r>
      <w:proofErr w:type="gramStart"/>
      <w:r w:rsidRPr="002C2AAD">
        <w:rPr>
          <w:rFonts w:ascii="Times New Roman" w:hAnsi="Times New Roman" w:cs="Times New Roman"/>
          <w:color w:val="000000"/>
          <w:sz w:val="24"/>
          <w:szCs w:val="24"/>
          <w:lang w:val="en-US"/>
        </w:rPr>
        <w:t>rememberMe.IsChecked.Value</w:t>
      </w:r>
      <w:proofErr w:type="spellEnd"/>
      <w:proofErr w:type="gram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8000"/>
          <w:sz w:val="24"/>
          <w:szCs w:val="24"/>
          <w:lang w:val="en-US"/>
        </w:rPr>
        <w:t xml:space="preserve">// </w:t>
      </w:r>
      <w:r w:rsidRPr="002C2AAD">
        <w:rPr>
          <w:rFonts w:ascii="Times New Roman" w:hAnsi="Times New Roman" w:cs="Times New Roman"/>
          <w:color w:val="008000"/>
          <w:sz w:val="24"/>
          <w:szCs w:val="24"/>
        </w:rPr>
        <w:t>Сохраняем</w:t>
      </w:r>
      <w:r w:rsidRPr="002C2AAD">
        <w:rPr>
          <w:rFonts w:ascii="Times New Roman" w:hAnsi="Times New Roman" w:cs="Times New Roman"/>
          <w:color w:val="008000"/>
          <w:sz w:val="24"/>
          <w:szCs w:val="24"/>
          <w:lang w:val="en-US"/>
        </w:rPr>
        <w:t xml:space="preserve"> </w:t>
      </w:r>
      <w:r w:rsidRPr="002C2AAD">
        <w:rPr>
          <w:rFonts w:ascii="Times New Roman" w:hAnsi="Times New Roman" w:cs="Times New Roman"/>
          <w:color w:val="008000"/>
          <w:sz w:val="24"/>
          <w:szCs w:val="24"/>
        </w:rPr>
        <w:t>флаг</w:t>
      </w:r>
      <w:r w:rsidRPr="002C2AAD">
        <w:rPr>
          <w:rFonts w:ascii="Times New Roman" w:hAnsi="Times New Roman" w:cs="Times New Roman"/>
          <w:color w:val="008000"/>
          <w:sz w:val="24"/>
          <w:szCs w:val="24"/>
          <w:lang w:val="en-US"/>
        </w:rPr>
        <w:t xml:space="preserve"> </w:t>
      </w:r>
      <w:r w:rsidRPr="002C2AAD">
        <w:rPr>
          <w:rFonts w:ascii="Times New Roman" w:hAnsi="Times New Roman" w:cs="Times New Roman"/>
          <w:color w:val="008000"/>
          <w:sz w:val="24"/>
          <w:szCs w:val="24"/>
        </w:rPr>
        <w:t>показа</w:t>
      </w:r>
      <w:r w:rsidRPr="002C2AAD">
        <w:rPr>
          <w:rFonts w:ascii="Times New Roman" w:hAnsi="Times New Roman" w:cs="Times New Roman"/>
          <w:color w:val="008000"/>
          <w:sz w:val="24"/>
          <w:szCs w:val="24"/>
          <w:lang w:val="en-US"/>
        </w:rPr>
        <w:t xml:space="preserve"> </w:t>
      </w:r>
      <w:r w:rsidRPr="002C2AAD">
        <w:rPr>
          <w:rFonts w:ascii="Times New Roman" w:hAnsi="Times New Roman" w:cs="Times New Roman"/>
          <w:color w:val="008000"/>
          <w:sz w:val="24"/>
          <w:szCs w:val="24"/>
        </w:rPr>
        <w:t>в</w:t>
      </w:r>
      <w:r w:rsidRPr="002C2AAD">
        <w:rPr>
          <w:rFonts w:ascii="Times New Roman" w:hAnsi="Times New Roman" w:cs="Times New Roman"/>
          <w:color w:val="008000"/>
          <w:sz w:val="24"/>
          <w:szCs w:val="24"/>
          <w:lang w:val="en-US"/>
        </w:rPr>
        <w:t xml:space="preserve"> </w:t>
      </w:r>
      <w:r w:rsidRPr="002C2AAD">
        <w:rPr>
          <w:rFonts w:ascii="Times New Roman" w:hAnsi="Times New Roman" w:cs="Times New Roman"/>
          <w:color w:val="008000"/>
          <w:sz w:val="24"/>
          <w:szCs w:val="24"/>
        </w:rPr>
        <w:t>реестр</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RegistryKey</w:t>
      </w:r>
      <w:proofErr w:type="spellEnd"/>
      <w:r w:rsidRPr="002C2AAD">
        <w:rPr>
          <w:rFonts w:ascii="Times New Roman" w:hAnsi="Times New Roman" w:cs="Times New Roman"/>
          <w:color w:val="000000"/>
          <w:sz w:val="24"/>
          <w:szCs w:val="24"/>
          <w:lang w:val="en-US"/>
        </w:rPr>
        <w:t xml:space="preserve"> key = </w:t>
      </w:r>
      <w:proofErr w:type="spellStart"/>
      <w:proofErr w:type="gramStart"/>
      <w:r w:rsidRPr="002C2AAD">
        <w:rPr>
          <w:rFonts w:ascii="Times New Roman" w:hAnsi="Times New Roman" w:cs="Times New Roman"/>
          <w:color w:val="000000"/>
          <w:sz w:val="24"/>
          <w:szCs w:val="24"/>
          <w:lang w:val="en-US"/>
        </w:rPr>
        <w:t>Registry.CurrentUser.OpenSubKey</w:t>
      </w:r>
      <w:proofErr w:type="spellEnd"/>
      <w:proofErr w:type="gramEnd"/>
      <w:r w:rsidRPr="002C2AAD">
        <w:rPr>
          <w:rFonts w:ascii="Times New Roman" w:hAnsi="Times New Roman" w:cs="Times New Roman"/>
          <w:color w:val="000000"/>
          <w:sz w:val="24"/>
          <w:szCs w:val="24"/>
          <w:lang w:val="en-US"/>
        </w:rPr>
        <w:t>(</w:t>
      </w:r>
      <w:r w:rsidRPr="002C2AAD">
        <w:rPr>
          <w:rFonts w:ascii="Times New Roman" w:hAnsi="Times New Roman" w:cs="Times New Roman"/>
          <w:color w:val="A31515"/>
          <w:sz w:val="24"/>
          <w:szCs w:val="24"/>
          <w:lang w:val="en-US"/>
        </w:rPr>
        <w:t>"Software\\</w:t>
      </w:r>
      <w:proofErr w:type="spellStart"/>
      <w:r w:rsidRPr="002C2AAD">
        <w:rPr>
          <w:rFonts w:ascii="Times New Roman" w:hAnsi="Times New Roman" w:cs="Times New Roman"/>
          <w:color w:val="A31515"/>
          <w:sz w:val="24"/>
          <w:szCs w:val="24"/>
          <w:lang w:val="en-US"/>
        </w:rPr>
        <w:t>GreenTrail</w:t>
      </w:r>
      <w:proofErr w:type="spellEnd"/>
      <w:r w:rsidRPr="002C2AAD">
        <w:rPr>
          <w:rFonts w:ascii="Times New Roman" w:hAnsi="Times New Roman" w:cs="Times New Roman"/>
          <w:color w:val="A31515"/>
          <w:sz w:val="24"/>
          <w:szCs w:val="24"/>
          <w:lang w:val="en-US"/>
        </w:rPr>
        <w:t>"</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true</w:t>
      </w:r>
      <w:r w:rsidRPr="002C2AAD">
        <w:rPr>
          <w:rFonts w:ascii="Times New Roman" w:hAnsi="Times New Roman" w:cs="Times New Roman"/>
          <w:color w:val="000000"/>
          <w:sz w:val="24"/>
          <w:szCs w:val="24"/>
          <w:lang w:val="en-US"/>
        </w:rPr>
        <w:t>);</w:t>
      </w:r>
    </w:p>
    <w:p w:rsidR="00F337A2"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key.SetValue</w:t>
      </w:r>
      <w:proofErr w:type="spellEnd"/>
      <w:proofErr w:type="gramEnd"/>
      <w:r w:rsidRPr="002C2AAD">
        <w:rPr>
          <w:rFonts w:ascii="Times New Roman" w:hAnsi="Times New Roman" w:cs="Times New Roman"/>
          <w:color w:val="000000"/>
          <w:sz w:val="24"/>
          <w:szCs w:val="24"/>
          <w:lang w:val="en-US"/>
        </w:rPr>
        <w:t>(</w:t>
      </w:r>
      <w:r w:rsidRPr="002C2AAD">
        <w:rPr>
          <w:rFonts w:ascii="Times New Roman" w:hAnsi="Times New Roman" w:cs="Times New Roman"/>
          <w:color w:val="A31515"/>
          <w:sz w:val="24"/>
          <w:szCs w:val="24"/>
          <w:lang w:val="en-US"/>
        </w:rPr>
        <w:t>"</w:t>
      </w:r>
      <w:proofErr w:type="spellStart"/>
      <w:r w:rsidRPr="002C2AAD">
        <w:rPr>
          <w:rFonts w:ascii="Times New Roman" w:hAnsi="Times New Roman" w:cs="Times New Roman"/>
          <w:color w:val="A31515"/>
          <w:sz w:val="24"/>
          <w:szCs w:val="24"/>
          <w:lang w:val="en-US"/>
        </w:rPr>
        <w:t>RememberMe</w:t>
      </w:r>
      <w:proofErr w:type="spellEnd"/>
      <w:r w:rsidRPr="002C2AAD">
        <w:rPr>
          <w:rFonts w:ascii="Times New Roman" w:hAnsi="Times New Roman" w:cs="Times New Roman"/>
          <w:color w:val="A31515"/>
          <w:sz w:val="24"/>
          <w:szCs w:val="24"/>
          <w:lang w:val="en-US"/>
        </w:rPr>
        <w:t>"</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cb_rememberMe.IsChecked.Value</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bookmarkStart w:id="20" w:name="_2s8eyo1" w:colFirst="0" w:colLast="0"/>
      <w:bookmarkEnd w:id="20"/>
      <w:r w:rsidRPr="002C2AAD">
        <w:rPr>
          <w:rFonts w:ascii="Times New Roman" w:hAnsi="Times New Roman" w:cs="Times New Roman"/>
          <w:color w:val="0000FF"/>
          <w:sz w:val="24"/>
          <w:szCs w:val="24"/>
          <w:lang w:val="en-US"/>
        </w:rPr>
        <w:t>public</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static</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void</w:t>
      </w: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AuthenticateUser</w:t>
      </w:r>
      <w:proofErr w:type="spellEnd"/>
      <w:r w:rsidRPr="002C2AAD">
        <w:rPr>
          <w:rFonts w:ascii="Times New Roman" w:hAnsi="Times New Roman" w:cs="Times New Roman"/>
          <w:color w:val="000000"/>
          <w:sz w:val="24"/>
          <w:szCs w:val="24"/>
          <w:lang w:val="en-US"/>
        </w:rPr>
        <w:t>(</w:t>
      </w:r>
      <w:proofErr w:type="gramEnd"/>
      <w:r w:rsidRPr="002C2AAD">
        <w:rPr>
          <w:rFonts w:ascii="Times New Roman" w:hAnsi="Times New Roman" w:cs="Times New Roman"/>
          <w:color w:val="0000FF"/>
          <w:sz w:val="24"/>
          <w:szCs w:val="24"/>
          <w:lang w:val="en-US"/>
        </w:rPr>
        <w:t>string</w:t>
      </w:r>
      <w:r w:rsidRPr="002C2AAD">
        <w:rPr>
          <w:rFonts w:ascii="Times New Roman" w:hAnsi="Times New Roman" w:cs="Times New Roman"/>
          <w:color w:val="000000"/>
          <w:sz w:val="24"/>
          <w:szCs w:val="24"/>
          <w:lang w:val="en-US"/>
        </w:rPr>
        <w:t xml:space="preserve"> username, </w:t>
      </w:r>
      <w:r w:rsidRPr="002C2AAD">
        <w:rPr>
          <w:rFonts w:ascii="Times New Roman" w:hAnsi="Times New Roman" w:cs="Times New Roman"/>
          <w:color w:val="0000FF"/>
          <w:sz w:val="24"/>
          <w:szCs w:val="24"/>
          <w:lang w:val="en-US"/>
        </w:rPr>
        <w:t>string</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password,Window</w:t>
      </w:r>
      <w:proofErr w:type="spellEnd"/>
      <w:r w:rsidRPr="002C2AAD">
        <w:rPr>
          <w:rFonts w:ascii="Times New Roman" w:hAnsi="Times New Roman" w:cs="Times New Roman"/>
          <w:color w:val="000000"/>
          <w:sz w:val="24"/>
          <w:szCs w:val="24"/>
          <w:lang w:val="en-US"/>
        </w:rPr>
        <w:t xml:space="preserve"> window)</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try</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Users user = </w:t>
      </w:r>
      <w:proofErr w:type="spellStart"/>
      <w:r w:rsidRPr="002C2AAD">
        <w:rPr>
          <w:rFonts w:ascii="Times New Roman" w:hAnsi="Times New Roman" w:cs="Times New Roman"/>
          <w:color w:val="000000"/>
          <w:sz w:val="24"/>
          <w:szCs w:val="24"/>
          <w:lang w:val="en-US"/>
        </w:rPr>
        <w:t>GreanTrailEntities.GetContext</w:t>
      </w:r>
      <w:proofErr w:type="spellEnd"/>
      <w:r w:rsidRPr="002C2AAD">
        <w:rPr>
          <w:rFonts w:ascii="Times New Roman" w:hAnsi="Times New Roman" w:cs="Times New Roman"/>
          <w:color w:val="000000"/>
          <w:sz w:val="24"/>
          <w:szCs w:val="24"/>
          <w:lang w:val="en-US"/>
        </w:rPr>
        <w:t>(</w:t>
      </w:r>
      <w:proofErr w:type="gramStart"/>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Users.FirstOrDefault</w:t>
      </w:r>
      <w:proofErr w:type="spellEnd"/>
      <w:proofErr w:type="gramEnd"/>
      <w:r w:rsidRPr="002C2AAD">
        <w:rPr>
          <w:rFonts w:ascii="Times New Roman" w:hAnsi="Times New Roman" w:cs="Times New Roman"/>
          <w:color w:val="000000"/>
          <w:sz w:val="24"/>
          <w:szCs w:val="24"/>
          <w:lang w:val="en-US"/>
        </w:rPr>
        <w:t xml:space="preserve">(u =&gt; </w:t>
      </w:r>
      <w:proofErr w:type="spellStart"/>
      <w:r w:rsidRPr="002C2AAD">
        <w:rPr>
          <w:rFonts w:ascii="Times New Roman" w:hAnsi="Times New Roman" w:cs="Times New Roman"/>
          <w:color w:val="000000"/>
          <w:sz w:val="24"/>
          <w:szCs w:val="24"/>
          <w:lang w:val="en-US"/>
        </w:rPr>
        <w:t>u.login</w:t>
      </w:r>
      <w:proofErr w:type="spellEnd"/>
      <w:r w:rsidRPr="002C2AAD">
        <w:rPr>
          <w:rFonts w:ascii="Times New Roman" w:hAnsi="Times New Roman" w:cs="Times New Roman"/>
          <w:color w:val="000000"/>
          <w:sz w:val="24"/>
          <w:szCs w:val="24"/>
          <w:lang w:val="en-US"/>
        </w:rPr>
        <w:t xml:space="preserve"> == username &amp;&amp; </w:t>
      </w:r>
      <w:proofErr w:type="spellStart"/>
      <w:r w:rsidRPr="002C2AAD">
        <w:rPr>
          <w:rFonts w:ascii="Times New Roman" w:hAnsi="Times New Roman" w:cs="Times New Roman"/>
          <w:color w:val="000000"/>
          <w:sz w:val="24"/>
          <w:szCs w:val="24"/>
          <w:lang w:val="en-US"/>
        </w:rPr>
        <w:t>u.password</w:t>
      </w:r>
      <w:proofErr w:type="spellEnd"/>
      <w:r w:rsidRPr="002C2AAD">
        <w:rPr>
          <w:rFonts w:ascii="Times New Roman" w:hAnsi="Times New Roman" w:cs="Times New Roman"/>
          <w:color w:val="000000"/>
          <w:sz w:val="24"/>
          <w:szCs w:val="24"/>
          <w:lang w:val="en-US"/>
        </w:rPr>
        <w:t xml:space="preserve"> == password);</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FF"/>
          <w:sz w:val="24"/>
          <w:szCs w:val="24"/>
        </w:rPr>
        <w:t>if</w:t>
      </w:r>
      <w:proofErr w:type="spellEnd"/>
      <w:r w:rsidRPr="002C2AAD">
        <w:rPr>
          <w:rFonts w:ascii="Times New Roman" w:hAnsi="Times New Roman" w:cs="Times New Roman"/>
          <w:color w:val="000000"/>
          <w:sz w:val="24"/>
          <w:szCs w:val="24"/>
        </w:rPr>
        <w:t xml:space="preserve"> (</w:t>
      </w:r>
      <w:proofErr w:type="spellStart"/>
      <w:proofErr w:type="gramStart"/>
      <w:r w:rsidRPr="002C2AAD">
        <w:rPr>
          <w:rFonts w:ascii="Times New Roman" w:hAnsi="Times New Roman" w:cs="Times New Roman"/>
          <w:color w:val="000000"/>
          <w:sz w:val="24"/>
          <w:szCs w:val="24"/>
        </w:rPr>
        <w:t>user</w:t>
      </w:r>
      <w:proofErr w:type="spellEnd"/>
      <w:r w:rsidRPr="002C2AAD">
        <w:rPr>
          <w:rFonts w:ascii="Times New Roman" w:hAnsi="Times New Roman" w:cs="Times New Roman"/>
          <w:color w:val="000000"/>
          <w:sz w:val="24"/>
          <w:szCs w:val="24"/>
        </w:rPr>
        <w:t xml:space="preserve"> !</w:t>
      </w:r>
      <w:proofErr w:type="gramEnd"/>
      <w:r w:rsidRPr="002C2AAD">
        <w:rPr>
          <w:rFonts w:ascii="Times New Roman" w:hAnsi="Times New Roman" w:cs="Times New Roman"/>
          <w:color w:val="000000"/>
          <w:sz w:val="24"/>
          <w:szCs w:val="24"/>
        </w:rPr>
        <w:t xml:space="preserve">= </w:t>
      </w:r>
      <w:proofErr w:type="spellStart"/>
      <w:r w:rsidRPr="002C2AAD">
        <w:rPr>
          <w:rFonts w:ascii="Times New Roman" w:hAnsi="Times New Roman" w:cs="Times New Roman"/>
          <w:color w:val="0000FF"/>
          <w:sz w:val="24"/>
          <w:szCs w:val="24"/>
        </w:rPr>
        <w:t>null</w:t>
      </w:r>
      <w:proofErr w:type="spellEnd"/>
      <w:r w:rsidRPr="002C2AAD">
        <w:rPr>
          <w:rFonts w:ascii="Times New Roman" w:hAnsi="Times New Roman" w:cs="Times New Roman"/>
          <w:color w:val="000000"/>
          <w:sz w:val="24"/>
          <w:szCs w:val="24"/>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rPr>
      </w:pPr>
      <w:r w:rsidRPr="002C2AAD">
        <w:rPr>
          <w:rFonts w:ascii="Times New Roman" w:hAnsi="Times New Roman" w:cs="Times New Roman"/>
          <w:color w:val="000000"/>
          <w:sz w:val="24"/>
          <w:szCs w:val="24"/>
        </w:rPr>
        <w:t xml:space="preserve">                {</w:t>
      </w:r>
      <w:r w:rsidRPr="002C2AAD">
        <w:rPr>
          <w:rFonts w:ascii="Times New Roman" w:hAnsi="Times New Roman" w:cs="Times New Roman"/>
          <w:color w:val="008000"/>
          <w:sz w:val="24"/>
          <w:szCs w:val="24"/>
        </w:rPr>
        <w:t>// запомнить ID пользователя</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rPr>
        <w:t xml:space="preserve">                    </w:t>
      </w:r>
      <w:proofErr w:type="spellStart"/>
      <w:r w:rsidRPr="002C2AAD">
        <w:rPr>
          <w:rFonts w:ascii="Times New Roman" w:hAnsi="Times New Roman" w:cs="Times New Roman"/>
          <w:color w:val="000000"/>
          <w:sz w:val="24"/>
          <w:szCs w:val="24"/>
          <w:lang w:val="en-US"/>
        </w:rPr>
        <w:t>Funs.RememberUserId</w:t>
      </w:r>
      <w:proofErr w:type="spellEnd"/>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user.id_user</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MainWindow</w:t>
      </w:r>
      <w:proofErr w:type="spellEnd"/>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mainWindow</w:t>
      </w:r>
      <w:proofErr w:type="spellEnd"/>
      <w:r w:rsidRPr="002C2AAD">
        <w:rPr>
          <w:rFonts w:ascii="Times New Roman" w:hAnsi="Times New Roman" w:cs="Times New Roman"/>
          <w:color w:val="000000"/>
          <w:sz w:val="24"/>
          <w:szCs w:val="24"/>
          <w:lang w:val="en-US"/>
        </w:rPr>
        <w:t xml:space="preserve"> = </w:t>
      </w:r>
      <w:r w:rsidRPr="002C2AAD">
        <w:rPr>
          <w:rFonts w:ascii="Times New Roman" w:hAnsi="Times New Roman" w:cs="Times New Roman"/>
          <w:color w:val="0000FF"/>
          <w:sz w:val="24"/>
          <w:szCs w:val="24"/>
          <w:lang w:val="en-US"/>
        </w:rPr>
        <w:t>new</w:t>
      </w: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MainWindow</w:t>
      </w:r>
      <w:proofErr w:type="spellEnd"/>
      <w:r w:rsidRPr="002C2AAD">
        <w:rPr>
          <w:rFonts w:ascii="Times New Roman" w:hAnsi="Times New Roman" w:cs="Times New Roman"/>
          <w:color w:val="000000"/>
          <w:sz w:val="24"/>
          <w:szCs w:val="24"/>
          <w:lang w:val="en-US"/>
        </w:rPr>
        <w:t>(</w:t>
      </w:r>
      <w:proofErr w:type="gram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mainWindow.Show</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window.Close</w:t>
      </w:r>
      <w:proofErr w:type="spellEnd"/>
      <w:proofErr w:type="gram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else</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MessageBox.Show</w:t>
      </w:r>
      <w:proofErr w:type="spellEnd"/>
      <w:r w:rsidRPr="002C2AAD">
        <w:rPr>
          <w:rFonts w:ascii="Times New Roman" w:hAnsi="Times New Roman" w:cs="Times New Roman"/>
          <w:color w:val="000000"/>
          <w:sz w:val="24"/>
          <w:szCs w:val="24"/>
          <w:lang w:val="en-US"/>
        </w:rPr>
        <w:t>(</w:t>
      </w:r>
      <w:r w:rsidRPr="002C2AAD">
        <w:rPr>
          <w:rFonts w:ascii="Times New Roman" w:hAnsi="Times New Roman" w:cs="Times New Roman"/>
          <w:color w:val="A31515"/>
          <w:sz w:val="24"/>
          <w:szCs w:val="24"/>
          <w:lang w:val="en-US"/>
        </w:rPr>
        <w:t>"</w:t>
      </w:r>
      <w:r w:rsidRPr="002C2AAD">
        <w:rPr>
          <w:rFonts w:ascii="Times New Roman" w:hAnsi="Times New Roman" w:cs="Times New Roman"/>
          <w:color w:val="A31515"/>
          <w:sz w:val="24"/>
          <w:szCs w:val="24"/>
        </w:rPr>
        <w:t>Упс</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ваш</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аккаунт</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не</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найден</w:t>
      </w:r>
      <w:r w:rsidRPr="002C2AAD">
        <w:rPr>
          <w:rFonts w:ascii="Times New Roman" w:hAnsi="Times New Roman" w:cs="Times New Roman"/>
          <w:color w:val="A31515"/>
          <w:sz w:val="24"/>
          <w:szCs w:val="24"/>
          <w:lang w:val="en-US"/>
        </w:rPr>
        <w:t>!"</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A31515"/>
          <w:sz w:val="24"/>
          <w:szCs w:val="24"/>
          <w:lang w:val="en-US"/>
        </w:rPr>
        <w:t>"</w:t>
      </w:r>
      <w:r w:rsidRPr="002C2AAD">
        <w:rPr>
          <w:rFonts w:ascii="Times New Roman" w:hAnsi="Times New Roman" w:cs="Times New Roman"/>
          <w:color w:val="A31515"/>
          <w:sz w:val="24"/>
          <w:szCs w:val="24"/>
        </w:rPr>
        <w:t>Упс</w:t>
      </w:r>
      <w:r w:rsidRPr="002C2AAD">
        <w:rPr>
          <w:rFonts w:ascii="Times New Roman" w:hAnsi="Times New Roman" w:cs="Times New Roman"/>
          <w:color w:val="A31515"/>
          <w:sz w:val="24"/>
          <w:szCs w:val="24"/>
          <w:lang w:val="en-US"/>
        </w:rPr>
        <w:t>!"</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MessageBoxButton.OK</w:t>
      </w:r>
      <w:proofErr w:type="spellEnd"/>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MessageBoxImage.Information</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catch</w:t>
      </w:r>
      <w:r w:rsidRPr="002C2AAD">
        <w:rPr>
          <w:rFonts w:ascii="Times New Roman" w:hAnsi="Times New Roman" w:cs="Times New Roman"/>
          <w:color w:val="000000"/>
          <w:sz w:val="24"/>
          <w:szCs w:val="24"/>
          <w:lang w:val="en-US"/>
        </w:rPr>
        <w:t xml:space="preserve"> (Exception ex)</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MessageBox.Show</w:t>
      </w:r>
      <w:proofErr w:type="spellEnd"/>
      <w:r w:rsidRPr="002C2AAD">
        <w:rPr>
          <w:rFonts w:ascii="Times New Roman" w:hAnsi="Times New Roman" w:cs="Times New Roman"/>
          <w:color w:val="000000"/>
          <w:sz w:val="24"/>
          <w:szCs w:val="24"/>
          <w:lang w:val="en-US"/>
        </w:rPr>
        <w:t>(</w:t>
      </w:r>
      <w:proofErr w:type="spellStart"/>
      <w:proofErr w:type="gramStart"/>
      <w:r w:rsidRPr="002C2AAD">
        <w:rPr>
          <w:rFonts w:ascii="Times New Roman" w:hAnsi="Times New Roman" w:cs="Times New Roman"/>
          <w:color w:val="000000"/>
          <w:sz w:val="24"/>
          <w:szCs w:val="24"/>
          <w:lang w:val="en-US"/>
        </w:rPr>
        <w:t>ex.ToString</w:t>
      </w:r>
      <w:proofErr w:type="spellEnd"/>
      <w:proofErr w:type="gramEnd"/>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A31515"/>
          <w:sz w:val="24"/>
          <w:szCs w:val="24"/>
          <w:lang w:val="en-US"/>
        </w:rPr>
        <w:t>"</w:t>
      </w:r>
      <w:r w:rsidRPr="002C2AAD">
        <w:rPr>
          <w:rFonts w:ascii="Times New Roman" w:hAnsi="Times New Roman" w:cs="Times New Roman"/>
          <w:color w:val="A31515"/>
          <w:sz w:val="24"/>
          <w:szCs w:val="24"/>
        </w:rPr>
        <w:t>Что</w:t>
      </w:r>
      <w:r w:rsidRPr="002C2AAD">
        <w:rPr>
          <w:rFonts w:ascii="Times New Roman" w:hAnsi="Times New Roman" w:cs="Times New Roman"/>
          <w:color w:val="A31515"/>
          <w:sz w:val="24"/>
          <w:szCs w:val="24"/>
          <w:lang w:val="en-US"/>
        </w:rPr>
        <w:t>-</w:t>
      </w:r>
      <w:r w:rsidRPr="002C2AAD">
        <w:rPr>
          <w:rFonts w:ascii="Times New Roman" w:hAnsi="Times New Roman" w:cs="Times New Roman"/>
          <w:color w:val="A31515"/>
          <w:sz w:val="24"/>
          <w:szCs w:val="24"/>
        </w:rPr>
        <w:t>то</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пошло</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не</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так</w:t>
      </w:r>
      <w:r w:rsidRPr="002C2AAD">
        <w:rPr>
          <w:rFonts w:ascii="Times New Roman" w:hAnsi="Times New Roman" w:cs="Times New Roman"/>
          <w:color w:val="A31515"/>
          <w:sz w:val="24"/>
          <w:szCs w:val="24"/>
          <w:lang w:val="en-US"/>
        </w:rPr>
        <w:t>("</w:t>
      </w:r>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MessageBoxButton.OK,MessageBoxImage.Error</w:t>
      </w:r>
      <w:proofErr w:type="spellEnd"/>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00"/>
          <w:sz w:val="24"/>
          <w:szCs w:val="24"/>
        </w:rPr>
        <w:t>}</w:t>
      </w:r>
    </w:p>
    <w:p w:rsidR="002C2AAD" w:rsidRPr="002C2AAD" w:rsidRDefault="004A0239" w:rsidP="002C2AAD">
      <w:pPr>
        <w:autoSpaceDE w:val="0"/>
        <w:autoSpaceDN w:val="0"/>
        <w:adjustRightInd w:val="0"/>
        <w:spacing w:after="0" w:line="240" w:lineRule="auto"/>
        <w:rPr>
          <w:rFonts w:ascii="Times New Roman" w:hAnsi="Times New Roman" w:cs="Times New Roman"/>
          <w:color w:val="000000"/>
          <w:sz w:val="24"/>
          <w:szCs w:val="24"/>
        </w:rPr>
      </w:pPr>
      <w:r w:rsidRPr="002C2AAD">
        <w:rPr>
          <w:rFonts w:ascii="Times New Roman" w:hAnsi="Times New Roman" w:cs="Times New Roman"/>
          <w:color w:val="000000"/>
          <w:sz w:val="24"/>
          <w:szCs w:val="24"/>
        </w:rPr>
        <w:t>}</w:t>
      </w:r>
    </w:p>
    <w:p w:rsidR="00F337A2" w:rsidRPr="00842604" w:rsidRDefault="0053690A" w:rsidP="002C2AAD">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После авторизации мы переходим </w:t>
      </w:r>
      <w:proofErr w:type="gramStart"/>
      <w:r w:rsidRPr="00842604">
        <w:rPr>
          <w:rFonts w:ascii="Times New Roman" w:eastAsia="Times New Roman" w:hAnsi="Times New Roman" w:cs="Times New Roman"/>
          <w:color w:val="000000"/>
          <w:sz w:val="28"/>
          <w:szCs w:val="28"/>
        </w:rPr>
        <w:t>к главной форме</w:t>
      </w:r>
      <w:proofErr w:type="gramEnd"/>
      <w:r w:rsidRPr="00842604">
        <w:rPr>
          <w:rFonts w:ascii="Times New Roman" w:eastAsia="Times New Roman" w:hAnsi="Times New Roman" w:cs="Times New Roman"/>
          <w:color w:val="000000"/>
          <w:sz w:val="28"/>
          <w:szCs w:val="28"/>
        </w:rPr>
        <w:t xml:space="preserve"> на которой происходит работа пользователя или администратора с приложением. На главной форме представлен</w:t>
      </w:r>
      <w:r w:rsidRPr="00842604">
        <w:rPr>
          <w:rFonts w:ascii="Times New Roman" w:eastAsia="Times New Roman" w:hAnsi="Times New Roman" w:cs="Times New Roman"/>
          <w:sz w:val="28"/>
          <w:szCs w:val="28"/>
        </w:rPr>
        <w:t xml:space="preserve">о: </w:t>
      </w:r>
      <w:proofErr w:type="spellStart"/>
      <w:r w:rsidRPr="00842604">
        <w:rPr>
          <w:rFonts w:ascii="Times New Roman" w:eastAsia="Times New Roman" w:hAnsi="Times New Roman" w:cs="Times New Roman"/>
          <w:sz w:val="28"/>
          <w:szCs w:val="28"/>
        </w:rPr>
        <w:t>самописный</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ToolBar</w:t>
      </w:r>
      <w:proofErr w:type="spellEnd"/>
      <w:r w:rsidRPr="00842604">
        <w:rPr>
          <w:rFonts w:ascii="Times New Roman" w:eastAsia="Times New Roman" w:hAnsi="Times New Roman" w:cs="Times New Roman"/>
          <w:sz w:val="28"/>
          <w:szCs w:val="28"/>
        </w:rPr>
        <w:t xml:space="preserve"> сверху, картинка профиля, если она есть и красивая картинка по теме, далее идет меню</w:t>
      </w:r>
      <w:proofErr w:type="gramStart"/>
      <w:r w:rsidRPr="00842604">
        <w:rPr>
          <w:rFonts w:ascii="Times New Roman" w:eastAsia="Times New Roman" w:hAnsi="Times New Roman" w:cs="Times New Roman"/>
          <w:sz w:val="28"/>
          <w:szCs w:val="28"/>
        </w:rPr>
        <w:t>:</w:t>
      </w:r>
      <w:r w:rsidR="002C2AAD" w:rsidRPr="002C2AAD">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”Просмотр</w:t>
      </w:r>
      <w:proofErr w:type="gramEnd"/>
      <w:r w:rsidRPr="00842604">
        <w:rPr>
          <w:rFonts w:ascii="Times New Roman" w:eastAsia="Times New Roman" w:hAnsi="Times New Roman" w:cs="Times New Roman"/>
          <w:sz w:val="28"/>
          <w:szCs w:val="28"/>
        </w:rPr>
        <w:t>”, “Карта”,  “Экспорт”,</w:t>
      </w:r>
      <w:r w:rsidR="002C2AAD" w:rsidRPr="002C2AAD">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“Добавление”. После меню идут блоки: “Новости”, “Мероприятия”, “Экологические рекомендации”.</w:t>
      </w:r>
    </w:p>
    <w:p w:rsidR="00F337A2" w:rsidRPr="002C2AAD" w:rsidRDefault="0053690A" w:rsidP="002C2AAD">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470" cy="3125755"/>
            <wp:effectExtent l="0" t="0" r="508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6314516" cy="3132724"/>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1</w:t>
      </w:r>
      <w:r w:rsidR="002C2AAD">
        <w:rPr>
          <w:rFonts w:ascii="Times New Roman" w:eastAsia="Times New Roman" w:hAnsi="Times New Roman" w:cs="Times New Roman"/>
          <w:sz w:val="28"/>
          <w:szCs w:val="28"/>
        </w:rPr>
        <w:t>4</w:t>
      </w:r>
      <w:r w:rsidRPr="00842604">
        <w:rPr>
          <w:rFonts w:ascii="Times New Roman" w:eastAsia="Times New Roman" w:hAnsi="Times New Roman" w:cs="Times New Roman"/>
          <w:color w:val="000000"/>
          <w:sz w:val="28"/>
          <w:szCs w:val="28"/>
        </w:rPr>
        <w:t xml:space="preserve"> – Главная форма.</w:t>
      </w:r>
    </w:p>
    <w:p w:rsidR="00F337A2" w:rsidRPr="00842604" w:rsidRDefault="0053690A">
      <w:pPr>
        <w:spacing w:after="0" w:line="240" w:lineRule="auto"/>
        <w:ind w:firstLine="709"/>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Переход на формы реализован:</w:t>
      </w:r>
    </w:p>
    <w:p w:rsidR="00F337A2" w:rsidRPr="00842604" w:rsidRDefault="0053690A">
      <w:pPr>
        <w:spacing w:after="0" w:line="240" w:lineRule="auto"/>
        <w:ind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 «Название формы» «название переменной» = </w:t>
      </w:r>
      <w:proofErr w:type="spellStart"/>
      <w:r w:rsidRPr="00842604">
        <w:rPr>
          <w:rFonts w:ascii="Times New Roman" w:eastAsia="Times New Roman" w:hAnsi="Times New Roman" w:cs="Times New Roman"/>
          <w:color w:val="0000FF"/>
          <w:sz w:val="28"/>
          <w:szCs w:val="28"/>
        </w:rPr>
        <w:t>new</w:t>
      </w:r>
      <w:proofErr w:type="spellEnd"/>
      <w:r w:rsidRPr="00842604">
        <w:rPr>
          <w:rFonts w:ascii="Times New Roman" w:eastAsia="Times New Roman" w:hAnsi="Times New Roman" w:cs="Times New Roman"/>
          <w:color w:val="000000"/>
          <w:sz w:val="28"/>
          <w:szCs w:val="28"/>
        </w:rPr>
        <w:t xml:space="preserve"> «Название </w:t>
      </w:r>
      <w:proofErr w:type="gramStart"/>
      <w:r w:rsidRPr="00842604">
        <w:rPr>
          <w:rFonts w:ascii="Times New Roman" w:eastAsia="Times New Roman" w:hAnsi="Times New Roman" w:cs="Times New Roman"/>
          <w:color w:val="000000"/>
          <w:sz w:val="28"/>
          <w:szCs w:val="28"/>
        </w:rPr>
        <w:t>формы»(</w:t>
      </w:r>
      <w:proofErr w:type="gramEnd"/>
      <w:r w:rsidRPr="00842604">
        <w:rPr>
          <w:rFonts w:ascii="Times New Roman" w:eastAsia="Times New Roman" w:hAnsi="Times New Roman" w:cs="Times New Roman"/>
          <w:color w:val="000000"/>
          <w:sz w:val="28"/>
          <w:szCs w:val="28"/>
        </w:rPr>
        <w:t>);</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            «название переменной</w:t>
      </w:r>
      <w:proofErr w:type="gramStart"/>
      <w:r w:rsidRPr="00842604">
        <w:rPr>
          <w:rFonts w:ascii="Times New Roman" w:eastAsia="Times New Roman" w:hAnsi="Times New Roman" w:cs="Times New Roman"/>
          <w:color w:val="000000"/>
          <w:sz w:val="28"/>
          <w:szCs w:val="28"/>
        </w:rPr>
        <w:t>».</w:t>
      </w:r>
      <w:proofErr w:type="spellStart"/>
      <w:r w:rsidRPr="00842604">
        <w:rPr>
          <w:rFonts w:ascii="Times New Roman" w:eastAsia="Times New Roman" w:hAnsi="Times New Roman" w:cs="Times New Roman"/>
          <w:color w:val="000000"/>
          <w:sz w:val="28"/>
          <w:szCs w:val="28"/>
        </w:rPr>
        <w:t>Show</w:t>
      </w:r>
      <w:proofErr w:type="spellEnd"/>
      <w:proofErr w:type="gramEnd"/>
      <w:r w:rsidRPr="00842604">
        <w:rPr>
          <w:rFonts w:ascii="Times New Roman" w:eastAsia="Times New Roman" w:hAnsi="Times New Roman" w:cs="Times New Roman"/>
          <w:color w:val="000000"/>
          <w:sz w:val="28"/>
          <w:szCs w:val="28"/>
        </w:rPr>
        <w:t>();</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ab/>
      </w:r>
      <w:r w:rsidRPr="00842604">
        <w:rPr>
          <w:rFonts w:ascii="Times New Roman" w:eastAsia="Times New Roman" w:hAnsi="Times New Roman" w:cs="Times New Roman"/>
          <w:sz w:val="28"/>
          <w:szCs w:val="28"/>
        </w:rPr>
        <w:tab/>
      </w:r>
      <w:proofErr w:type="spellStart"/>
      <w:proofErr w:type="gramStart"/>
      <w:r w:rsidRPr="00842604">
        <w:rPr>
          <w:rFonts w:ascii="Times New Roman" w:eastAsia="Times New Roman" w:hAnsi="Times New Roman" w:cs="Times New Roman"/>
          <w:sz w:val="28"/>
          <w:szCs w:val="28"/>
        </w:rPr>
        <w:t>this.Close</w:t>
      </w:r>
      <w:proofErr w:type="spellEnd"/>
      <w:proofErr w:type="gramEnd"/>
      <w:r w:rsidRPr="00842604">
        <w:rPr>
          <w:rFonts w:ascii="Times New Roman" w:eastAsia="Times New Roman" w:hAnsi="Times New Roman" w:cs="Times New Roman"/>
          <w:sz w:val="28"/>
          <w:szCs w:val="28"/>
        </w:rPr>
        <w:t>();</w:t>
      </w:r>
    </w:p>
    <w:p w:rsidR="00F337A2"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Так же для отображения Новостей, мероприятий и экологических рекомендаций были разработаны </w:t>
      </w:r>
      <w:proofErr w:type="spellStart"/>
      <w:r w:rsidRPr="00842604">
        <w:rPr>
          <w:rFonts w:ascii="Times New Roman" w:eastAsia="Times New Roman" w:hAnsi="Times New Roman" w:cs="Times New Roman"/>
          <w:sz w:val="28"/>
          <w:szCs w:val="28"/>
        </w:rPr>
        <w:t>ModelView</w:t>
      </w:r>
      <w:proofErr w:type="spellEnd"/>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FF"/>
          <w:sz w:val="24"/>
          <w:szCs w:val="24"/>
          <w:lang w:val="en-US"/>
        </w:rPr>
        <w:t>private</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void</w:t>
      </w: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LoadData</w:t>
      </w:r>
      <w:proofErr w:type="spellEnd"/>
      <w:r w:rsidRPr="002C2AAD">
        <w:rPr>
          <w:rFonts w:ascii="Times New Roman" w:hAnsi="Times New Roman" w:cs="Times New Roman"/>
          <w:color w:val="000000"/>
          <w:sz w:val="24"/>
          <w:szCs w:val="24"/>
          <w:lang w:val="en-US"/>
        </w:rPr>
        <w:t>(</w:t>
      </w:r>
      <w:proofErr w:type="gram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using</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var</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dbContext</w:t>
      </w:r>
      <w:proofErr w:type="spellEnd"/>
      <w:r w:rsidRPr="002C2AAD">
        <w:rPr>
          <w:rFonts w:ascii="Times New Roman" w:hAnsi="Times New Roman" w:cs="Times New Roman"/>
          <w:color w:val="000000"/>
          <w:sz w:val="24"/>
          <w:szCs w:val="24"/>
          <w:lang w:val="en-US"/>
        </w:rPr>
        <w:t xml:space="preserve"> = </w:t>
      </w:r>
      <w:r w:rsidRPr="002C2AAD">
        <w:rPr>
          <w:rFonts w:ascii="Times New Roman" w:hAnsi="Times New Roman" w:cs="Times New Roman"/>
          <w:color w:val="0000FF"/>
          <w:sz w:val="24"/>
          <w:szCs w:val="24"/>
          <w:lang w:val="en-US"/>
        </w:rPr>
        <w:t>new</w:t>
      </w: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GreanTrailEntities</w:t>
      </w:r>
      <w:proofErr w:type="spellEnd"/>
      <w:r w:rsidRPr="002C2AAD">
        <w:rPr>
          <w:rFonts w:ascii="Times New Roman" w:hAnsi="Times New Roman" w:cs="Times New Roman"/>
          <w:color w:val="000000"/>
          <w:sz w:val="24"/>
          <w:szCs w:val="24"/>
          <w:lang w:val="en-US"/>
        </w:rPr>
        <w:t>(</w:t>
      </w:r>
      <w:proofErr w:type="gram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var</w:t>
      </w:r>
      <w:r w:rsidRPr="002C2AAD">
        <w:rPr>
          <w:rFonts w:ascii="Times New Roman" w:hAnsi="Times New Roman" w:cs="Times New Roman"/>
          <w:color w:val="000000"/>
          <w:sz w:val="24"/>
          <w:szCs w:val="24"/>
          <w:lang w:val="en-US"/>
        </w:rPr>
        <w:t xml:space="preserve"> news = </w:t>
      </w:r>
      <w:proofErr w:type="spellStart"/>
      <w:proofErr w:type="gramStart"/>
      <w:r w:rsidRPr="002C2AAD">
        <w:rPr>
          <w:rFonts w:ascii="Times New Roman" w:hAnsi="Times New Roman" w:cs="Times New Roman"/>
          <w:color w:val="000000"/>
          <w:sz w:val="24"/>
          <w:szCs w:val="24"/>
          <w:lang w:val="en-US"/>
        </w:rPr>
        <w:t>dbContext.News.ToList</w:t>
      </w:r>
      <w:proofErr w:type="spellEnd"/>
      <w:proofErr w:type="gram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foreach</w:t>
      </w:r>
      <w:r w:rsidRPr="002C2AAD">
        <w:rPr>
          <w:rFonts w:ascii="Times New Roman" w:hAnsi="Times New Roman" w:cs="Times New Roman"/>
          <w:color w:val="000000"/>
          <w:sz w:val="24"/>
          <w:szCs w:val="24"/>
          <w:lang w:val="en-US"/>
        </w:rPr>
        <w:t xml:space="preserve"> (var item </w:t>
      </w:r>
      <w:r w:rsidRPr="002C2AAD">
        <w:rPr>
          <w:rFonts w:ascii="Times New Roman" w:hAnsi="Times New Roman" w:cs="Times New Roman"/>
          <w:color w:val="0000FF"/>
          <w:sz w:val="24"/>
          <w:szCs w:val="24"/>
          <w:lang w:val="en-US"/>
        </w:rPr>
        <w:t>in</w:t>
      </w:r>
      <w:r w:rsidRPr="002C2AAD">
        <w:rPr>
          <w:rFonts w:ascii="Times New Roman" w:hAnsi="Times New Roman" w:cs="Times New Roman"/>
          <w:color w:val="000000"/>
          <w:sz w:val="24"/>
          <w:szCs w:val="24"/>
          <w:lang w:val="en-US"/>
        </w:rPr>
        <w:t xml:space="preserve"> news)</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NewsViewModels.Add</w:t>
      </w:r>
      <w:proofErr w:type="spellEnd"/>
      <w:r w:rsidRPr="002C2AAD">
        <w:rPr>
          <w:rFonts w:ascii="Times New Roman" w:hAnsi="Times New Roman" w:cs="Times New Roman"/>
          <w:color w:val="000000"/>
          <w:sz w:val="24"/>
          <w:szCs w:val="24"/>
          <w:lang w:val="en-US"/>
        </w:rPr>
        <w:t>(</w:t>
      </w:r>
      <w:r w:rsidRPr="002C2AAD">
        <w:rPr>
          <w:rFonts w:ascii="Times New Roman" w:hAnsi="Times New Roman" w:cs="Times New Roman"/>
          <w:color w:val="0000FF"/>
          <w:sz w:val="24"/>
          <w:szCs w:val="24"/>
          <w:lang w:val="en-US"/>
        </w:rPr>
        <w:t>new</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NewsViewModel</w:t>
      </w:r>
      <w:proofErr w:type="spellEnd"/>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Id = </w:t>
      </w:r>
      <w:proofErr w:type="spellStart"/>
      <w:r w:rsidRPr="002C2AAD">
        <w:rPr>
          <w:rFonts w:ascii="Times New Roman" w:hAnsi="Times New Roman" w:cs="Times New Roman"/>
          <w:color w:val="000000"/>
          <w:sz w:val="24"/>
          <w:szCs w:val="24"/>
          <w:lang w:val="en-US"/>
        </w:rPr>
        <w:t>item.id_news</w:t>
      </w:r>
      <w:proofErr w:type="spell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Title = </w:t>
      </w:r>
      <w:proofErr w:type="spellStart"/>
      <w:proofErr w:type="gramStart"/>
      <w:r w:rsidRPr="002C2AAD">
        <w:rPr>
          <w:rFonts w:ascii="Times New Roman" w:hAnsi="Times New Roman" w:cs="Times New Roman"/>
          <w:color w:val="000000"/>
          <w:sz w:val="24"/>
          <w:szCs w:val="24"/>
          <w:lang w:val="en-US"/>
        </w:rPr>
        <w:t>item.heading</w:t>
      </w:r>
      <w:proofErr w:type="spellEnd"/>
      <w:proofErr w:type="gram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Text = </w:t>
      </w:r>
      <w:proofErr w:type="spellStart"/>
      <w:r w:rsidRPr="002C2AAD">
        <w:rPr>
          <w:rFonts w:ascii="Times New Roman" w:hAnsi="Times New Roman" w:cs="Times New Roman"/>
          <w:color w:val="000000"/>
          <w:sz w:val="24"/>
          <w:szCs w:val="24"/>
          <w:lang w:val="en-US"/>
        </w:rPr>
        <w:t>item.text</w:t>
      </w:r>
      <w:proofErr w:type="spell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Autor = </w:t>
      </w:r>
      <w:proofErr w:type="spellStart"/>
      <w:proofErr w:type="gramStart"/>
      <w:r w:rsidRPr="002C2AAD">
        <w:rPr>
          <w:rFonts w:ascii="Times New Roman" w:hAnsi="Times New Roman" w:cs="Times New Roman"/>
          <w:color w:val="000000"/>
          <w:sz w:val="24"/>
          <w:szCs w:val="24"/>
          <w:lang w:val="en-US"/>
        </w:rPr>
        <w:t>item.Users.full</w:t>
      </w:r>
      <w:proofErr w:type="gramEnd"/>
      <w:r w:rsidRPr="002C2AAD">
        <w:rPr>
          <w:rFonts w:ascii="Times New Roman" w:hAnsi="Times New Roman" w:cs="Times New Roman"/>
          <w:color w:val="000000"/>
          <w:sz w:val="24"/>
          <w:szCs w:val="24"/>
          <w:lang w:val="en-US"/>
        </w:rPr>
        <w:t>_name</w:t>
      </w:r>
      <w:proofErr w:type="spell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Date = (</w:t>
      </w:r>
      <w:proofErr w:type="spellStart"/>
      <w:r w:rsidRPr="002C2AAD">
        <w:rPr>
          <w:rFonts w:ascii="Times New Roman" w:hAnsi="Times New Roman" w:cs="Times New Roman"/>
          <w:color w:val="000000"/>
          <w:sz w:val="24"/>
          <w:szCs w:val="24"/>
          <w:lang w:val="en-US"/>
        </w:rPr>
        <w:t>DateTime</w:t>
      </w:r>
      <w:proofErr w:type="spellEnd"/>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item.data_time</w:t>
      </w:r>
      <w:proofErr w:type="spellEnd"/>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2C2AAD" w:rsidRPr="002C2AAD" w:rsidRDefault="002C2AAD" w:rsidP="002C2AAD">
      <w:pPr>
        <w:pBdr>
          <w:top w:val="nil"/>
          <w:left w:val="nil"/>
          <w:bottom w:val="nil"/>
          <w:right w:val="nil"/>
          <w:between w:val="nil"/>
        </w:pBdr>
        <w:shd w:val="clear" w:color="auto" w:fill="FFFFFF"/>
        <w:tabs>
          <w:tab w:val="left" w:pos="1134"/>
        </w:tabs>
        <w:spacing w:after="0"/>
        <w:ind w:firstLine="709"/>
        <w:jc w:val="both"/>
        <w:rPr>
          <w:rFonts w:ascii="Times New Roman" w:hAnsi="Times New Roman" w:cs="Times New Roman"/>
          <w:color w:val="000000"/>
          <w:sz w:val="24"/>
          <w:szCs w:val="24"/>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00"/>
          <w:sz w:val="24"/>
          <w:szCs w:val="24"/>
        </w:rPr>
        <w:t>}</w:t>
      </w:r>
    </w:p>
    <w:p w:rsidR="002C2AAD" w:rsidRPr="002C2AAD" w:rsidRDefault="002C2AAD" w:rsidP="002C2AAD">
      <w:pPr>
        <w:pBdr>
          <w:top w:val="nil"/>
          <w:left w:val="nil"/>
          <w:bottom w:val="nil"/>
          <w:right w:val="nil"/>
          <w:between w:val="nil"/>
        </w:pBdr>
        <w:shd w:val="clear" w:color="auto" w:fill="FFFFFF"/>
        <w:tabs>
          <w:tab w:val="left" w:pos="1134"/>
        </w:tabs>
        <w:spacing w:after="0"/>
        <w:ind w:firstLine="709"/>
        <w:jc w:val="both"/>
        <w:rPr>
          <w:rFonts w:ascii="Times New Roman" w:hAnsi="Times New Roman" w:cs="Times New Roman"/>
          <w:color w:val="000000"/>
          <w:sz w:val="24"/>
          <w:szCs w:val="24"/>
          <w:lang w:val="en-US"/>
        </w:rPr>
      </w:pPr>
      <w:r w:rsidRPr="002C2AAD">
        <w:rPr>
          <w:rFonts w:ascii="Times New Roman" w:eastAsia="Times New Roman" w:hAnsi="Times New Roman" w:cs="Times New Roman"/>
          <w:sz w:val="24"/>
          <w:szCs w:val="24"/>
        </w:rPr>
        <w:tab/>
      </w:r>
      <w:r w:rsidRPr="002C2AAD">
        <w:rPr>
          <w:rFonts w:ascii="Times New Roman" w:eastAsia="Times New Roman" w:hAnsi="Times New Roman" w:cs="Times New Roman"/>
          <w:sz w:val="24"/>
          <w:szCs w:val="24"/>
          <w:lang w:val="en-US"/>
        </w:rPr>
        <w:t>//</w:t>
      </w:r>
      <w:r w:rsidRPr="002C2AAD">
        <w:rPr>
          <w:rFonts w:ascii="Times New Roman" w:eastAsia="Times New Roman" w:hAnsi="Times New Roman" w:cs="Times New Roman"/>
          <w:sz w:val="24"/>
          <w:szCs w:val="24"/>
        </w:rPr>
        <w:t>добавление</w:t>
      </w:r>
      <w:r w:rsidRPr="002C2AAD">
        <w:rPr>
          <w:rFonts w:ascii="Times New Roman" w:eastAsia="Times New Roman" w:hAnsi="Times New Roman" w:cs="Times New Roman"/>
          <w:sz w:val="24"/>
          <w:szCs w:val="24"/>
          <w:lang w:val="en-US"/>
        </w:rPr>
        <w:t xml:space="preserve"> </w:t>
      </w:r>
      <w:r w:rsidRPr="002C2AAD">
        <w:rPr>
          <w:rFonts w:ascii="Times New Roman" w:eastAsia="Times New Roman" w:hAnsi="Times New Roman" w:cs="Times New Roman"/>
          <w:sz w:val="24"/>
          <w:szCs w:val="24"/>
        </w:rPr>
        <w:t>в</w:t>
      </w:r>
      <w:r w:rsidRPr="002C2AAD">
        <w:rPr>
          <w:rFonts w:ascii="Times New Roman" w:eastAsia="Times New Roman" w:hAnsi="Times New Roman" w:cs="Times New Roman"/>
          <w:sz w:val="24"/>
          <w:szCs w:val="24"/>
          <w:lang w:val="en-US"/>
        </w:rPr>
        <w:t xml:space="preserve"> </w:t>
      </w:r>
      <w:proofErr w:type="spellStart"/>
      <w:r w:rsidRPr="002C2AAD">
        <w:rPr>
          <w:rFonts w:ascii="Times New Roman" w:eastAsia="Times New Roman" w:hAnsi="Times New Roman" w:cs="Times New Roman"/>
          <w:sz w:val="24"/>
          <w:szCs w:val="24"/>
          <w:lang w:val="en-US"/>
        </w:rPr>
        <w:t>ViewModel</w:t>
      </w:r>
      <w:proofErr w:type="spellEnd"/>
      <w:r w:rsidRPr="002C2AAD">
        <w:rPr>
          <w:rFonts w:ascii="Times New Roman" w:eastAsia="Times New Roman" w:hAnsi="Times New Roman" w:cs="Times New Roman"/>
          <w:sz w:val="24"/>
          <w:szCs w:val="24"/>
          <w:lang w:val="en-US"/>
        </w:rPr>
        <w:t xml:space="preserve"> Event </w:t>
      </w:r>
      <w:r w:rsidRPr="002C2AAD">
        <w:rPr>
          <w:rFonts w:ascii="Times New Roman" w:eastAsia="Times New Roman" w:hAnsi="Times New Roman" w:cs="Times New Roman"/>
          <w:sz w:val="24"/>
          <w:szCs w:val="24"/>
        </w:rPr>
        <w:t>и</w:t>
      </w:r>
      <w:r w:rsidRPr="002C2AAD">
        <w:rPr>
          <w:rFonts w:ascii="Times New Roman" w:eastAsia="Times New Roman" w:hAnsi="Times New Roman" w:cs="Times New Roman"/>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EcologicalRecommendations</w:t>
      </w:r>
      <w:proofErr w:type="spellEnd"/>
      <w:r>
        <w:rPr>
          <w:rFonts w:ascii="Times New Roman" w:hAnsi="Times New Roman" w:cs="Times New Roman"/>
          <w:color w:val="000000"/>
          <w:sz w:val="24"/>
          <w:szCs w:val="24"/>
          <w:lang w:val="en-US"/>
        </w:rPr>
        <w:t xml:space="preserve"> }</w:t>
      </w:r>
      <w:proofErr w:type="gramEnd"/>
      <w:r>
        <w:rPr>
          <w:rFonts w:ascii="Times New Roman" w:hAnsi="Times New Roman" w:cs="Times New Roman"/>
          <w:color w:val="000000"/>
          <w:sz w:val="24"/>
          <w:szCs w:val="24"/>
          <w:lang w:val="en-US"/>
        </w:rPr>
        <w:t>}</w:t>
      </w:r>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public class </w:t>
      </w:r>
      <w:proofErr w:type="spellStart"/>
      <w:r w:rsidRPr="002C2AAD">
        <w:rPr>
          <w:rFonts w:ascii="Times New Roman" w:eastAsia="Times New Roman" w:hAnsi="Times New Roman" w:cs="Times New Roman"/>
          <w:sz w:val="24"/>
          <w:szCs w:val="24"/>
          <w:lang w:val="en-US"/>
        </w:rPr>
        <w:t>NewsViewModel</w:t>
      </w:r>
      <w:proofErr w:type="spellEnd"/>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w:t>
      </w:r>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    public long Id </w:t>
      </w:r>
      <w:proofErr w:type="gramStart"/>
      <w:r w:rsidRPr="002C2AAD">
        <w:rPr>
          <w:rFonts w:ascii="Times New Roman" w:eastAsia="Times New Roman" w:hAnsi="Times New Roman" w:cs="Times New Roman"/>
          <w:sz w:val="24"/>
          <w:szCs w:val="24"/>
          <w:lang w:val="en-US"/>
        </w:rPr>
        <w:t>{ get</w:t>
      </w:r>
      <w:proofErr w:type="gramEnd"/>
      <w:r w:rsidRPr="002C2AAD">
        <w:rPr>
          <w:rFonts w:ascii="Times New Roman" w:eastAsia="Times New Roman" w:hAnsi="Times New Roman" w:cs="Times New Roman"/>
          <w:sz w:val="24"/>
          <w:szCs w:val="24"/>
          <w:lang w:val="en-US"/>
        </w:rPr>
        <w:t>; set; }</w:t>
      </w:r>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    public string Title </w:t>
      </w:r>
      <w:proofErr w:type="gramStart"/>
      <w:r w:rsidRPr="002C2AAD">
        <w:rPr>
          <w:rFonts w:ascii="Times New Roman" w:eastAsia="Times New Roman" w:hAnsi="Times New Roman" w:cs="Times New Roman"/>
          <w:sz w:val="24"/>
          <w:szCs w:val="24"/>
          <w:lang w:val="en-US"/>
        </w:rPr>
        <w:t>{ get</w:t>
      </w:r>
      <w:proofErr w:type="gramEnd"/>
      <w:r w:rsidRPr="002C2AAD">
        <w:rPr>
          <w:rFonts w:ascii="Times New Roman" w:eastAsia="Times New Roman" w:hAnsi="Times New Roman" w:cs="Times New Roman"/>
          <w:sz w:val="24"/>
          <w:szCs w:val="24"/>
          <w:lang w:val="en-US"/>
        </w:rPr>
        <w:t>; set; }</w:t>
      </w:r>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    public string Text </w:t>
      </w:r>
      <w:proofErr w:type="gramStart"/>
      <w:r w:rsidRPr="002C2AAD">
        <w:rPr>
          <w:rFonts w:ascii="Times New Roman" w:eastAsia="Times New Roman" w:hAnsi="Times New Roman" w:cs="Times New Roman"/>
          <w:sz w:val="24"/>
          <w:szCs w:val="24"/>
          <w:lang w:val="en-US"/>
        </w:rPr>
        <w:t>{ get</w:t>
      </w:r>
      <w:proofErr w:type="gramEnd"/>
      <w:r w:rsidRPr="002C2AAD">
        <w:rPr>
          <w:rFonts w:ascii="Times New Roman" w:eastAsia="Times New Roman" w:hAnsi="Times New Roman" w:cs="Times New Roman"/>
          <w:sz w:val="24"/>
          <w:szCs w:val="24"/>
          <w:lang w:val="en-US"/>
        </w:rPr>
        <w:t>; set; }</w:t>
      </w:r>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    public string Autor </w:t>
      </w:r>
      <w:proofErr w:type="gramStart"/>
      <w:r w:rsidRPr="002C2AAD">
        <w:rPr>
          <w:rFonts w:ascii="Times New Roman" w:eastAsia="Times New Roman" w:hAnsi="Times New Roman" w:cs="Times New Roman"/>
          <w:sz w:val="24"/>
          <w:szCs w:val="24"/>
          <w:lang w:val="en-US"/>
        </w:rPr>
        <w:t>{ get</w:t>
      </w:r>
      <w:proofErr w:type="gramEnd"/>
      <w:r w:rsidRPr="002C2AAD">
        <w:rPr>
          <w:rFonts w:ascii="Times New Roman" w:eastAsia="Times New Roman" w:hAnsi="Times New Roman" w:cs="Times New Roman"/>
          <w:sz w:val="24"/>
          <w:szCs w:val="24"/>
          <w:lang w:val="en-US"/>
        </w:rPr>
        <w:t>; set; }</w:t>
      </w:r>
    </w:p>
    <w:p w:rsidR="00F337A2" w:rsidRDefault="0053690A" w:rsidP="002C2AAD">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    public </w:t>
      </w:r>
      <w:proofErr w:type="spellStart"/>
      <w:r w:rsidRPr="002C2AAD">
        <w:rPr>
          <w:rFonts w:ascii="Times New Roman" w:eastAsia="Times New Roman" w:hAnsi="Times New Roman" w:cs="Times New Roman"/>
          <w:sz w:val="24"/>
          <w:szCs w:val="24"/>
          <w:lang w:val="en-US"/>
        </w:rPr>
        <w:t>DateTime</w:t>
      </w:r>
      <w:proofErr w:type="spellEnd"/>
      <w:r w:rsidRPr="002C2AAD">
        <w:rPr>
          <w:rFonts w:ascii="Times New Roman" w:eastAsia="Times New Roman" w:hAnsi="Times New Roman" w:cs="Times New Roman"/>
          <w:sz w:val="24"/>
          <w:szCs w:val="24"/>
          <w:lang w:val="en-US"/>
        </w:rPr>
        <w:t xml:space="preserve"> Date </w:t>
      </w:r>
      <w:proofErr w:type="gramStart"/>
      <w:r w:rsidRPr="002C2AAD">
        <w:rPr>
          <w:rFonts w:ascii="Times New Roman" w:eastAsia="Times New Roman" w:hAnsi="Times New Roman" w:cs="Times New Roman"/>
          <w:sz w:val="24"/>
          <w:szCs w:val="24"/>
          <w:lang w:val="en-US"/>
        </w:rPr>
        <w:t>{ get</w:t>
      </w:r>
      <w:proofErr w:type="gramEnd"/>
      <w:r w:rsidRPr="002C2AAD">
        <w:rPr>
          <w:rFonts w:ascii="Times New Roman" w:eastAsia="Times New Roman" w:hAnsi="Times New Roman" w:cs="Times New Roman"/>
          <w:sz w:val="24"/>
          <w:szCs w:val="24"/>
          <w:lang w:val="en-US"/>
        </w:rPr>
        <w:t>; set; }}</w:t>
      </w:r>
    </w:p>
    <w:p w:rsidR="002C2AAD" w:rsidRPr="002C2AAD" w:rsidRDefault="002C2AAD" w:rsidP="002C2AAD">
      <w:pPr>
        <w:shd w:val="clear" w:color="auto" w:fill="FFFFFF"/>
        <w:tabs>
          <w:tab w:val="left" w:pos="1134"/>
        </w:tabs>
        <w:spacing w:after="0"/>
        <w:ind w:firstLine="709"/>
        <w:jc w:val="both"/>
        <w:rPr>
          <w:rFonts w:ascii="Times New Roman" w:eastAsia="Times New Roman" w:hAnsi="Times New Roman" w:cs="Times New Roman"/>
          <w:sz w:val="24"/>
          <w:szCs w:val="24"/>
          <w:lang w:val="en-US"/>
        </w:rPr>
      </w:pPr>
    </w:p>
    <w:p w:rsidR="00F337A2" w:rsidRPr="00842604" w:rsidRDefault="0053690A">
      <w:pPr>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lastRenderedPageBreak/>
        <w:t>WPF — современный и гибкий графический интерфейс пользователя (GUI) для приложений .NET. Он позволяет разработчикам создавать привлекательные и интерактивные пользовательские интерфейсы с использованием привязки данных, стилизации и анимации.</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Возможности WPF:</w:t>
      </w:r>
    </w:p>
    <w:p w:rsidR="0024503D" w:rsidRDefault="0053690A" w:rsidP="0071319D">
      <w:pPr>
        <w:numPr>
          <w:ilvl w:val="0"/>
          <w:numId w:val="15"/>
        </w:numPr>
        <w:spacing w:after="0" w:line="240" w:lineRule="auto"/>
        <w:ind w:left="1418" w:hanging="709"/>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Поддержка различных устройств, включая сенсорные экраны и планшеты</w:t>
      </w:r>
    </w:p>
    <w:p w:rsidR="0024503D" w:rsidRDefault="0053690A" w:rsidP="0071319D">
      <w:pPr>
        <w:numPr>
          <w:ilvl w:val="0"/>
          <w:numId w:val="15"/>
        </w:numPr>
        <w:spacing w:after="0" w:line="240" w:lineRule="auto"/>
        <w:ind w:left="1418" w:hanging="709"/>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Высокая производительность и эффективность</w:t>
      </w:r>
    </w:p>
    <w:p w:rsidR="0024503D" w:rsidRDefault="0053690A" w:rsidP="0071319D">
      <w:pPr>
        <w:numPr>
          <w:ilvl w:val="0"/>
          <w:numId w:val="15"/>
        </w:numPr>
        <w:spacing w:after="0" w:line="240" w:lineRule="auto"/>
        <w:ind w:left="1418" w:hanging="709"/>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Декларативное программирование, упрощающее определение визуальной части интерфейса</w:t>
      </w:r>
    </w:p>
    <w:p w:rsidR="00F337A2" w:rsidRPr="0024503D" w:rsidRDefault="0053690A" w:rsidP="0071319D">
      <w:pPr>
        <w:numPr>
          <w:ilvl w:val="0"/>
          <w:numId w:val="15"/>
        </w:numPr>
        <w:spacing w:after="0" w:line="240" w:lineRule="auto"/>
        <w:ind w:left="1418" w:hanging="709"/>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Экспорт пользовательских интерфейсов в различные форматы (например, XAML, PDF)</w:t>
      </w:r>
    </w:p>
    <w:p w:rsidR="0024503D" w:rsidRDefault="0053690A" w:rsidP="0024503D">
      <w:pPr>
        <w:pStyle w:val="ab"/>
        <w:numPr>
          <w:ilvl w:val="3"/>
          <w:numId w:val="21"/>
        </w:numPr>
        <w:spacing w:after="0"/>
        <w:ind w:left="1276" w:hanging="425"/>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Библиотеки для расширения WPF:</w:t>
      </w:r>
    </w:p>
    <w:p w:rsidR="0024503D" w:rsidRDefault="0053690A"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Entity</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Framework</w:t>
      </w:r>
      <w:proofErr w:type="spellEnd"/>
      <w:r w:rsidRPr="0024503D">
        <w:rPr>
          <w:rFonts w:ascii="Times New Roman" w:eastAsia="Times New Roman" w:hAnsi="Times New Roman" w:cs="Times New Roman"/>
          <w:sz w:val="28"/>
          <w:szCs w:val="28"/>
        </w:rPr>
        <w:t>: Библиотека для работы с данными, позволяющая разработчикам использовать объекты .NET для моделирования и взаимодействия с реляционными базами данных.</w:t>
      </w:r>
    </w:p>
    <w:p w:rsidR="0024503D" w:rsidRDefault="0053690A"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Microsoft</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Toolkit</w:t>
      </w:r>
      <w:proofErr w:type="spellEnd"/>
      <w:r w:rsidRPr="0024503D">
        <w:rPr>
          <w:rFonts w:ascii="Times New Roman" w:eastAsia="Times New Roman" w:hAnsi="Times New Roman" w:cs="Times New Roman"/>
          <w:sz w:val="28"/>
          <w:szCs w:val="28"/>
        </w:rPr>
        <w:t>: Коллекция библиотек для расширения функциональности WPF, включая элементы управления, утилиты и службы.</w:t>
      </w:r>
    </w:p>
    <w:p w:rsidR="0024503D" w:rsidRDefault="0053690A"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LiveChart</w:t>
      </w:r>
      <w:proofErr w:type="spellEnd"/>
      <w:r w:rsidRPr="0024503D">
        <w:rPr>
          <w:rFonts w:ascii="Times New Roman" w:eastAsia="Times New Roman" w:hAnsi="Times New Roman" w:cs="Times New Roman"/>
          <w:sz w:val="28"/>
          <w:szCs w:val="28"/>
        </w:rPr>
        <w:t>: Библиотека для создания интерактивных и настраиваемых диаграмм и графиков в WPF-приложениях.</w:t>
      </w:r>
    </w:p>
    <w:p w:rsidR="0024503D" w:rsidRDefault="0024503D"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Microsoft.Maps.MapControl.WPF</w:t>
      </w:r>
      <w:proofErr w:type="spellEnd"/>
      <w:r w:rsidRPr="0024503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24503D">
        <w:rPr>
          <w:rFonts w:ascii="Times New Roman" w:eastAsia="Times New Roman" w:hAnsi="Times New Roman" w:cs="Times New Roman"/>
          <w:sz w:val="28"/>
          <w:szCs w:val="28"/>
        </w:rPr>
        <w:t xml:space="preserve">Библиотека для создания и отображения карт в приложениях </w:t>
      </w:r>
      <w:proofErr w:type="spellStart"/>
      <w:r w:rsidRPr="0024503D">
        <w:rPr>
          <w:rFonts w:ascii="Times New Roman" w:eastAsia="Times New Roman" w:hAnsi="Times New Roman" w:cs="Times New Roman"/>
          <w:sz w:val="28"/>
          <w:szCs w:val="28"/>
        </w:rPr>
        <w:t>Windows</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Presentation</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Foundation</w:t>
      </w:r>
      <w:proofErr w:type="spellEnd"/>
      <w:r w:rsidRPr="0024503D">
        <w:rPr>
          <w:rFonts w:ascii="Times New Roman" w:eastAsia="Times New Roman" w:hAnsi="Times New Roman" w:cs="Times New Roman"/>
          <w:sz w:val="28"/>
          <w:szCs w:val="28"/>
        </w:rPr>
        <w:t xml:space="preserve"> (WPF). Она позволяет разработчикам легко добавлять карты </w:t>
      </w:r>
      <w:proofErr w:type="spellStart"/>
      <w:r w:rsidRPr="0024503D">
        <w:rPr>
          <w:rFonts w:ascii="Times New Roman" w:eastAsia="Times New Roman" w:hAnsi="Times New Roman" w:cs="Times New Roman"/>
          <w:sz w:val="28"/>
          <w:szCs w:val="28"/>
        </w:rPr>
        <w:t>Bing</w:t>
      </w:r>
      <w:proofErr w:type="spellEnd"/>
      <w:r w:rsidRPr="0024503D">
        <w:rPr>
          <w:rFonts w:ascii="Times New Roman" w:eastAsia="Times New Roman" w:hAnsi="Times New Roman" w:cs="Times New Roman"/>
          <w:sz w:val="28"/>
          <w:szCs w:val="28"/>
        </w:rPr>
        <w:t xml:space="preserve"> и другие картографические сервисы в свои приложения.</w:t>
      </w:r>
    </w:p>
    <w:p w:rsidR="00F337A2" w:rsidRPr="0024503D" w:rsidRDefault="0053690A" w:rsidP="0024503D">
      <w:pPr>
        <w:pStyle w:val="ab"/>
        <w:numPr>
          <w:ilvl w:val="3"/>
          <w:numId w:val="21"/>
        </w:numPr>
        <w:spacing w:after="0"/>
        <w:ind w:left="1276" w:hanging="425"/>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Библиотеки для экспорта в различные файлы:</w:t>
      </w:r>
    </w:p>
    <w:p w:rsidR="00F337A2" w:rsidRPr="00842604" w:rsidRDefault="0053690A"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ClosedXML</w:t>
      </w:r>
      <w:proofErr w:type="spellEnd"/>
      <w:r w:rsidRPr="00842604">
        <w:rPr>
          <w:rFonts w:ascii="Times New Roman" w:eastAsia="Times New Roman" w:hAnsi="Times New Roman" w:cs="Times New Roman"/>
          <w:sz w:val="28"/>
          <w:szCs w:val="28"/>
        </w:rPr>
        <w:t xml:space="preserve">: Библиотека для работы с электронными таблицами </w:t>
      </w:r>
      <w:proofErr w:type="spellStart"/>
      <w:r w:rsidRPr="00842604">
        <w:rPr>
          <w:rFonts w:ascii="Times New Roman" w:eastAsia="Times New Roman" w:hAnsi="Times New Roman" w:cs="Times New Roman"/>
          <w:sz w:val="28"/>
          <w:szCs w:val="28"/>
        </w:rPr>
        <w:t>Excel</w:t>
      </w:r>
      <w:proofErr w:type="spellEnd"/>
      <w:r w:rsidRPr="00842604">
        <w:rPr>
          <w:rFonts w:ascii="Times New Roman" w:eastAsia="Times New Roman" w:hAnsi="Times New Roman" w:cs="Times New Roman"/>
          <w:sz w:val="28"/>
          <w:szCs w:val="28"/>
        </w:rPr>
        <w:t xml:space="preserve">, позволяющая разработчикам создавать, редактировать и экспортировать файлы </w:t>
      </w:r>
      <w:proofErr w:type="spellStart"/>
      <w:r w:rsidRPr="00842604">
        <w:rPr>
          <w:rFonts w:ascii="Times New Roman" w:eastAsia="Times New Roman" w:hAnsi="Times New Roman" w:cs="Times New Roman"/>
          <w:sz w:val="28"/>
          <w:szCs w:val="28"/>
        </w:rPr>
        <w:t>Excel</w:t>
      </w:r>
      <w:proofErr w:type="spellEnd"/>
      <w:r w:rsidRPr="00842604">
        <w:rPr>
          <w:rFonts w:ascii="Times New Roman" w:eastAsia="Times New Roman" w:hAnsi="Times New Roman" w:cs="Times New Roman"/>
          <w:sz w:val="28"/>
          <w:szCs w:val="28"/>
        </w:rPr>
        <w:t xml:space="preserve"> из WPF-приложений.</w:t>
      </w:r>
    </w:p>
    <w:p w:rsidR="00F337A2" w:rsidRDefault="0053690A" w:rsidP="0071319D">
      <w:pPr>
        <w:pStyle w:val="ab"/>
        <w:numPr>
          <w:ilvl w:val="4"/>
          <w:numId w:val="21"/>
        </w:numPr>
        <w:spacing w:after="0"/>
        <w:ind w:left="1418" w:hanging="567"/>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 Spire.XLS: Библиотека для работы с электронными таблицами, поддерживающая широкий спектр форматов файлов, таких как </w:t>
      </w:r>
      <w:proofErr w:type="spellStart"/>
      <w:r w:rsidRPr="00842604">
        <w:rPr>
          <w:rFonts w:ascii="Times New Roman" w:eastAsia="Times New Roman" w:hAnsi="Times New Roman" w:cs="Times New Roman"/>
          <w:sz w:val="28"/>
          <w:szCs w:val="28"/>
        </w:rPr>
        <w:t>Excel</w:t>
      </w:r>
      <w:proofErr w:type="spellEnd"/>
      <w:r w:rsidRPr="00842604">
        <w:rPr>
          <w:rFonts w:ascii="Times New Roman" w:eastAsia="Times New Roman" w:hAnsi="Times New Roman" w:cs="Times New Roman"/>
          <w:sz w:val="28"/>
          <w:szCs w:val="28"/>
        </w:rPr>
        <w:t>, CSV и HTML.</w:t>
      </w:r>
    </w:p>
    <w:p w:rsidR="0071319D" w:rsidRDefault="0024503D"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iTextSharp</w:t>
      </w:r>
      <w:proofErr w:type="spellEnd"/>
      <w:r w:rsidRPr="0024503D">
        <w:rPr>
          <w:rFonts w:ascii="Times New Roman" w:eastAsia="Times New Roman" w:hAnsi="Times New Roman" w:cs="Times New Roman"/>
          <w:sz w:val="28"/>
          <w:szCs w:val="28"/>
        </w:rPr>
        <w:t>: Библиотека с открытым исходным кодом для создания и управления документами PDF в приложениях .NET. Она предоставляет широкий набор функций для создания сложных и настраиваемых PDF-документов.</w:t>
      </w:r>
    </w:p>
    <w:p w:rsidR="0071319D" w:rsidRDefault="0071319D" w:rsidP="0071319D">
      <w:pPr>
        <w:spacing w:after="0"/>
        <w:jc w:val="both"/>
        <w:rPr>
          <w:rFonts w:ascii="Times New Roman" w:eastAsia="Times New Roman" w:hAnsi="Times New Roman" w:cs="Times New Roman"/>
          <w:sz w:val="28"/>
          <w:szCs w:val="28"/>
        </w:rPr>
      </w:pPr>
    </w:p>
    <w:p w:rsidR="0071319D" w:rsidRDefault="0071319D" w:rsidP="0071319D">
      <w:pPr>
        <w:spacing w:after="0"/>
        <w:jc w:val="both"/>
        <w:rPr>
          <w:rFonts w:ascii="Times New Roman" w:eastAsia="Times New Roman" w:hAnsi="Times New Roman" w:cs="Times New Roman"/>
          <w:sz w:val="28"/>
          <w:szCs w:val="28"/>
        </w:rPr>
      </w:pPr>
    </w:p>
    <w:p w:rsidR="0071319D" w:rsidRDefault="0071319D" w:rsidP="0071319D">
      <w:pPr>
        <w:spacing w:after="0"/>
        <w:jc w:val="both"/>
        <w:rPr>
          <w:rFonts w:ascii="Times New Roman" w:eastAsia="Times New Roman" w:hAnsi="Times New Roman" w:cs="Times New Roman"/>
          <w:sz w:val="28"/>
          <w:szCs w:val="28"/>
        </w:rPr>
      </w:pPr>
    </w:p>
    <w:p w:rsidR="0071319D" w:rsidRPr="0071319D" w:rsidRDefault="0071319D" w:rsidP="0071319D">
      <w:pPr>
        <w:spacing w:after="0"/>
        <w:jc w:val="both"/>
        <w:rPr>
          <w:rFonts w:ascii="Times New Roman" w:eastAsia="Times New Roman" w:hAnsi="Times New Roman" w:cs="Times New Roman"/>
          <w:sz w:val="28"/>
          <w:szCs w:val="28"/>
        </w:rPr>
      </w:pPr>
    </w:p>
    <w:p w:rsidR="0024503D" w:rsidRDefault="0024503D"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OfficeOpenXml</w:t>
      </w:r>
      <w:proofErr w:type="spellEnd"/>
      <w:r w:rsidRPr="0024503D">
        <w:rPr>
          <w:rFonts w:ascii="Times New Roman" w:eastAsia="Times New Roman" w:hAnsi="Times New Roman" w:cs="Times New Roman"/>
          <w:sz w:val="28"/>
          <w:szCs w:val="28"/>
        </w:rPr>
        <w:t xml:space="preserve">: Библиотека с открытым исходным кодом для работы с документами </w:t>
      </w:r>
      <w:proofErr w:type="spellStart"/>
      <w:r w:rsidRPr="0024503D">
        <w:rPr>
          <w:rFonts w:ascii="Times New Roman" w:eastAsia="Times New Roman" w:hAnsi="Times New Roman" w:cs="Times New Roman"/>
          <w:sz w:val="28"/>
          <w:szCs w:val="28"/>
        </w:rPr>
        <w:t>Microsoft</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Office</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Word</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Excel</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PowerPoint</w:t>
      </w:r>
      <w:proofErr w:type="spellEnd"/>
      <w:r w:rsidRPr="0024503D">
        <w:rPr>
          <w:rFonts w:ascii="Times New Roman" w:eastAsia="Times New Roman" w:hAnsi="Times New Roman" w:cs="Times New Roman"/>
          <w:sz w:val="28"/>
          <w:szCs w:val="28"/>
        </w:rPr>
        <w:t xml:space="preserve">) в приложениях .NET. Она позволяет разработчикам создавать, редактировать и управлять документами </w:t>
      </w:r>
      <w:proofErr w:type="spellStart"/>
      <w:r w:rsidRPr="0024503D">
        <w:rPr>
          <w:rFonts w:ascii="Times New Roman" w:eastAsia="Times New Roman" w:hAnsi="Times New Roman" w:cs="Times New Roman"/>
          <w:sz w:val="28"/>
          <w:szCs w:val="28"/>
        </w:rPr>
        <w:t>Office</w:t>
      </w:r>
      <w:proofErr w:type="spellEnd"/>
      <w:r w:rsidRPr="0024503D">
        <w:rPr>
          <w:rFonts w:ascii="Times New Roman" w:eastAsia="Times New Roman" w:hAnsi="Times New Roman" w:cs="Times New Roman"/>
          <w:sz w:val="28"/>
          <w:szCs w:val="28"/>
        </w:rPr>
        <w:t xml:space="preserve"> без необходимости использования самого пакета </w:t>
      </w:r>
      <w:proofErr w:type="spellStart"/>
      <w:r w:rsidRPr="0024503D">
        <w:rPr>
          <w:rFonts w:ascii="Times New Roman" w:eastAsia="Times New Roman" w:hAnsi="Times New Roman" w:cs="Times New Roman"/>
          <w:sz w:val="28"/>
          <w:szCs w:val="28"/>
        </w:rPr>
        <w:t>Microsoft</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Office</w:t>
      </w:r>
      <w:proofErr w:type="spellEnd"/>
      <w:r w:rsidRPr="0024503D">
        <w:rPr>
          <w:rFonts w:ascii="Times New Roman" w:eastAsia="Times New Roman" w:hAnsi="Times New Roman" w:cs="Times New Roman"/>
          <w:sz w:val="28"/>
          <w:szCs w:val="28"/>
        </w:rPr>
        <w:t>.</w:t>
      </w:r>
    </w:p>
    <w:p w:rsidR="0071319D" w:rsidRPr="0024503D" w:rsidRDefault="0071319D" w:rsidP="0071319D">
      <w:pPr>
        <w:pStyle w:val="ab"/>
        <w:spacing w:after="0"/>
        <w:ind w:left="1418"/>
        <w:jc w:val="both"/>
        <w:rPr>
          <w:rFonts w:ascii="Times New Roman" w:eastAsia="Times New Roman" w:hAnsi="Times New Roman" w:cs="Times New Roman"/>
          <w:sz w:val="28"/>
          <w:szCs w:val="28"/>
        </w:rPr>
      </w:pPr>
    </w:p>
    <w:p w:rsidR="00F337A2" w:rsidRPr="00842604" w:rsidRDefault="0053690A" w:rsidP="00220651">
      <w:pPr>
        <w:pStyle w:val="3"/>
        <w:numPr>
          <w:ilvl w:val="2"/>
          <w:numId w:val="14"/>
        </w:numPr>
        <w:spacing w:before="0"/>
        <w:ind w:left="1418" w:hanging="709"/>
        <w:rPr>
          <w:rFonts w:ascii="Times New Roman" w:hAnsi="Times New Roman" w:cs="Times New Roman"/>
          <w:b w:val="0"/>
        </w:rPr>
      </w:pPr>
      <w:bookmarkStart w:id="21" w:name="_Toc169182079"/>
      <w:r w:rsidRPr="00842604">
        <w:rPr>
          <w:rFonts w:ascii="Times New Roman" w:hAnsi="Times New Roman" w:cs="Times New Roman"/>
          <w:b w:val="0"/>
        </w:rPr>
        <w:t>Разработка запросов</w:t>
      </w:r>
      <w:bookmarkEnd w:id="21"/>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данном приложение есть 17 запросов:</w:t>
      </w:r>
    </w:p>
    <w:p w:rsidR="00F337A2" w:rsidRPr="00842604" w:rsidRDefault="0053690A">
      <w:pPr>
        <w:numPr>
          <w:ilvl w:val="0"/>
          <w:numId w:val="15"/>
        </w:numPr>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В </w:t>
      </w:r>
      <w:r w:rsidRPr="00842604">
        <w:rPr>
          <w:rFonts w:ascii="Times New Roman" w:eastAsia="Times New Roman" w:hAnsi="Times New Roman" w:cs="Times New Roman"/>
          <w:sz w:val="28"/>
          <w:szCs w:val="28"/>
        </w:rPr>
        <w:t>окне</w:t>
      </w:r>
      <w:r w:rsidRPr="00842604">
        <w:rPr>
          <w:rFonts w:ascii="Times New Roman" w:eastAsia="Times New Roman" w:hAnsi="Times New Roman" w:cs="Times New Roman"/>
          <w:color w:val="000000"/>
          <w:sz w:val="28"/>
          <w:szCs w:val="28"/>
        </w:rPr>
        <w:t xml:space="preserve"> «</w:t>
      </w:r>
      <w:r w:rsidRPr="00842604">
        <w:rPr>
          <w:rFonts w:ascii="Times New Roman" w:eastAsia="Times New Roman" w:hAnsi="Times New Roman" w:cs="Times New Roman"/>
          <w:sz w:val="28"/>
          <w:szCs w:val="28"/>
        </w:rPr>
        <w:t>Настройки</w:t>
      </w:r>
      <w:r w:rsidRPr="00842604">
        <w:rPr>
          <w:rFonts w:ascii="Times New Roman" w:eastAsia="Times New Roman" w:hAnsi="Times New Roman" w:cs="Times New Roman"/>
          <w:color w:val="000000"/>
          <w:sz w:val="28"/>
          <w:szCs w:val="28"/>
        </w:rPr>
        <w:t>»:</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смену темы;</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смену пароля;</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загрузку картинки;</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изменения текущего авторизованного пользователя.</w:t>
      </w:r>
    </w:p>
    <w:p w:rsidR="00F337A2" w:rsidRPr="00842604" w:rsidRDefault="0053690A" w:rsidP="002C2AAD">
      <w:pPr>
        <w:pBdr>
          <w:top w:val="nil"/>
          <w:left w:val="nil"/>
          <w:bottom w:val="nil"/>
          <w:right w:val="nil"/>
          <w:between w:val="nil"/>
        </w:pBd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4973217" cy="2883159"/>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033031" cy="2917836"/>
                    </a:xfrm>
                    <a:prstGeom prst="rect">
                      <a:avLst/>
                    </a:prstGeom>
                    <a:ln/>
                  </pic:spPr>
                </pic:pic>
              </a:graphicData>
            </a:graphic>
          </wp:inline>
        </w:drawing>
      </w:r>
    </w:p>
    <w:p w:rsidR="002C2AAD" w:rsidRPr="00842604" w:rsidRDefault="0053690A" w:rsidP="002C2AAD">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1</w:t>
      </w:r>
      <w:r w:rsidR="002C4702">
        <w:rPr>
          <w:rFonts w:ascii="Times New Roman" w:eastAsia="Times New Roman" w:hAnsi="Times New Roman" w:cs="Times New Roman"/>
          <w:sz w:val="28"/>
          <w:szCs w:val="28"/>
          <w:lang w:val="en-US"/>
        </w:rPr>
        <w:t>5</w:t>
      </w:r>
      <w:r w:rsidRPr="00842604">
        <w:rPr>
          <w:rFonts w:ascii="Times New Roman" w:eastAsia="Times New Roman" w:hAnsi="Times New Roman" w:cs="Times New Roman"/>
          <w:sz w:val="28"/>
          <w:szCs w:val="28"/>
        </w:rPr>
        <w:t xml:space="preserve"> Окно настроек.</w:t>
      </w:r>
    </w:p>
    <w:p w:rsidR="00F337A2" w:rsidRPr="00842604" w:rsidRDefault="0053690A">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В </w:t>
      </w:r>
      <w:r w:rsidRPr="00842604">
        <w:rPr>
          <w:rFonts w:ascii="Times New Roman" w:eastAsia="Times New Roman" w:hAnsi="Times New Roman" w:cs="Times New Roman"/>
          <w:sz w:val="28"/>
          <w:szCs w:val="28"/>
        </w:rPr>
        <w:t>Окне</w:t>
      </w:r>
      <w:r w:rsidRPr="00842604">
        <w:rPr>
          <w:rFonts w:ascii="Times New Roman" w:eastAsia="Times New Roman" w:hAnsi="Times New Roman" w:cs="Times New Roman"/>
          <w:color w:val="000000"/>
          <w:sz w:val="28"/>
          <w:szCs w:val="28"/>
        </w:rPr>
        <w:t xml:space="preserve"> «</w:t>
      </w:r>
      <w:r w:rsidRPr="00842604">
        <w:rPr>
          <w:rFonts w:ascii="Times New Roman" w:eastAsia="Times New Roman" w:hAnsi="Times New Roman" w:cs="Times New Roman"/>
          <w:sz w:val="28"/>
          <w:szCs w:val="28"/>
        </w:rPr>
        <w:t>Добавления</w:t>
      </w:r>
      <w:r w:rsidRPr="00842604">
        <w:rPr>
          <w:rFonts w:ascii="Times New Roman" w:eastAsia="Times New Roman" w:hAnsi="Times New Roman" w:cs="Times New Roman"/>
          <w:color w:val="000000"/>
          <w:sz w:val="28"/>
          <w:szCs w:val="28"/>
        </w:rPr>
        <w:t>»:</w:t>
      </w:r>
    </w:p>
    <w:p w:rsidR="00F337A2" w:rsidRPr="00842604" w:rsidRDefault="0053690A">
      <w:pPr>
        <w:numPr>
          <w:ilvl w:val="0"/>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подстановку значений;</w:t>
      </w:r>
    </w:p>
    <w:p w:rsidR="00F337A2" w:rsidRPr="002C4702" w:rsidRDefault="0053690A" w:rsidP="002C4702">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добавление выбранной сущности;</w:t>
      </w:r>
    </w:p>
    <w:p w:rsidR="00F337A2" w:rsidRPr="00842604" w:rsidRDefault="0053690A" w:rsidP="00A774C2">
      <w:pPr>
        <w:spacing w:after="0" w:line="240" w:lineRule="auto"/>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4347608" cy="263661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4366578" cy="2648117"/>
                    </a:xfrm>
                    <a:prstGeom prst="rect">
                      <a:avLst/>
                    </a:prstGeom>
                    <a:ln/>
                  </pic:spPr>
                </pic:pic>
              </a:graphicData>
            </a:graphic>
          </wp:inline>
        </w:drawing>
      </w:r>
    </w:p>
    <w:p w:rsidR="0071319D" w:rsidRPr="00885B79" w:rsidRDefault="0053690A" w:rsidP="0071319D">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w:t>
      </w:r>
      <w:r w:rsidRPr="00885B79">
        <w:rPr>
          <w:rFonts w:ascii="Times New Roman" w:eastAsia="Times New Roman" w:hAnsi="Times New Roman" w:cs="Times New Roman"/>
          <w:sz w:val="28"/>
          <w:szCs w:val="28"/>
        </w:rPr>
        <w:t xml:space="preserve"> 1</w:t>
      </w:r>
      <w:r w:rsidR="0071319D">
        <w:rPr>
          <w:rFonts w:ascii="Times New Roman" w:eastAsia="Times New Roman" w:hAnsi="Times New Roman" w:cs="Times New Roman"/>
          <w:sz w:val="28"/>
          <w:szCs w:val="28"/>
        </w:rPr>
        <w:t>6</w:t>
      </w:r>
      <w:r w:rsidRPr="00885B79">
        <w:rPr>
          <w:rFonts w:ascii="Times New Roman" w:eastAsia="Times New Roman" w:hAnsi="Times New Roman" w:cs="Times New Roman"/>
          <w:sz w:val="28"/>
          <w:szCs w:val="28"/>
        </w:rPr>
        <w:t xml:space="preserve"> – </w:t>
      </w:r>
      <w:r w:rsidRPr="00842604">
        <w:rPr>
          <w:rFonts w:ascii="Times New Roman" w:eastAsia="Times New Roman" w:hAnsi="Times New Roman" w:cs="Times New Roman"/>
          <w:sz w:val="28"/>
          <w:szCs w:val="28"/>
        </w:rPr>
        <w:t>Окно</w:t>
      </w:r>
      <w:r w:rsidRPr="00885B79">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добавления</w:t>
      </w:r>
      <w:r w:rsidRPr="00885B79">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пользователя</w:t>
      </w:r>
      <w:r w:rsidRPr="00885B79">
        <w:rPr>
          <w:rFonts w:ascii="Times New Roman" w:eastAsia="Times New Roman" w:hAnsi="Times New Roman" w:cs="Times New Roman"/>
          <w:sz w:val="28"/>
          <w:szCs w:val="28"/>
        </w:rPr>
        <w:t>.</w:t>
      </w:r>
    </w:p>
    <w:p w:rsidR="002C4702" w:rsidRPr="00885B79" w:rsidRDefault="002C4702" w:rsidP="002C4702">
      <w:pPr>
        <w:rPr>
          <w:rFonts w:ascii="Times New Roman" w:eastAsia="Times New Roman" w:hAnsi="Times New Roman" w:cs="Times New Roman"/>
          <w:sz w:val="28"/>
          <w:szCs w:val="28"/>
        </w:rPr>
      </w:pPr>
      <w:r>
        <w:rPr>
          <w:rFonts w:ascii="Times New Roman" w:eastAsia="Times New Roman" w:hAnsi="Times New Roman" w:cs="Times New Roman"/>
          <w:sz w:val="28"/>
          <w:szCs w:val="28"/>
        </w:rPr>
        <w:t>Код добавления</w:t>
      </w:r>
      <w:r w:rsidRPr="00885B79">
        <w:rPr>
          <w:rFonts w:ascii="Times New Roman" w:eastAsia="Times New Roman" w:hAnsi="Times New Roman" w:cs="Times New Roman"/>
          <w:sz w:val="28"/>
          <w:szCs w:val="28"/>
        </w:rPr>
        <w:t>:</w:t>
      </w:r>
    </w:p>
    <w:p w:rsidR="008555F4"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private void </w:t>
      </w:r>
      <w:proofErr w:type="spellStart"/>
      <w:r w:rsidRPr="004A0239">
        <w:rPr>
          <w:rFonts w:ascii="Times New Roman" w:eastAsia="Times New Roman" w:hAnsi="Times New Roman" w:cs="Times New Roman"/>
          <w:sz w:val="24"/>
          <w:szCs w:val="24"/>
          <w:lang w:val="en-US"/>
        </w:rPr>
        <w:t>AddButton_</w:t>
      </w:r>
      <w:proofErr w:type="gramStart"/>
      <w:r w:rsidRPr="004A0239">
        <w:rPr>
          <w:rFonts w:ascii="Times New Roman" w:eastAsia="Times New Roman" w:hAnsi="Times New Roman" w:cs="Times New Roman"/>
          <w:sz w:val="24"/>
          <w:szCs w:val="24"/>
          <w:lang w:val="en-US"/>
        </w:rPr>
        <w:t>Click</w:t>
      </w:r>
      <w:proofErr w:type="spellEnd"/>
      <w:r w:rsidRPr="004A0239">
        <w:rPr>
          <w:rFonts w:ascii="Times New Roman" w:eastAsia="Times New Roman" w:hAnsi="Times New Roman" w:cs="Times New Roman"/>
          <w:sz w:val="24"/>
          <w:szCs w:val="24"/>
          <w:lang w:val="en-US"/>
        </w:rPr>
        <w:t>(</w:t>
      </w:r>
      <w:proofErr w:type="gramEnd"/>
      <w:r w:rsidRPr="004A0239">
        <w:rPr>
          <w:rFonts w:ascii="Times New Roman" w:eastAsia="Times New Roman" w:hAnsi="Times New Roman" w:cs="Times New Roman"/>
          <w:sz w:val="24"/>
          <w:szCs w:val="24"/>
          <w:lang w:val="en-US"/>
        </w:rPr>
        <w:t xml:space="preserve">object sender, </w:t>
      </w:r>
      <w:proofErr w:type="spellStart"/>
      <w:r w:rsidRPr="004A0239">
        <w:rPr>
          <w:rFonts w:ascii="Times New Roman" w:eastAsia="Times New Roman" w:hAnsi="Times New Roman" w:cs="Times New Roman"/>
          <w:sz w:val="24"/>
          <w:szCs w:val="24"/>
          <w:lang w:val="en-US"/>
        </w:rPr>
        <w:t>RoutedEventArgs</w:t>
      </w:r>
      <w:proofErr w:type="spellEnd"/>
      <w:r w:rsidRPr="004A0239">
        <w:rPr>
          <w:rFonts w:ascii="Times New Roman" w:eastAsia="Times New Roman" w:hAnsi="Times New Roman" w:cs="Times New Roman"/>
          <w:sz w:val="24"/>
          <w:szCs w:val="24"/>
          <w:lang w:val="en-US"/>
        </w:rPr>
        <w:t xml:space="preserve"> e)</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{if (</w:t>
      </w:r>
      <w:proofErr w:type="spellStart"/>
      <w:r w:rsidRPr="004A0239">
        <w:rPr>
          <w:rFonts w:ascii="Times New Roman" w:eastAsia="Times New Roman" w:hAnsi="Times New Roman" w:cs="Times New Roman"/>
          <w:sz w:val="24"/>
          <w:szCs w:val="24"/>
          <w:lang w:val="en-US"/>
        </w:rPr>
        <w:t>areAllFieldsFilled</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Получение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выбранной</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сущности</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string </w:t>
      </w:r>
      <w:proofErr w:type="spellStart"/>
      <w:r w:rsidRPr="004A0239">
        <w:rPr>
          <w:rFonts w:ascii="Times New Roman" w:eastAsia="Times New Roman" w:hAnsi="Times New Roman" w:cs="Times New Roman"/>
          <w:sz w:val="24"/>
          <w:szCs w:val="24"/>
          <w:lang w:val="en-US"/>
        </w:rPr>
        <w:t>selectedEntity</w:t>
      </w:r>
      <w:proofErr w:type="spellEnd"/>
      <w:r w:rsidRPr="004A0239">
        <w:rPr>
          <w:rFonts w:ascii="Times New Roman" w:eastAsia="Times New Roman" w:hAnsi="Times New Roman" w:cs="Times New Roman"/>
          <w:sz w:val="24"/>
          <w:szCs w:val="24"/>
          <w:lang w:val="en-US"/>
        </w:rPr>
        <w:t xml:space="preserve"> = table;</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var </w:t>
      </w:r>
      <w:proofErr w:type="spellStart"/>
      <w:r w:rsidRPr="004A0239">
        <w:rPr>
          <w:rFonts w:ascii="Times New Roman" w:eastAsia="Times New Roman" w:hAnsi="Times New Roman" w:cs="Times New Roman"/>
          <w:sz w:val="24"/>
          <w:szCs w:val="24"/>
          <w:lang w:val="en-US"/>
        </w:rPr>
        <w:t>currentUser</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DataBaseFuns.GetCurrentUser</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switch (</w:t>
      </w:r>
      <w:proofErr w:type="spellStart"/>
      <w:r w:rsidRPr="004A0239">
        <w:rPr>
          <w:rFonts w:ascii="Times New Roman" w:eastAsia="Times New Roman" w:hAnsi="Times New Roman" w:cs="Times New Roman"/>
          <w:sz w:val="24"/>
          <w:szCs w:val="24"/>
          <w:lang w:val="en-US"/>
        </w:rPr>
        <w:t>selectedEntity</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Образец</w:t>
      </w:r>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SampleArticulTextBox.Text</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SampleRegionComboBox.SelectedItem</w:t>
      </w:r>
      <w:proofErr w:type="spellEnd"/>
      <w:r w:rsidRPr="004A0239">
        <w:rPr>
          <w:rFonts w:ascii="Times New Roman" w:eastAsia="Times New Roman" w:hAnsi="Times New Roman" w:cs="Times New Roman"/>
          <w:sz w:val="24"/>
          <w:szCs w:val="24"/>
          <w:lang w:val="en-US"/>
        </w:rPr>
        <w:t xml:space="preserve"> != null &amp;&amp; </w:t>
      </w:r>
      <w:proofErr w:type="spellStart"/>
      <w:r w:rsidRPr="004A0239">
        <w:rPr>
          <w:rFonts w:ascii="Times New Roman" w:eastAsia="Times New Roman" w:hAnsi="Times New Roman" w:cs="Times New Roman"/>
          <w:sz w:val="24"/>
          <w:szCs w:val="24"/>
          <w:lang w:val="en-US"/>
        </w:rPr>
        <w:t>SampleTypeComboBox.SelectedItem</w:t>
      </w:r>
      <w:proofErr w:type="spellEnd"/>
      <w:r w:rsidRPr="004A0239">
        <w:rPr>
          <w:rFonts w:ascii="Times New Roman" w:eastAsia="Times New Roman" w:hAnsi="Times New Roman" w:cs="Times New Roman"/>
          <w:sz w:val="24"/>
          <w:szCs w:val="24"/>
          <w:lang w:val="en-US"/>
        </w:rPr>
        <w:t xml:space="preserve"> != null)</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Sample </w:t>
      </w:r>
      <w:proofErr w:type="spellStart"/>
      <w:r w:rsidRPr="004A0239">
        <w:rPr>
          <w:rFonts w:ascii="Times New Roman" w:eastAsia="Times New Roman" w:hAnsi="Times New Roman" w:cs="Times New Roman"/>
          <w:sz w:val="24"/>
          <w:szCs w:val="24"/>
          <w:lang w:val="en-US"/>
        </w:rPr>
        <w:t>sample</w:t>
      </w:r>
      <w:proofErr w:type="spellEnd"/>
      <w:r w:rsidRPr="004A0239">
        <w:rPr>
          <w:rFonts w:ascii="Times New Roman" w:eastAsia="Times New Roman" w:hAnsi="Times New Roman" w:cs="Times New Roman"/>
          <w:sz w:val="24"/>
          <w:szCs w:val="24"/>
          <w:lang w:val="en-US"/>
        </w:rPr>
        <w:t xml:space="preserve"> = new Sample</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id_region</w:t>
      </w:r>
      <w:proofErr w:type="spellEnd"/>
      <w:r w:rsidRPr="004A0239">
        <w:rPr>
          <w:rFonts w:ascii="Times New Roman" w:eastAsia="Times New Roman" w:hAnsi="Times New Roman" w:cs="Times New Roman"/>
          <w:sz w:val="24"/>
          <w:szCs w:val="24"/>
          <w:lang w:val="en-US"/>
        </w:rPr>
        <w:t xml:space="preserve"> = (int)</w:t>
      </w:r>
      <w:proofErr w:type="spellStart"/>
      <w:r w:rsidRPr="004A0239">
        <w:rPr>
          <w:rFonts w:ascii="Times New Roman" w:eastAsia="Times New Roman" w:hAnsi="Times New Roman" w:cs="Times New Roman"/>
          <w:sz w:val="24"/>
          <w:szCs w:val="24"/>
          <w:lang w:val="en-US"/>
        </w:rPr>
        <w:t>SampleRegionComboBox.SelectedValue</w:t>
      </w:r>
      <w:proofErr w:type="spellEnd"/>
      <w:r w:rsidRPr="004A0239">
        <w:rPr>
          <w:rFonts w:ascii="Times New Roman" w:eastAsia="Times New Roman" w:hAnsi="Times New Roman" w:cs="Times New Roman"/>
          <w:sz w:val="24"/>
          <w:szCs w:val="24"/>
          <w:lang w:val="en-US"/>
        </w:rPr>
        <w:t xml:space="preserve"> + 1,</w:t>
      </w:r>
    </w:p>
    <w:p w:rsidR="00F337A2" w:rsidRPr="004A0239"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rPr>
        <w:t>id_user</w:t>
      </w:r>
      <w:proofErr w:type="spellEnd"/>
      <w:r w:rsidRPr="004A0239">
        <w:rPr>
          <w:rFonts w:ascii="Times New Roman" w:eastAsia="Times New Roman" w:hAnsi="Times New Roman" w:cs="Times New Roman"/>
          <w:sz w:val="24"/>
          <w:szCs w:val="24"/>
        </w:rPr>
        <w:t xml:space="preserve"> = </w:t>
      </w:r>
      <w:proofErr w:type="spellStart"/>
      <w:r w:rsidRPr="004A0239">
        <w:rPr>
          <w:rFonts w:ascii="Times New Roman" w:eastAsia="Times New Roman" w:hAnsi="Times New Roman" w:cs="Times New Roman"/>
          <w:sz w:val="24"/>
          <w:szCs w:val="24"/>
        </w:rPr>
        <w:t>currentUser.id_user</w:t>
      </w:r>
      <w:proofErr w:type="spellEnd"/>
      <w:r w:rsidRPr="004A0239">
        <w:rPr>
          <w:rFonts w:ascii="Times New Roman" w:eastAsia="Times New Roman" w:hAnsi="Times New Roman" w:cs="Times New Roman"/>
          <w:sz w:val="24"/>
          <w:szCs w:val="24"/>
        </w:rPr>
        <w:t>, // Взять из текущего пользователя</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rPr>
        <w:t xml:space="preserve">                        </w:t>
      </w:r>
      <w:proofErr w:type="spellStart"/>
      <w:r w:rsidRPr="004A0239">
        <w:rPr>
          <w:rFonts w:ascii="Times New Roman" w:eastAsia="Times New Roman" w:hAnsi="Times New Roman" w:cs="Times New Roman"/>
          <w:sz w:val="24"/>
          <w:szCs w:val="24"/>
          <w:lang w:val="en-US"/>
        </w:rPr>
        <w:t>articul</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SampleArticulTextBox.Text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id_type</w:t>
      </w:r>
      <w:proofErr w:type="spellEnd"/>
      <w:r w:rsidRPr="004A0239">
        <w:rPr>
          <w:rFonts w:ascii="Times New Roman" w:eastAsia="Times New Roman" w:hAnsi="Times New Roman" w:cs="Times New Roman"/>
          <w:sz w:val="24"/>
          <w:szCs w:val="24"/>
          <w:lang w:val="en-US"/>
        </w:rPr>
        <w:t xml:space="preserve"> = (int)</w:t>
      </w:r>
      <w:proofErr w:type="spellStart"/>
      <w:r w:rsidRPr="004A0239">
        <w:rPr>
          <w:rFonts w:ascii="Times New Roman" w:eastAsia="Times New Roman" w:hAnsi="Times New Roman" w:cs="Times New Roman"/>
          <w:sz w:val="24"/>
          <w:szCs w:val="24"/>
          <w:lang w:val="en-US"/>
        </w:rPr>
        <w:t>SampleTypeComboBox.SelectedValue</w:t>
      </w:r>
      <w:proofErr w:type="spellEnd"/>
      <w:r w:rsidRPr="004A0239">
        <w:rPr>
          <w:rFonts w:ascii="Times New Roman" w:eastAsia="Times New Roman" w:hAnsi="Times New Roman" w:cs="Times New Roman"/>
          <w:sz w:val="24"/>
          <w:szCs w:val="24"/>
          <w:lang w:val="en-US"/>
        </w:rPr>
        <w:t xml:space="preserve"> + 1,</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date_sample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DateTime.Now</w:t>
      </w:r>
      <w:proofErr w:type="spellEnd"/>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context.Sample.Add</w:t>
      </w:r>
      <w:proofErr w:type="spellEnd"/>
      <w:proofErr w:type="gramEnd"/>
      <w:r w:rsidRPr="004A0239">
        <w:rPr>
          <w:rFonts w:ascii="Times New Roman" w:eastAsia="Times New Roman" w:hAnsi="Times New Roman" w:cs="Times New Roman"/>
          <w:sz w:val="24"/>
          <w:szCs w:val="24"/>
          <w:lang w:val="en-US"/>
        </w:rPr>
        <w:t>(sample);</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else </w:t>
      </w:r>
      <w:proofErr w:type="gramStart"/>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MessageBox.Show</w:t>
      </w:r>
      <w:proofErr w:type="spellEnd"/>
      <w:proofErr w:type="gram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break;</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Изучение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пробы</w:t>
      </w:r>
      <w:r w:rsidRPr="004A0239">
        <w:rPr>
          <w:rFonts w:ascii="Times New Roman" w:eastAsia="Times New Roman" w:hAnsi="Times New Roman" w:cs="Times New Roman"/>
          <w:sz w:val="24"/>
          <w:szCs w:val="24"/>
          <w:lang w:val="en-US"/>
        </w:rPr>
        <w:t>":</w:t>
      </w:r>
    </w:p>
    <w:p w:rsidR="0024503D"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ContemplationSampleComboBox.SelectedItem</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null &amp;&amp; </w:t>
      </w:r>
      <w:proofErr w:type="spellStart"/>
      <w:r w:rsidRPr="004A0239">
        <w:rPr>
          <w:rFonts w:ascii="Times New Roman" w:eastAsia="Times New Roman" w:hAnsi="Times New Roman" w:cs="Times New Roman"/>
          <w:sz w:val="24"/>
          <w:szCs w:val="24"/>
          <w:lang w:val="en-US"/>
        </w:rPr>
        <w:t>ContemplationResultTextBox.Text</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ContemplationNormComboBox.SelectedItem</w:t>
      </w:r>
      <w:proofErr w:type="spellEnd"/>
      <w:r w:rsidRPr="004A0239">
        <w:rPr>
          <w:rFonts w:ascii="Times New Roman" w:eastAsia="Times New Roman" w:hAnsi="Times New Roman" w:cs="Times New Roman"/>
          <w:sz w:val="24"/>
          <w:szCs w:val="24"/>
          <w:lang w:val="en-US"/>
        </w:rPr>
        <w:t xml:space="preserve"> != null)</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w:t>
      </w:r>
      <w:r w:rsidR="004A0239">
        <w:rPr>
          <w:rFonts w:ascii="Times New Roman" w:eastAsia="Times New Roman" w:hAnsi="Times New Roman" w:cs="Times New Roman"/>
          <w:sz w:val="24"/>
          <w:szCs w:val="24"/>
          <w:lang w:val="en-US"/>
        </w:rPr>
        <w:tab/>
      </w:r>
      <w:r w:rsidRPr="004A0239">
        <w:rPr>
          <w:rFonts w:ascii="Times New Roman" w:eastAsia="Times New Roman" w:hAnsi="Times New Roman" w:cs="Times New Roman"/>
          <w:sz w:val="24"/>
          <w:szCs w:val="24"/>
          <w:lang w:val="en-US"/>
        </w:rPr>
        <w:t xml:space="preserve">Contemplation </w:t>
      </w:r>
      <w:proofErr w:type="spellStart"/>
      <w:r w:rsidRPr="004A0239">
        <w:rPr>
          <w:rFonts w:ascii="Times New Roman" w:eastAsia="Times New Roman" w:hAnsi="Times New Roman" w:cs="Times New Roman"/>
          <w:sz w:val="24"/>
          <w:szCs w:val="24"/>
          <w:lang w:val="en-US"/>
        </w:rPr>
        <w:t>contemplation</w:t>
      </w:r>
      <w:proofErr w:type="spellEnd"/>
      <w:r w:rsidRPr="004A0239">
        <w:rPr>
          <w:rFonts w:ascii="Times New Roman" w:eastAsia="Times New Roman" w:hAnsi="Times New Roman" w:cs="Times New Roman"/>
          <w:sz w:val="24"/>
          <w:szCs w:val="24"/>
          <w:lang w:val="en-US"/>
        </w:rPr>
        <w:t xml:space="preserve"> = new Contemplation</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gramStart"/>
      <w:r w:rsidRPr="004A0239">
        <w:rPr>
          <w:rFonts w:ascii="Times New Roman" w:eastAsia="Times New Roman" w:hAnsi="Times New Roman" w:cs="Times New Roman"/>
          <w:sz w:val="24"/>
          <w:szCs w:val="24"/>
          <w:lang w:val="en-US"/>
        </w:rPr>
        <w:t>{</w:t>
      </w:r>
      <w:r w:rsid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w:t>
      </w:r>
      <w:proofErr w:type="gramEnd"/>
      <w:r w:rsidRPr="004A0239">
        <w:rPr>
          <w:rFonts w:ascii="Times New Roman" w:eastAsia="Times New Roman" w:hAnsi="Times New Roman" w:cs="Times New Roman"/>
          <w:sz w:val="24"/>
          <w:szCs w:val="24"/>
          <w:lang w:val="en-US"/>
        </w:rPr>
        <w:t>_sample</w:t>
      </w:r>
      <w:proofErr w:type="spellEnd"/>
      <w:r w:rsidRPr="004A0239">
        <w:rPr>
          <w:rFonts w:ascii="Times New Roman" w:eastAsia="Times New Roman" w:hAnsi="Times New Roman" w:cs="Times New Roman"/>
          <w:sz w:val="24"/>
          <w:szCs w:val="24"/>
          <w:lang w:val="en-US"/>
        </w:rPr>
        <w:t xml:space="preserve"> = (int)</w:t>
      </w:r>
      <w:proofErr w:type="spellStart"/>
      <w:r w:rsidRPr="004A0239">
        <w:rPr>
          <w:rFonts w:ascii="Times New Roman" w:eastAsia="Times New Roman" w:hAnsi="Times New Roman" w:cs="Times New Roman"/>
          <w:sz w:val="24"/>
          <w:szCs w:val="24"/>
          <w:lang w:val="en-US"/>
        </w:rPr>
        <w:t>ContemplationSampleComboBox.SelectedIndex</w:t>
      </w:r>
      <w:proofErr w:type="spellEnd"/>
      <w:r w:rsidRPr="004A0239">
        <w:rPr>
          <w:rFonts w:ascii="Times New Roman" w:eastAsia="Times New Roman" w:hAnsi="Times New Roman" w:cs="Times New Roman"/>
          <w:sz w:val="24"/>
          <w:szCs w:val="24"/>
          <w:lang w:val="en-US"/>
        </w:rPr>
        <w:t xml:space="preserve"> + 1,</w:t>
      </w:r>
    </w:p>
    <w:p w:rsidR="00F337A2"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rPr>
        <w:t>id_user</w:t>
      </w:r>
      <w:proofErr w:type="spellEnd"/>
      <w:r w:rsidRPr="004A0239">
        <w:rPr>
          <w:rFonts w:ascii="Times New Roman" w:eastAsia="Times New Roman" w:hAnsi="Times New Roman" w:cs="Times New Roman"/>
          <w:sz w:val="24"/>
          <w:szCs w:val="24"/>
        </w:rPr>
        <w:t xml:space="preserve"> = </w:t>
      </w:r>
      <w:proofErr w:type="spellStart"/>
      <w:r w:rsidRPr="004A0239">
        <w:rPr>
          <w:rFonts w:ascii="Times New Roman" w:eastAsia="Times New Roman" w:hAnsi="Times New Roman" w:cs="Times New Roman"/>
          <w:sz w:val="24"/>
          <w:szCs w:val="24"/>
        </w:rPr>
        <w:t>currentUser.id_user</w:t>
      </w:r>
      <w:proofErr w:type="spellEnd"/>
      <w:r w:rsidRPr="004A0239">
        <w:rPr>
          <w:rFonts w:ascii="Times New Roman" w:eastAsia="Times New Roman" w:hAnsi="Times New Roman" w:cs="Times New Roman"/>
          <w:sz w:val="24"/>
          <w:szCs w:val="24"/>
        </w:rPr>
        <w:t>, // Взять из текущего пользователя</w:t>
      </w:r>
    </w:p>
    <w:p w:rsidR="0071319D" w:rsidRPr="004A0239" w:rsidRDefault="0071319D" w:rsidP="004A0239">
      <w:pPr>
        <w:spacing w:after="0"/>
        <w:rPr>
          <w:rFonts w:ascii="Times New Roman" w:eastAsia="Times New Roman" w:hAnsi="Times New Roman" w:cs="Times New Roman"/>
          <w:sz w:val="24"/>
          <w:szCs w:val="24"/>
        </w:rPr>
      </w:pPr>
    </w:p>
    <w:p w:rsidR="00F337A2" w:rsidRPr="004A0239"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rPr>
        <w:lastRenderedPageBreak/>
        <w:t xml:space="preserve">                        </w:t>
      </w:r>
      <w:proofErr w:type="spellStart"/>
      <w:r w:rsidRPr="004A0239">
        <w:rPr>
          <w:rFonts w:ascii="Times New Roman" w:eastAsia="Times New Roman" w:hAnsi="Times New Roman" w:cs="Times New Roman"/>
          <w:sz w:val="24"/>
          <w:szCs w:val="24"/>
        </w:rPr>
        <w:t>result</w:t>
      </w:r>
      <w:proofErr w:type="spellEnd"/>
      <w:r w:rsidRPr="004A0239">
        <w:rPr>
          <w:rFonts w:ascii="Times New Roman" w:eastAsia="Times New Roman" w:hAnsi="Times New Roman" w:cs="Times New Roman"/>
          <w:sz w:val="24"/>
          <w:szCs w:val="24"/>
        </w:rPr>
        <w:t xml:space="preserve"> = </w:t>
      </w:r>
      <w:proofErr w:type="spellStart"/>
      <w:r w:rsidRPr="004A0239">
        <w:rPr>
          <w:rFonts w:ascii="Times New Roman" w:eastAsia="Times New Roman" w:hAnsi="Times New Roman" w:cs="Times New Roman"/>
          <w:sz w:val="24"/>
          <w:szCs w:val="24"/>
        </w:rPr>
        <w:t>ContemplationResultTextBox.Text</w:t>
      </w:r>
      <w:proofErr w:type="spellEnd"/>
      <w:r w:rsidRPr="004A0239">
        <w:rPr>
          <w:rFonts w:ascii="Times New Roman" w:eastAsia="Times New Roman" w:hAnsi="Times New Roman" w:cs="Times New Roman"/>
          <w:sz w:val="24"/>
          <w:szCs w:val="24"/>
        </w:rPr>
        <w:t>, // Временно задано произвольное значение</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rPr>
        <w:t xml:space="preserve">                        </w:t>
      </w:r>
      <w:proofErr w:type="spellStart"/>
      <w:r w:rsidRPr="004A0239">
        <w:rPr>
          <w:rFonts w:ascii="Times New Roman" w:eastAsia="Times New Roman" w:hAnsi="Times New Roman" w:cs="Times New Roman"/>
          <w:sz w:val="24"/>
          <w:szCs w:val="24"/>
          <w:lang w:val="en-US"/>
        </w:rPr>
        <w:t>id_norm</w:t>
      </w:r>
      <w:proofErr w:type="spellEnd"/>
      <w:r w:rsidRPr="004A0239">
        <w:rPr>
          <w:rFonts w:ascii="Times New Roman" w:eastAsia="Times New Roman" w:hAnsi="Times New Roman" w:cs="Times New Roman"/>
          <w:sz w:val="24"/>
          <w:szCs w:val="24"/>
          <w:lang w:val="en-US"/>
        </w:rPr>
        <w:t xml:space="preserve"> = (int)</w:t>
      </w:r>
      <w:proofErr w:type="spellStart"/>
      <w:r w:rsidRPr="004A0239">
        <w:rPr>
          <w:rFonts w:ascii="Times New Roman" w:eastAsia="Times New Roman" w:hAnsi="Times New Roman" w:cs="Times New Roman"/>
          <w:sz w:val="24"/>
          <w:szCs w:val="24"/>
          <w:lang w:val="en-US"/>
        </w:rPr>
        <w:t>ContemplationNormComboBox.SelectedIndex</w:t>
      </w:r>
      <w:proofErr w:type="spellEnd"/>
      <w:r w:rsidRPr="004A0239">
        <w:rPr>
          <w:rFonts w:ascii="Times New Roman" w:eastAsia="Times New Roman" w:hAnsi="Times New Roman" w:cs="Times New Roman"/>
          <w:sz w:val="24"/>
          <w:szCs w:val="24"/>
          <w:lang w:val="en-US"/>
        </w:rPr>
        <w:t xml:space="preserve"> + 1,</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date_contemplation</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DateTime.Now</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Sample </w:t>
      </w:r>
      <w:proofErr w:type="spellStart"/>
      <w:r w:rsidRPr="004A0239">
        <w:rPr>
          <w:rFonts w:ascii="Times New Roman" w:eastAsia="Times New Roman" w:hAnsi="Times New Roman" w:cs="Times New Roman"/>
          <w:sz w:val="24"/>
          <w:szCs w:val="24"/>
          <w:lang w:val="en-US"/>
        </w:rPr>
        <w:t>sample</w:t>
      </w:r>
      <w:proofErr w:type="spellEnd"/>
      <w:r w:rsidRPr="004A0239">
        <w:rPr>
          <w:rFonts w:ascii="Times New Roman" w:eastAsia="Times New Roman" w:hAnsi="Times New Roman" w:cs="Times New Roman"/>
          <w:sz w:val="24"/>
          <w:szCs w:val="24"/>
          <w:lang w:val="en-US"/>
        </w:rPr>
        <w:t xml:space="preserve"> = </w:t>
      </w:r>
      <w:proofErr w:type="spellStart"/>
      <w:proofErr w:type="gramStart"/>
      <w:r w:rsidRPr="004A0239">
        <w:rPr>
          <w:rFonts w:ascii="Times New Roman" w:eastAsia="Times New Roman" w:hAnsi="Times New Roman" w:cs="Times New Roman"/>
          <w:sz w:val="24"/>
          <w:szCs w:val="24"/>
          <w:lang w:val="en-US"/>
        </w:rPr>
        <w:t>greanTrailEntities.Sample.FirstOrDefault</w:t>
      </w:r>
      <w:proofErr w:type="spellEnd"/>
      <w:proofErr w:type="gramEnd"/>
      <w:r w:rsidRPr="004A0239">
        <w:rPr>
          <w:rFonts w:ascii="Times New Roman" w:eastAsia="Times New Roman" w:hAnsi="Times New Roman" w:cs="Times New Roman"/>
          <w:sz w:val="24"/>
          <w:szCs w:val="24"/>
          <w:lang w:val="en-US"/>
        </w:rPr>
        <w:t xml:space="preserve">(r =&gt; </w:t>
      </w:r>
      <w:proofErr w:type="spellStart"/>
      <w:r w:rsidRPr="004A0239">
        <w:rPr>
          <w:rFonts w:ascii="Times New Roman" w:eastAsia="Times New Roman" w:hAnsi="Times New Roman" w:cs="Times New Roman"/>
          <w:sz w:val="24"/>
          <w:szCs w:val="24"/>
          <w:lang w:val="en-US"/>
        </w:rPr>
        <w:t>r.articul</w:t>
      </w:r>
      <w:proofErr w:type="spellEnd"/>
      <w:r w:rsidRPr="004A0239">
        <w:rPr>
          <w:rFonts w:ascii="Times New Roman" w:eastAsia="Times New Roman" w:hAnsi="Times New Roman" w:cs="Times New Roman"/>
          <w:sz w:val="24"/>
          <w:szCs w:val="24"/>
          <w:lang w:val="en-US"/>
        </w:rPr>
        <w:t xml:space="preserve"> == (string)</w:t>
      </w:r>
      <w:proofErr w:type="spellStart"/>
      <w:r w:rsidRPr="004A0239">
        <w:rPr>
          <w:rFonts w:ascii="Times New Roman" w:eastAsia="Times New Roman" w:hAnsi="Times New Roman" w:cs="Times New Roman"/>
          <w:sz w:val="24"/>
          <w:szCs w:val="24"/>
          <w:lang w:val="en-US"/>
        </w:rPr>
        <w:t>ContemplationSampleComboBox.SelectedItem</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Norm </w:t>
      </w:r>
      <w:proofErr w:type="spellStart"/>
      <w:r w:rsidRPr="004A0239">
        <w:rPr>
          <w:rFonts w:ascii="Times New Roman" w:eastAsia="Times New Roman" w:hAnsi="Times New Roman" w:cs="Times New Roman"/>
          <w:sz w:val="24"/>
          <w:szCs w:val="24"/>
          <w:lang w:val="en-US"/>
        </w:rPr>
        <w:t>norma</w:t>
      </w:r>
      <w:proofErr w:type="spellEnd"/>
      <w:r w:rsidRPr="004A0239">
        <w:rPr>
          <w:rFonts w:ascii="Times New Roman" w:eastAsia="Times New Roman" w:hAnsi="Times New Roman" w:cs="Times New Roman"/>
          <w:sz w:val="24"/>
          <w:szCs w:val="24"/>
          <w:lang w:val="en-US"/>
        </w:rPr>
        <w:t xml:space="preserve"> = </w:t>
      </w:r>
      <w:proofErr w:type="spellStart"/>
      <w:proofErr w:type="gramStart"/>
      <w:r w:rsidRPr="004A0239">
        <w:rPr>
          <w:rFonts w:ascii="Times New Roman" w:eastAsia="Times New Roman" w:hAnsi="Times New Roman" w:cs="Times New Roman"/>
          <w:sz w:val="24"/>
          <w:szCs w:val="24"/>
          <w:lang w:val="en-US"/>
        </w:rPr>
        <w:t>greanTrailEntities.Norm.FirstOrDefault</w:t>
      </w:r>
      <w:proofErr w:type="spellEnd"/>
      <w:proofErr w:type="gramEnd"/>
      <w:r w:rsidRPr="004A0239">
        <w:rPr>
          <w:rFonts w:ascii="Times New Roman" w:eastAsia="Times New Roman" w:hAnsi="Times New Roman" w:cs="Times New Roman"/>
          <w:sz w:val="24"/>
          <w:szCs w:val="24"/>
          <w:lang w:val="en-US"/>
        </w:rPr>
        <w:t xml:space="preserve">(r =&gt; </w:t>
      </w:r>
      <w:proofErr w:type="spellStart"/>
      <w:r w:rsidRPr="004A0239">
        <w:rPr>
          <w:rFonts w:ascii="Times New Roman" w:eastAsia="Times New Roman" w:hAnsi="Times New Roman" w:cs="Times New Roman"/>
          <w:sz w:val="24"/>
          <w:szCs w:val="24"/>
          <w:lang w:val="en-US"/>
        </w:rPr>
        <w:t>r.id_norm</w:t>
      </w:r>
      <w:proofErr w:type="spellEnd"/>
      <w:r w:rsidRPr="004A0239">
        <w:rPr>
          <w:rFonts w:ascii="Times New Roman" w:eastAsia="Times New Roman" w:hAnsi="Times New Roman" w:cs="Times New Roman"/>
          <w:sz w:val="24"/>
          <w:szCs w:val="24"/>
          <w:lang w:val="en-US"/>
        </w:rPr>
        <w:t xml:space="preserve"> == (long)</w:t>
      </w:r>
      <w:proofErr w:type="spellStart"/>
      <w:r w:rsidRPr="004A0239">
        <w:rPr>
          <w:rFonts w:ascii="Times New Roman" w:eastAsia="Times New Roman" w:hAnsi="Times New Roman" w:cs="Times New Roman"/>
          <w:sz w:val="24"/>
          <w:szCs w:val="24"/>
          <w:lang w:val="en-US"/>
        </w:rPr>
        <w:t>ContemplationNormComboBox.SelectedIndex</w:t>
      </w:r>
      <w:proofErr w:type="spellEnd"/>
      <w:r w:rsidRPr="004A0239">
        <w:rPr>
          <w:rFonts w:ascii="Times New Roman" w:eastAsia="Times New Roman" w:hAnsi="Times New Roman" w:cs="Times New Roman"/>
          <w:sz w:val="24"/>
          <w:szCs w:val="24"/>
          <w:lang w:val="en-US"/>
        </w:rPr>
        <w:t xml:space="preserve"> + 1 &amp;&amp; </w:t>
      </w:r>
      <w:proofErr w:type="spellStart"/>
      <w:r w:rsidRPr="004A0239">
        <w:rPr>
          <w:rFonts w:ascii="Times New Roman" w:eastAsia="Times New Roman" w:hAnsi="Times New Roman" w:cs="Times New Roman"/>
          <w:sz w:val="24"/>
          <w:szCs w:val="24"/>
          <w:lang w:val="en-US"/>
        </w:rPr>
        <w:t>r.id_type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sample.id_type</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Region </w:t>
      </w:r>
      <w:proofErr w:type="spellStart"/>
      <w:r w:rsidRPr="004A0239">
        <w:rPr>
          <w:rFonts w:ascii="Times New Roman" w:eastAsia="Times New Roman" w:hAnsi="Times New Roman" w:cs="Times New Roman"/>
          <w:sz w:val="24"/>
          <w:szCs w:val="24"/>
          <w:lang w:val="en-US"/>
        </w:rPr>
        <w:t>region</w:t>
      </w:r>
      <w:proofErr w:type="spellEnd"/>
      <w:r w:rsidRPr="004A0239">
        <w:rPr>
          <w:rFonts w:ascii="Times New Roman" w:eastAsia="Times New Roman" w:hAnsi="Times New Roman" w:cs="Times New Roman"/>
          <w:sz w:val="24"/>
          <w:szCs w:val="24"/>
          <w:lang w:val="en-US"/>
        </w:rPr>
        <w:t xml:space="preserve"> = </w:t>
      </w:r>
      <w:proofErr w:type="spellStart"/>
      <w:proofErr w:type="gramStart"/>
      <w:r w:rsidRPr="004A0239">
        <w:rPr>
          <w:rFonts w:ascii="Times New Roman" w:eastAsia="Times New Roman" w:hAnsi="Times New Roman" w:cs="Times New Roman"/>
          <w:sz w:val="24"/>
          <w:szCs w:val="24"/>
          <w:lang w:val="en-US"/>
        </w:rPr>
        <w:t>greanTrailEntities.Region.FirstOrDefault</w:t>
      </w:r>
      <w:proofErr w:type="spellEnd"/>
      <w:proofErr w:type="gramEnd"/>
      <w:r w:rsidRPr="004A0239">
        <w:rPr>
          <w:rFonts w:ascii="Times New Roman" w:eastAsia="Times New Roman" w:hAnsi="Times New Roman" w:cs="Times New Roman"/>
          <w:sz w:val="24"/>
          <w:szCs w:val="24"/>
          <w:lang w:val="en-US"/>
        </w:rPr>
        <w:t xml:space="preserve">(r =&gt; </w:t>
      </w:r>
      <w:proofErr w:type="spellStart"/>
      <w:r w:rsidRPr="004A0239">
        <w:rPr>
          <w:rFonts w:ascii="Times New Roman" w:eastAsia="Times New Roman" w:hAnsi="Times New Roman" w:cs="Times New Roman"/>
          <w:sz w:val="24"/>
          <w:szCs w:val="24"/>
          <w:lang w:val="en-US"/>
        </w:rPr>
        <w:t>r.id_region</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sample.id_region</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(Convert.ToInt32(</w:t>
      </w:r>
      <w:proofErr w:type="spellStart"/>
      <w:proofErr w:type="gramStart"/>
      <w:r w:rsidRPr="004A0239">
        <w:rPr>
          <w:rFonts w:ascii="Times New Roman" w:eastAsia="Times New Roman" w:hAnsi="Times New Roman" w:cs="Times New Roman"/>
          <w:sz w:val="24"/>
          <w:szCs w:val="24"/>
          <w:lang w:val="en-US"/>
        </w:rPr>
        <w:t>norma.norma</w:t>
      </w:r>
      <w:proofErr w:type="spellEnd"/>
      <w:proofErr w:type="gramEnd"/>
      <w:r w:rsidRPr="004A0239">
        <w:rPr>
          <w:rFonts w:ascii="Times New Roman" w:eastAsia="Times New Roman" w:hAnsi="Times New Roman" w:cs="Times New Roman"/>
          <w:sz w:val="24"/>
          <w:szCs w:val="24"/>
          <w:lang w:val="en-US"/>
        </w:rPr>
        <w:t>) &lt; Convert.ToInt32(</w:t>
      </w:r>
      <w:proofErr w:type="spellStart"/>
      <w:r w:rsidRPr="004A0239">
        <w:rPr>
          <w:rFonts w:ascii="Times New Roman" w:eastAsia="Times New Roman" w:hAnsi="Times New Roman" w:cs="Times New Roman"/>
          <w:sz w:val="24"/>
          <w:szCs w:val="24"/>
          <w:lang w:val="en-US"/>
        </w:rPr>
        <w:t>ContemplationResultTextBox.Text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Pollution </w:t>
      </w:r>
      <w:proofErr w:type="spellStart"/>
      <w:r w:rsidRPr="004A0239">
        <w:rPr>
          <w:rFonts w:ascii="Times New Roman" w:eastAsia="Times New Roman" w:hAnsi="Times New Roman" w:cs="Times New Roman"/>
          <w:sz w:val="24"/>
          <w:szCs w:val="24"/>
          <w:lang w:val="en-US"/>
        </w:rPr>
        <w:t>pollution</w:t>
      </w:r>
      <w:proofErr w:type="spellEnd"/>
      <w:r w:rsidRPr="004A0239">
        <w:rPr>
          <w:rFonts w:ascii="Times New Roman" w:eastAsia="Times New Roman" w:hAnsi="Times New Roman" w:cs="Times New Roman"/>
          <w:sz w:val="24"/>
          <w:szCs w:val="24"/>
          <w:lang w:val="en-US"/>
        </w:rPr>
        <w:t xml:space="preserve"> = new Pollution</w:t>
      </w:r>
    </w:p>
    <w:p w:rsidR="008555F4"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gramStart"/>
      <w:r w:rsidRPr="004A0239">
        <w:rPr>
          <w:rFonts w:ascii="Times New Roman" w:eastAsia="Times New Roman" w:hAnsi="Times New Roman" w:cs="Times New Roman"/>
          <w:sz w:val="24"/>
          <w:szCs w:val="24"/>
          <w:lang w:val="en-US"/>
        </w:rPr>
        <w:t>{</w:t>
      </w:r>
      <w:r w:rsid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w:t>
      </w:r>
      <w:proofErr w:type="gramEnd"/>
      <w:r w:rsidRPr="004A0239">
        <w:rPr>
          <w:rFonts w:ascii="Times New Roman" w:eastAsia="Times New Roman" w:hAnsi="Times New Roman" w:cs="Times New Roman"/>
          <w:sz w:val="24"/>
          <w:szCs w:val="24"/>
          <w:lang w:val="en-US"/>
        </w:rPr>
        <w:t>_contemplation</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contemplation.id_contemplation</w:t>
      </w:r>
      <w:proofErr w:type="spellEnd"/>
      <w:r w:rsidRPr="004A0239">
        <w:rPr>
          <w:rFonts w:ascii="Times New Roman" w:eastAsia="Times New Roman" w:hAnsi="Times New Roman" w:cs="Times New Roman"/>
          <w:sz w:val="24"/>
          <w:szCs w:val="24"/>
          <w:lang w:val="en-US"/>
        </w:rPr>
        <w:t>,</w:t>
      </w:r>
    </w:p>
    <w:p w:rsidR="0071319D"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levels = (Convert.ToInt32(</w:t>
      </w:r>
      <w:proofErr w:type="spellStart"/>
      <w:r w:rsidRPr="004A0239">
        <w:rPr>
          <w:rFonts w:ascii="Times New Roman" w:eastAsia="Times New Roman" w:hAnsi="Times New Roman" w:cs="Times New Roman"/>
          <w:sz w:val="24"/>
          <w:szCs w:val="24"/>
          <w:lang w:val="en-US"/>
        </w:rPr>
        <w:t>ContemplationResultTextBox.Text</w:t>
      </w:r>
      <w:proofErr w:type="spellEnd"/>
      <w:r w:rsidRPr="004A0239">
        <w:rPr>
          <w:rFonts w:ascii="Times New Roman" w:eastAsia="Times New Roman" w:hAnsi="Times New Roman" w:cs="Times New Roman"/>
          <w:sz w:val="24"/>
          <w:szCs w:val="24"/>
          <w:lang w:val="en-US"/>
        </w:rPr>
        <w:t>) - Convert.ToInt32(</w:t>
      </w:r>
      <w:proofErr w:type="spellStart"/>
      <w:proofErr w:type="gramStart"/>
      <w:r w:rsidRPr="004A0239">
        <w:rPr>
          <w:rFonts w:ascii="Times New Roman" w:eastAsia="Times New Roman" w:hAnsi="Times New Roman" w:cs="Times New Roman"/>
          <w:sz w:val="24"/>
          <w:szCs w:val="24"/>
          <w:lang w:val="en-US"/>
        </w:rPr>
        <w:t>norma.norma</w:t>
      </w:r>
      <w:proofErr w:type="spellEnd"/>
      <w:proofErr w:type="gramEnd"/>
      <w:r w:rsidRPr="004A0239">
        <w:rPr>
          <w:rFonts w:ascii="Times New Roman" w:eastAsia="Times New Roman" w:hAnsi="Times New Roman" w:cs="Times New Roman"/>
          <w:sz w:val="24"/>
          <w:szCs w:val="24"/>
          <w:lang w:val="en-US"/>
        </w:rPr>
        <w:t>)).</w:t>
      </w:r>
      <w:proofErr w:type="spellStart"/>
      <w:r w:rsidRPr="004A0239">
        <w:rPr>
          <w:rFonts w:ascii="Times New Roman" w:eastAsia="Times New Roman" w:hAnsi="Times New Roman" w:cs="Times New Roman"/>
          <w:sz w:val="24"/>
          <w:szCs w:val="24"/>
          <w:lang w:val="en-US"/>
        </w:rPr>
        <w:t>ToString</w:t>
      </w:r>
      <w:proofErr w:type="spellEnd"/>
      <w:r w:rsidRPr="004A0239">
        <w:rPr>
          <w:rFonts w:ascii="Times New Roman" w:eastAsia="Times New Roman" w:hAnsi="Times New Roman" w:cs="Times New Roman"/>
          <w:sz w:val="24"/>
          <w:szCs w:val="24"/>
          <w:lang w:val="en-US"/>
        </w:rPr>
        <w:t>(),</w:t>
      </w:r>
    </w:p>
    <w:p w:rsidR="00A774C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id_region</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region.id_region</w:t>
      </w:r>
      <w:proofErr w:type="spellEnd"/>
      <w:r w:rsidRPr="004A0239">
        <w:rPr>
          <w:rFonts w:ascii="Times New Roman" w:eastAsia="Times New Roman" w:hAnsi="Times New Roman" w:cs="Times New Roman"/>
          <w:sz w:val="24"/>
          <w:szCs w:val="24"/>
          <w:lang w:val="en-US"/>
        </w:rPr>
        <w:t>,</w:t>
      </w:r>
    </w:p>
    <w:p w:rsidR="0024503D"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data_time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DateTime.Now</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context.Pollution.Add</w:t>
      </w:r>
      <w:proofErr w:type="spellEnd"/>
      <w:proofErr w:type="gramEnd"/>
      <w:r w:rsidRPr="004A0239">
        <w:rPr>
          <w:rFonts w:ascii="Times New Roman" w:eastAsia="Times New Roman" w:hAnsi="Times New Roman" w:cs="Times New Roman"/>
          <w:sz w:val="24"/>
          <w:szCs w:val="24"/>
          <w:lang w:val="en-US"/>
        </w:rPr>
        <w:t>(pollution);}</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context.Contemplation.Add</w:t>
      </w:r>
      <w:proofErr w:type="spellEnd"/>
      <w:proofErr w:type="gramEnd"/>
      <w:r w:rsidRPr="004A0239">
        <w:rPr>
          <w:rFonts w:ascii="Times New Roman" w:eastAsia="Times New Roman" w:hAnsi="Times New Roman" w:cs="Times New Roman"/>
          <w:sz w:val="24"/>
          <w:szCs w:val="24"/>
          <w:lang w:val="en-US"/>
        </w:rPr>
        <w:t>(contemplation);}</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else </w:t>
      </w:r>
      <w:proofErr w:type="gramStart"/>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MessageBox.Show</w:t>
      </w:r>
      <w:proofErr w:type="spellEnd"/>
      <w:proofErr w:type="gram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break;</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Пользователи</w:t>
      </w:r>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gramStart"/>
      <w:r w:rsidRPr="004A0239">
        <w:rPr>
          <w:rFonts w:ascii="Times New Roman" w:eastAsia="Times New Roman" w:hAnsi="Times New Roman" w:cs="Times New Roman"/>
          <w:sz w:val="24"/>
          <w:szCs w:val="24"/>
          <w:lang w:val="en-US"/>
        </w:rPr>
        <w:t>{</w:t>
      </w:r>
      <w:r w:rsid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lang w:val="en-US"/>
        </w:rPr>
        <w:t>Users</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users</w:t>
      </w:r>
      <w:proofErr w:type="spellEnd"/>
      <w:r w:rsidRPr="004A0239">
        <w:rPr>
          <w:rFonts w:ascii="Times New Roman" w:eastAsia="Times New Roman" w:hAnsi="Times New Roman" w:cs="Times New Roman"/>
          <w:sz w:val="24"/>
          <w:szCs w:val="24"/>
          <w:lang w:val="en-US"/>
        </w:rPr>
        <w:t xml:space="preserve"> = new Users</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full_name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UserFullNameTextBox.Text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login = </w:t>
      </w:r>
      <w:proofErr w:type="spell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password = Funs.ComputeSHA256</w:t>
      </w:r>
      <w:proofErr w:type="gramStart"/>
      <w:r w:rsidRPr="004A0239">
        <w:rPr>
          <w:rFonts w:ascii="Times New Roman" w:eastAsia="Times New Roman" w:hAnsi="Times New Roman" w:cs="Times New Roman"/>
          <w:sz w:val="24"/>
          <w:szCs w:val="24"/>
          <w:lang w:val="en-US"/>
        </w:rPr>
        <w:t>Hash(</w:t>
      </w:r>
      <w:proofErr w:type="spellStart"/>
      <w:proofErr w:type="gramEnd"/>
      <w:r w:rsidRPr="004A0239">
        <w:rPr>
          <w:rFonts w:ascii="Times New Roman" w:eastAsia="Times New Roman" w:hAnsi="Times New Roman" w:cs="Times New Roman"/>
          <w:sz w:val="24"/>
          <w:szCs w:val="24"/>
          <w:lang w:val="en-US"/>
        </w:rPr>
        <w:t>UserPassTextBox.Text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id_roles</w:t>
      </w:r>
      <w:proofErr w:type="spellEnd"/>
      <w:r w:rsidRPr="004A0239">
        <w:rPr>
          <w:rFonts w:ascii="Times New Roman" w:eastAsia="Times New Roman" w:hAnsi="Times New Roman" w:cs="Times New Roman"/>
          <w:sz w:val="24"/>
          <w:szCs w:val="24"/>
          <w:lang w:val="en-US"/>
        </w:rPr>
        <w:t xml:space="preserve"> = (int)</w:t>
      </w:r>
      <w:proofErr w:type="spellStart"/>
      <w:r w:rsidRPr="004A0239">
        <w:rPr>
          <w:rFonts w:ascii="Times New Roman" w:eastAsia="Times New Roman" w:hAnsi="Times New Roman" w:cs="Times New Roman"/>
          <w:sz w:val="24"/>
          <w:szCs w:val="24"/>
          <w:lang w:val="en-US"/>
        </w:rPr>
        <w:t>UserRolesComboBox.SelectedIndex</w:t>
      </w:r>
      <w:proofErr w:type="spellEnd"/>
      <w:r w:rsidRPr="004A0239">
        <w:rPr>
          <w:rFonts w:ascii="Times New Roman" w:eastAsia="Times New Roman" w:hAnsi="Times New Roman" w:cs="Times New Roman"/>
          <w:sz w:val="24"/>
          <w:szCs w:val="24"/>
          <w:lang w:val="en-US"/>
        </w:rPr>
        <w:t xml:space="preserve"> + 1,</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dateOfBirth</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UserDateOfBirthTextBox.Text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phoneNumber</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UserPhoneNumberTextBox.Text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address = </w:t>
      </w:r>
      <w:proofErr w:type="spellStart"/>
      <w:r w:rsidRPr="004A0239">
        <w:rPr>
          <w:rFonts w:ascii="Times New Roman" w:eastAsia="Times New Roman" w:hAnsi="Times New Roman" w:cs="Times New Roman"/>
          <w:sz w:val="24"/>
          <w:szCs w:val="24"/>
          <w:lang w:val="en-US"/>
        </w:rPr>
        <w:t>UserAddressTextBox.Text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email = </w:t>
      </w:r>
      <w:proofErr w:type="spellStart"/>
      <w:r w:rsidRPr="004A0239">
        <w:rPr>
          <w:rFonts w:ascii="Times New Roman" w:eastAsia="Times New Roman" w:hAnsi="Times New Roman" w:cs="Times New Roman"/>
          <w:sz w:val="24"/>
          <w:szCs w:val="24"/>
          <w:lang w:val="en-US"/>
        </w:rPr>
        <w:t>UserEmailTextBox.Text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context.Users.Add</w:t>
      </w:r>
      <w:proofErr w:type="spellEnd"/>
      <w:proofErr w:type="gramEnd"/>
      <w:r w:rsidRPr="004A0239">
        <w:rPr>
          <w:rFonts w:ascii="Times New Roman" w:eastAsia="Times New Roman" w:hAnsi="Times New Roman" w:cs="Times New Roman"/>
          <w:sz w:val="24"/>
          <w:szCs w:val="24"/>
          <w:lang w:val="en-US"/>
        </w:rPr>
        <w:t>(users);}</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else </w:t>
      </w:r>
      <w:proofErr w:type="gramStart"/>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MessageBox.Show</w:t>
      </w:r>
      <w:proofErr w:type="spellEnd"/>
      <w:proofErr w:type="gram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обязательные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break;</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Мероприятие</w:t>
      </w:r>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{Event events = new Event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{name = </w:t>
      </w:r>
      <w:proofErr w:type="spellStart"/>
      <w:r w:rsidRPr="004A0239">
        <w:rPr>
          <w:rFonts w:ascii="Times New Roman" w:eastAsia="Times New Roman" w:hAnsi="Times New Roman" w:cs="Times New Roman"/>
          <w:sz w:val="24"/>
          <w:szCs w:val="24"/>
          <w:lang w:val="en-US"/>
        </w:rPr>
        <w:t>tblock_</w:t>
      </w:r>
      <w:proofErr w:type="gramStart"/>
      <w:r w:rsidRPr="004A0239">
        <w:rPr>
          <w:rFonts w:ascii="Times New Roman" w:eastAsia="Times New Roman" w:hAnsi="Times New Roman" w:cs="Times New Roman"/>
          <w:sz w:val="24"/>
          <w:szCs w:val="24"/>
          <w:lang w:val="en-US"/>
        </w:rPr>
        <w:t>heading.Text</w:t>
      </w:r>
      <w:proofErr w:type="spellEnd"/>
      <w:proofErr w:type="gram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data_time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Calendar.SelectedDate</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context.Event.Add</w:t>
      </w:r>
      <w:proofErr w:type="spellEnd"/>
      <w:proofErr w:type="gramEnd"/>
      <w:r w:rsidRPr="004A0239">
        <w:rPr>
          <w:rFonts w:ascii="Times New Roman" w:eastAsia="Times New Roman" w:hAnsi="Times New Roman" w:cs="Times New Roman"/>
          <w:sz w:val="24"/>
          <w:szCs w:val="24"/>
          <w:lang w:val="en-US"/>
        </w:rPr>
        <w:t>(events);}</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lastRenderedPageBreak/>
        <w:t xml:space="preserve">                else </w:t>
      </w:r>
      <w:proofErr w:type="gramStart"/>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MessageBox.Show</w:t>
      </w:r>
      <w:proofErr w:type="spellEnd"/>
      <w:proofErr w:type="gram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обязательные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break;</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Новость</w:t>
      </w:r>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{News </w:t>
      </w:r>
      <w:proofErr w:type="spellStart"/>
      <w:r w:rsidRPr="004A0239">
        <w:rPr>
          <w:rFonts w:ascii="Times New Roman" w:eastAsia="Times New Roman" w:hAnsi="Times New Roman" w:cs="Times New Roman"/>
          <w:sz w:val="24"/>
          <w:szCs w:val="24"/>
          <w:lang w:val="en-US"/>
        </w:rPr>
        <w:t>news</w:t>
      </w:r>
      <w:proofErr w:type="spellEnd"/>
      <w:r w:rsidRPr="004A0239">
        <w:rPr>
          <w:rFonts w:ascii="Times New Roman" w:eastAsia="Times New Roman" w:hAnsi="Times New Roman" w:cs="Times New Roman"/>
          <w:sz w:val="24"/>
          <w:szCs w:val="24"/>
          <w:lang w:val="en-US"/>
        </w:rPr>
        <w:t xml:space="preserve"> = new News</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id_user</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currentUser.id_user</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heading = </w:t>
      </w:r>
      <w:proofErr w:type="spellStart"/>
      <w:r w:rsidRPr="004A0239">
        <w:rPr>
          <w:rFonts w:ascii="Times New Roman" w:eastAsia="Times New Roman" w:hAnsi="Times New Roman" w:cs="Times New Roman"/>
          <w:sz w:val="24"/>
          <w:szCs w:val="24"/>
          <w:lang w:val="en-US"/>
        </w:rPr>
        <w:t>tblock_</w:t>
      </w:r>
      <w:proofErr w:type="gramStart"/>
      <w:r w:rsidRPr="004A0239">
        <w:rPr>
          <w:rFonts w:ascii="Times New Roman" w:eastAsia="Times New Roman" w:hAnsi="Times New Roman" w:cs="Times New Roman"/>
          <w:sz w:val="24"/>
          <w:szCs w:val="24"/>
          <w:lang w:val="en-US"/>
        </w:rPr>
        <w:t>heading.Text</w:t>
      </w:r>
      <w:proofErr w:type="spellEnd"/>
      <w:proofErr w:type="gram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text = </w:t>
      </w:r>
      <w:proofErr w:type="spellStart"/>
      <w:r w:rsidRPr="004A0239">
        <w:rPr>
          <w:rFonts w:ascii="Times New Roman" w:eastAsia="Times New Roman" w:hAnsi="Times New Roman" w:cs="Times New Roman"/>
          <w:sz w:val="24"/>
          <w:szCs w:val="24"/>
          <w:lang w:val="en-US"/>
        </w:rPr>
        <w:t>TextBox_</w:t>
      </w:r>
      <w:proofErr w:type="gramStart"/>
      <w:r w:rsidRPr="004A0239">
        <w:rPr>
          <w:rFonts w:ascii="Times New Roman" w:eastAsia="Times New Roman" w:hAnsi="Times New Roman" w:cs="Times New Roman"/>
          <w:sz w:val="24"/>
          <w:szCs w:val="24"/>
          <w:lang w:val="en-US"/>
        </w:rPr>
        <w:t>text.Text</w:t>
      </w:r>
      <w:proofErr w:type="spellEnd"/>
      <w:proofErr w:type="gramEnd"/>
      <w:r w:rsidRPr="004A0239">
        <w:rPr>
          <w:rFonts w:ascii="Times New Roman" w:eastAsia="Times New Roman" w:hAnsi="Times New Roman" w:cs="Times New Roman"/>
          <w:sz w:val="24"/>
          <w:szCs w:val="24"/>
          <w:lang w:val="en-US"/>
        </w:rPr>
        <w:t>,</w:t>
      </w:r>
    </w:p>
    <w:p w:rsidR="00A774C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data_time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DateTime.Now</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context.News.Add</w:t>
      </w:r>
      <w:proofErr w:type="spellEnd"/>
      <w:proofErr w:type="gramEnd"/>
      <w:r w:rsidRPr="004A0239">
        <w:rPr>
          <w:rFonts w:ascii="Times New Roman" w:eastAsia="Times New Roman" w:hAnsi="Times New Roman" w:cs="Times New Roman"/>
          <w:sz w:val="24"/>
          <w:szCs w:val="24"/>
          <w:lang w:val="en-US"/>
        </w:rPr>
        <w:t>(news);}</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else </w:t>
      </w:r>
      <w:proofErr w:type="gramStart"/>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MessageBox.Show</w:t>
      </w:r>
      <w:proofErr w:type="spellEnd"/>
      <w:proofErr w:type="gram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обязательные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break;</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Рекомендация</w:t>
      </w:r>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EcologicalRecommendations</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ecologicalRecommendations</w:t>
      </w:r>
      <w:proofErr w:type="spellEnd"/>
      <w:r w:rsidRPr="004A0239">
        <w:rPr>
          <w:rFonts w:ascii="Times New Roman" w:eastAsia="Times New Roman" w:hAnsi="Times New Roman" w:cs="Times New Roman"/>
          <w:sz w:val="24"/>
          <w:szCs w:val="24"/>
          <w:lang w:val="en-US"/>
        </w:rPr>
        <w:t xml:space="preserve"> = new </w:t>
      </w:r>
      <w:proofErr w:type="spellStart"/>
      <w:r w:rsidRPr="004A0239">
        <w:rPr>
          <w:rFonts w:ascii="Times New Roman" w:eastAsia="Times New Roman" w:hAnsi="Times New Roman" w:cs="Times New Roman"/>
          <w:sz w:val="24"/>
          <w:szCs w:val="24"/>
          <w:lang w:val="en-US"/>
        </w:rPr>
        <w:t>EcologicalRecommendations</w:t>
      </w:r>
      <w:proofErr w:type="spellEnd"/>
    </w:p>
    <w:p w:rsidR="00F337A2" w:rsidRPr="004A0239" w:rsidRDefault="0053690A" w:rsidP="004A0239">
      <w:pPr>
        <w:spacing w:after="0"/>
        <w:ind w:left="72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id_user</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currentUser.id_user</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heading = </w:t>
      </w:r>
      <w:proofErr w:type="spellStart"/>
      <w:r w:rsidRPr="004A0239">
        <w:rPr>
          <w:rFonts w:ascii="Times New Roman" w:eastAsia="Times New Roman" w:hAnsi="Times New Roman" w:cs="Times New Roman"/>
          <w:sz w:val="24"/>
          <w:szCs w:val="24"/>
          <w:lang w:val="en-US"/>
        </w:rPr>
        <w:t>tblock_</w:t>
      </w:r>
      <w:proofErr w:type="gramStart"/>
      <w:r w:rsidRPr="004A0239">
        <w:rPr>
          <w:rFonts w:ascii="Times New Roman" w:eastAsia="Times New Roman" w:hAnsi="Times New Roman" w:cs="Times New Roman"/>
          <w:sz w:val="24"/>
          <w:szCs w:val="24"/>
          <w:lang w:val="en-US"/>
        </w:rPr>
        <w:t>heading.Text</w:t>
      </w:r>
      <w:proofErr w:type="spellEnd"/>
      <w:proofErr w:type="gram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text = </w:t>
      </w:r>
      <w:proofErr w:type="spellStart"/>
      <w:r w:rsidRPr="004A0239">
        <w:rPr>
          <w:rFonts w:ascii="Times New Roman" w:eastAsia="Times New Roman" w:hAnsi="Times New Roman" w:cs="Times New Roman"/>
          <w:sz w:val="24"/>
          <w:szCs w:val="24"/>
          <w:lang w:val="en-US"/>
        </w:rPr>
        <w:t>TextBox_</w:t>
      </w:r>
      <w:proofErr w:type="gramStart"/>
      <w:r w:rsidRPr="004A0239">
        <w:rPr>
          <w:rFonts w:ascii="Times New Roman" w:eastAsia="Times New Roman" w:hAnsi="Times New Roman" w:cs="Times New Roman"/>
          <w:sz w:val="24"/>
          <w:szCs w:val="24"/>
          <w:lang w:val="en-US"/>
        </w:rPr>
        <w:t>text.Text</w:t>
      </w:r>
      <w:proofErr w:type="spellEnd"/>
      <w:proofErr w:type="gram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gramStart"/>
      <w:r w:rsidRPr="004A0239">
        <w:rPr>
          <w:rFonts w:ascii="Times New Roman" w:eastAsia="Times New Roman" w:hAnsi="Times New Roman" w:cs="Times New Roman"/>
          <w:sz w:val="24"/>
          <w:szCs w:val="24"/>
          <w:lang w:val="en-US"/>
        </w:rPr>
        <w:t>};_</w:t>
      </w:r>
      <w:proofErr w:type="gramEnd"/>
      <w:r w:rsidRPr="004A0239">
        <w:rPr>
          <w:rFonts w:ascii="Times New Roman" w:eastAsia="Times New Roman" w:hAnsi="Times New Roman" w:cs="Times New Roman"/>
          <w:sz w:val="24"/>
          <w:szCs w:val="24"/>
          <w:lang w:val="en-US"/>
        </w:rPr>
        <w:t xml:space="preserve">context.EcologicalRecommendations.Add(ecologicalRecommendations);}else { </w:t>
      </w:r>
      <w:proofErr w:type="spellStart"/>
      <w:r w:rsidRPr="004A0239">
        <w:rPr>
          <w:rFonts w:ascii="Times New Roman" w:eastAsia="Times New Roman" w:hAnsi="Times New Roman" w:cs="Times New Roman"/>
          <w:sz w:val="24"/>
          <w:szCs w:val="24"/>
          <w:lang w:val="en-US"/>
        </w:rPr>
        <w:t>MessageBox.Show</w:t>
      </w:r>
      <w:proofErr w:type="spell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обязательные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rPr>
        <w:t>break</w:t>
      </w:r>
      <w:proofErr w:type="spellEnd"/>
      <w:r w:rsidRPr="004A0239">
        <w:rPr>
          <w:rFonts w:ascii="Times New Roman" w:eastAsia="Times New Roman" w:hAnsi="Times New Roman" w:cs="Times New Roman"/>
          <w:sz w:val="24"/>
          <w:szCs w:val="24"/>
        </w:rPr>
        <w:t>;}</w:t>
      </w:r>
    </w:p>
    <w:p w:rsidR="00F337A2" w:rsidRPr="004A0239"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rPr>
        <w:t xml:space="preserve">        _</w:t>
      </w:r>
      <w:proofErr w:type="spellStart"/>
      <w:proofErr w:type="gramStart"/>
      <w:r w:rsidRPr="004A0239">
        <w:rPr>
          <w:rFonts w:ascii="Times New Roman" w:eastAsia="Times New Roman" w:hAnsi="Times New Roman" w:cs="Times New Roman"/>
          <w:sz w:val="24"/>
          <w:szCs w:val="24"/>
        </w:rPr>
        <w:t>context.SaveChanges</w:t>
      </w:r>
      <w:proofErr w:type="spellEnd"/>
      <w:proofErr w:type="gramEnd"/>
      <w:r w:rsidRPr="004A0239">
        <w:rPr>
          <w:rFonts w:ascii="Times New Roman" w:eastAsia="Times New Roman" w:hAnsi="Times New Roman" w:cs="Times New Roman"/>
          <w:sz w:val="24"/>
          <w:szCs w:val="24"/>
        </w:rPr>
        <w:t>();</w:t>
      </w:r>
    </w:p>
    <w:p w:rsidR="00A774C2" w:rsidRPr="004A0239"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rPr>
        <w:t xml:space="preserve">        // Вывод сообщения об успешном добавлении</w:t>
      </w:r>
    </w:p>
    <w:p w:rsidR="0024503D" w:rsidRPr="002C4702" w:rsidRDefault="0053690A" w:rsidP="002C4702">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rPr>
        <w:t xml:space="preserve">        </w:t>
      </w:r>
      <w:proofErr w:type="spellStart"/>
      <w:r w:rsidRPr="004A0239">
        <w:rPr>
          <w:rFonts w:ascii="Times New Roman" w:eastAsia="Times New Roman" w:hAnsi="Times New Roman" w:cs="Times New Roman"/>
          <w:sz w:val="24"/>
          <w:szCs w:val="24"/>
        </w:rPr>
        <w:t>MessageBox.Show</w:t>
      </w:r>
      <w:proofErr w:type="spellEnd"/>
      <w:r w:rsidRPr="004A0239">
        <w:rPr>
          <w:rFonts w:ascii="Times New Roman" w:eastAsia="Times New Roman" w:hAnsi="Times New Roman" w:cs="Times New Roman"/>
          <w:sz w:val="24"/>
          <w:szCs w:val="24"/>
        </w:rPr>
        <w:t>("Данные успешно добавлены в базу данных.");}}</w:t>
      </w:r>
    </w:p>
    <w:p w:rsidR="00F337A2" w:rsidRPr="00842604" w:rsidRDefault="0053690A">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В </w:t>
      </w:r>
      <w:r w:rsidRPr="00842604">
        <w:rPr>
          <w:rFonts w:ascii="Times New Roman" w:eastAsia="Times New Roman" w:hAnsi="Times New Roman" w:cs="Times New Roman"/>
          <w:sz w:val="28"/>
          <w:szCs w:val="28"/>
        </w:rPr>
        <w:t>окне</w:t>
      </w:r>
      <w:r w:rsidRPr="00842604">
        <w:rPr>
          <w:rFonts w:ascii="Times New Roman" w:eastAsia="Times New Roman" w:hAnsi="Times New Roman" w:cs="Times New Roman"/>
          <w:color w:val="000000"/>
          <w:sz w:val="28"/>
          <w:szCs w:val="28"/>
        </w:rPr>
        <w:t xml:space="preserve"> «</w:t>
      </w:r>
      <w:r w:rsidRPr="00842604">
        <w:rPr>
          <w:rFonts w:ascii="Times New Roman" w:eastAsia="Times New Roman" w:hAnsi="Times New Roman" w:cs="Times New Roman"/>
          <w:sz w:val="28"/>
          <w:szCs w:val="28"/>
        </w:rPr>
        <w:t>Экспорт</w:t>
      </w:r>
      <w:r w:rsidRPr="00842604">
        <w:rPr>
          <w:rFonts w:ascii="Times New Roman" w:eastAsia="Times New Roman" w:hAnsi="Times New Roman" w:cs="Times New Roman"/>
          <w:color w:val="000000"/>
          <w:sz w:val="28"/>
          <w:szCs w:val="28"/>
        </w:rPr>
        <w:t>»:</w:t>
      </w:r>
    </w:p>
    <w:p w:rsidR="00F337A2" w:rsidRPr="00842604" w:rsidRDefault="0053690A">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выбор таблицы;</w:t>
      </w:r>
    </w:p>
    <w:p w:rsidR="00F337A2" w:rsidRPr="00842604" w:rsidRDefault="0053690A">
      <w:pPr>
        <w:numPr>
          <w:ilvl w:val="1"/>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выбор формата;</w:t>
      </w:r>
    </w:p>
    <w:p w:rsidR="00F337A2" w:rsidRPr="00842604" w:rsidRDefault="0053690A">
      <w:pPr>
        <w:numPr>
          <w:ilvl w:val="1"/>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выбор “сохранить” или “Сохранить как”;</w:t>
      </w:r>
    </w:p>
    <w:p w:rsidR="00F337A2" w:rsidRPr="00842604" w:rsidRDefault="0053690A">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4135582" cy="240030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4403300" cy="2555684"/>
                    </a:xfrm>
                    <a:prstGeom prst="rect">
                      <a:avLst/>
                    </a:prstGeom>
                    <a:ln/>
                  </pic:spPr>
                </pic:pic>
              </a:graphicData>
            </a:graphic>
          </wp:inline>
        </w:drawing>
      </w:r>
    </w:p>
    <w:p w:rsidR="002C4702" w:rsidRDefault="002C4702" w:rsidP="002C4702">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Рисунок </w:t>
      </w:r>
      <w:r w:rsidRPr="0071319D">
        <w:rPr>
          <w:rFonts w:ascii="Times New Roman" w:eastAsia="Times New Roman" w:hAnsi="Times New Roman" w:cs="Times New Roman"/>
          <w:sz w:val="28"/>
          <w:szCs w:val="28"/>
        </w:rPr>
        <w:t>16</w:t>
      </w:r>
      <w:r w:rsidRPr="00842604">
        <w:rPr>
          <w:rFonts w:ascii="Times New Roman" w:eastAsia="Times New Roman" w:hAnsi="Times New Roman" w:cs="Times New Roman"/>
          <w:sz w:val="28"/>
          <w:szCs w:val="28"/>
        </w:rPr>
        <w:t xml:space="preserve"> –Окно экспорта.</w:t>
      </w:r>
    </w:p>
    <w:p w:rsidR="002C4702" w:rsidRPr="002C4702" w:rsidRDefault="002C4702" w:rsidP="002C4702">
      <w:pPr>
        <w:autoSpaceDE w:val="0"/>
        <w:autoSpaceDN w:val="0"/>
        <w:adjustRightInd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Код</w:t>
      </w:r>
      <w:r w:rsidRPr="002C4702">
        <w:rPr>
          <w:rFonts w:ascii="Times New Roman" w:eastAsia="Times New Roman" w:hAnsi="Times New Roman" w:cs="Times New Roman"/>
          <w:sz w:val="28"/>
          <w:szCs w:val="28"/>
        </w:rPr>
        <w:t xml:space="preserve"> </w:t>
      </w:r>
      <w:r w:rsidR="0071319D">
        <w:rPr>
          <w:rFonts w:ascii="Times New Roman" w:eastAsia="Times New Roman" w:hAnsi="Times New Roman" w:cs="Times New Roman"/>
          <w:sz w:val="28"/>
          <w:szCs w:val="28"/>
        </w:rPr>
        <w:t>экспортирования</w:t>
      </w:r>
      <w:r w:rsidRPr="002C47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w:t>
      </w:r>
      <w:r w:rsidRPr="002C47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примере</w:t>
      </w:r>
      <w:r w:rsidRPr="002C47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PDF</w:t>
      </w:r>
      <w:r w:rsidRPr="002C4702">
        <w:rPr>
          <w:rFonts w:ascii="Times New Roman" w:eastAsia="Times New Roman" w:hAnsi="Times New Roman" w:cs="Times New Roman"/>
          <w:sz w:val="28"/>
          <w:szCs w:val="28"/>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FF"/>
          <w:sz w:val="24"/>
          <w:szCs w:val="24"/>
          <w:lang w:val="en-US"/>
        </w:rPr>
        <w:t>public</w:t>
      </w: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void</w:t>
      </w:r>
      <w:r w:rsidRPr="002C4702">
        <w:rPr>
          <w:rFonts w:ascii="Times New Roman" w:hAnsi="Times New Roman" w:cs="Times New Roman"/>
          <w:color w:val="000000"/>
          <w:sz w:val="24"/>
          <w:szCs w:val="24"/>
          <w:lang w:val="en-US"/>
        </w:rPr>
        <w:t xml:space="preserve"> </w:t>
      </w:r>
      <w:proofErr w:type="gramStart"/>
      <w:r w:rsidRPr="002C4702">
        <w:rPr>
          <w:rFonts w:ascii="Times New Roman" w:hAnsi="Times New Roman" w:cs="Times New Roman"/>
          <w:color w:val="000000"/>
          <w:sz w:val="24"/>
          <w:szCs w:val="24"/>
          <w:lang w:val="en-US"/>
        </w:rPr>
        <w:t>Save(</w:t>
      </w:r>
      <w:proofErr w:type="gramEnd"/>
      <w:r w:rsidRPr="002C4702">
        <w:rPr>
          <w:rFonts w:ascii="Times New Roman" w:hAnsi="Times New Roman" w:cs="Times New Roman"/>
          <w:color w:val="0000FF"/>
          <w:sz w:val="24"/>
          <w:szCs w:val="24"/>
          <w:lang w:val="en-US"/>
        </w:rPr>
        <w:t>string</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filePath</w:t>
      </w:r>
      <w:proofErr w:type="spellEnd"/>
      <w:r w:rsidRPr="002C4702">
        <w:rPr>
          <w:rFonts w:ascii="Times New Roman" w:hAnsi="Times New Roman" w:cs="Times New Roman"/>
          <w:color w:val="000000"/>
          <w:sz w:val="24"/>
          <w:szCs w:val="24"/>
          <w:lang w:val="en-US"/>
        </w:rPr>
        <w:t xml:space="preserve">, DataGrid </w:t>
      </w:r>
      <w:proofErr w:type="spellStart"/>
      <w:r w:rsidRPr="002C4702">
        <w:rPr>
          <w:rFonts w:ascii="Times New Roman" w:hAnsi="Times New Roman" w:cs="Times New Roman"/>
          <w:color w:val="000000"/>
          <w:sz w:val="24"/>
          <w:szCs w:val="24"/>
          <w:lang w:val="en-US"/>
        </w:rPr>
        <w:t>dataGrid</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00"/>
          <w:sz w:val="24"/>
          <w:szCs w:val="24"/>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rPr>
        <w:t xml:space="preserve">                </w:t>
      </w:r>
      <w:r w:rsidRPr="002C4702">
        <w:rPr>
          <w:rFonts w:ascii="Times New Roman" w:hAnsi="Times New Roman" w:cs="Times New Roman"/>
          <w:color w:val="008000"/>
          <w:sz w:val="24"/>
          <w:szCs w:val="24"/>
        </w:rPr>
        <w:t xml:space="preserve">// Сохранить данные </w:t>
      </w:r>
      <w:proofErr w:type="spellStart"/>
      <w:r w:rsidRPr="002C4702">
        <w:rPr>
          <w:rFonts w:ascii="Times New Roman" w:hAnsi="Times New Roman" w:cs="Times New Roman"/>
          <w:color w:val="008000"/>
          <w:sz w:val="24"/>
          <w:szCs w:val="24"/>
        </w:rPr>
        <w:t>DataGrid</w:t>
      </w:r>
      <w:proofErr w:type="spellEnd"/>
      <w:r w:rsidRPr="002C4702">
        <w:rPr>
          <w:rFonts w:ascii="Times New Roman" w:hAnsi="Times New Roman" w:cs="Times New Roman"/>
          <w:color w:val="008000"/>
          <w:sz w:val="24"/>
          <w:szCs w:val="24"/>
        </w:rPr>
        <w:t xml:space="preserve"> в выбранном формате</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rPr>
        <w:t xml:space="preserve">                </w:t>
      </w:r>
      <w:r w:rsidRPr="002C4702">
        <w:rPr>
          <w:rFonts w:ascii="Times New Roman" w:hAnsi="Times New Roman" w:cs="Times New Roman"/>
          <w:color w:val="0000FF"/>
          <w:sz w:val="24"/>
          <w:szCs w:val="24"/>
          <w:lang w:val="en-US"/>
        </w:rPr>
        <w:t>switch</w:t>
      </w:r>
      <w:r w:rsidRPr="002C4702">
        <w:rPr>
          <w:rFonts w:ascii="Times New Roman" w:hAnsi="Times New Roman" w:cs="Times New Roman"/>
          <w:color w:val="000000"/>
          <w:sz w:val="24"/>
          <w:szCs w:val="24"/>
          <w:lang w:val="en-US"/>
        </w:rPr>
        <w:t xml:space="preserve"> (_</w:t>
      </w:r>
      <w:proofErr w:type="spellStart"/>
      <w:r w:rsidRPr="002C4702">
        <w:rPr>
          <w:rFonts w:ascii="Times New Roman" w:hAnsi="Times New Roman" w:cs="Times New Roman"/>
          <w:color w:val="000000"/>
          <w:sz w:val="24"/>
          <w:szCs w:val="24"/>
          <w:lang w:val="en-US"/>
        </w:rPr>
        <w:t>selectedFormat.ToLower</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case</w:t>
      </w: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A31515"/>
          <w:sz w:val="24"/>
          <w:szCs w:val="24"/>
          <w:lang w:val="en-US"/>
        </w:rPr>
        <w:t>"pdf"</w:t>
      </w:r>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SaveToPdf</w:t>
      </w:r>
      <w:proofErr w:type="spellEnd"/>
      <w:r w:rsidRPr="002C4702">
        <w:rPr>
          <w:rFonts w:ascii="Times New Roman" w:hAnsi="Times New Roman" w:cs="Times New Roman"/>
          <w:color w:val="000000"/>
          <w:sz w:val="24"/>
          <w:szCs w:val="24"/>
          <w:lang w:val="en-US"/>
        </w:rPr>
        <w:t>(</w:t>
      </w:r>
      <w:proofErr w:type="spellStart"/>
      <w:proofErr w:type="gramEnd"/>
      <w:r w:rsidRPr="002C4702">
        <w:rPr>
          <w:rFonts w:ascii="Times New Roman" w:hAnsi="Times New Roman" w:cs="Times New Roman"/>
          <w:color w:val="000000"/>
          <w:sz w:val="24"/>
          <w:szCs w:val="24"/>
          <w:lang w:val="en-US"/>
        </w:rPr>
        <w:t>filePath</w:t>
      </w:r>
      <w:proofErr w:type="spellEnd"/>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dataGrid</w:t>
      </w:r>
      <w:proofErr w:type="spellEnd"/>
      <w:r w:rsidRPr="002C4702">
        <w:rPr>
          <w:rFonts w:ascii="Times New Roman" w:hAnsi="Times New Roman" w:cs="Times New Roman"/>
          <w:color w:val="000000"/>
          <w:sz w:val="24"/>
          <w:szCs w:val="24"/>
          <w:lang w:val="en-US"/>
        </w:rPr>
        <w:t>);</w:t>
      </w:r>
      <w:r w:rsidRPr="002C4702">
        <w:rPr>
          <w:rFonts w:ascii="Times New Roman" w:eastAsia="Times New Roman" w:hAnsi="Times New Roman" w:cs="Times New Roman"/>
          <w:sz w:val="24"/>
          <w:szCs w:val="24"/>
          <w:lang w:val="en-US"/>
        </w:rPr>
        <w:br/>
      </w:r>
      <w:r w:rsidRPr="002C4702">
        <w:rPr>
          <w:rFonts w:ascii="Times New Roman" w:hAnsi="Times New Roman" w:cs="Times New Roman"/>
          <w:color w:val="0000FF"/>
          <w:sz w:val="24"/>
          <w:szCs w:val="24"/>
          <w:lang w:val="en-US"/>
        </w:rPr>
        <w:t>private</w:t>
      </w: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void</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SaveToPdf</w:t>
      </w:r>
      <w:proofErr w:type="spellEnd"/>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string</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filePath</w:t>
      </w:r>
      <w:proofErr w:type="spellEnd"/>
      <w:r w:rsidRPr="002C4702">
        <w:rPr>
          <w:rFonts w:ascii="Times New Roman" w:hAnsi="Times New Roman" w:cs="Times New Roman"/>
          <w:color w:val="000000"/>
          <w:sz w:val="24"/>
          <w:szCs w:val="24"/>
          <w:lang w:val="en-US"/>
        </w:rPr>
        <w:t xml:space="preserve">, DataGrid </w:t>
      </w:r>
      <w:proofErr w:type="spellStart"/>
      <w:r w:rsidRPr="002C4702">
        <w:rPr>
          <w:rFonts w:ascii="Times New Roman" w:hAnsi="Times New Roman" w:cs="Times New Roman"/>
          <w:color w:val="000000"/>
          <w:sz w:val="24"/>
          <w:szCs w:val="24"/>
          <w:lang w:val="en-US"/>
        </w:rPr>
        <w:t>dataGrid</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try</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var</w:t>
      </w:r>
      <w:r w:rsidRPr="002C4702">
        <w:rPr>
          <w:rFonts w:ascii="Times New Roman" w:hAnsi="Times New Roman" w:cs="Times New Roman"/>
          <w:color w:val="000000"/>
          <w:sz w:val="24"/>
          <w:szCs w:val="24"/>
          <w:lang w:val="en-US"/>
        </w:rPr>
        <w:t xml:space="preserve"> data = </w:t>
      </w:r>
      <w:proofErr w:type="spellStart"/>
      <w:proofErr w:type="gramStart"/>
      <w:r w:rsidRPr="002C4702">
        <w:rPr>
          <w:rFonts w:ascii="Times New Roman" w:hAnsi="Times New Roman" w:cs="Times New Roman"/>
          <w:color w:val="000000"/>
          <w:sz w:val="24"/>
          <w:szCs w:val="24"/>
          <w:lang w:val="en-US"/>
        </w:rPr>
        <w:t>dataGrid.ItemsSource.Cast</w:t>
      </w:r>
      <w:proofErr w:type="spellEnd"/>
      <w:proofErr w:type="gramEnd"/>
      <w:r w:rsidRPr="002C4702">
        <w:rPr>
          <w:rFonts w:ascii="Times New Roman" w:hAnsi="Times New Roman" w:cs="Times New Roman"/>
          <w:color w:val="000000"/>
          <w:sz w:val="24"/>
          <w:szCs w:val="24"/>
          <w:lang w:val="en-US"/>
        </w:rPr>
        <w:t>&lt;</w:t>
      </w:r>
      <w:r w:rsidRPr="002C4702">
        <w:rPr>
          <w:rFonts w:ascii="Times New Roman" w:hAnsi="Times New Roman" w:cs="Times New Roman"/>
          <w:color w:val="0000FF"/>
          <w:sz w:val="24"/>
          <w:szCs w:val="24"/>
          <w:lang w:val="en-US"/>
        </w:rPr>
        <w:t>object</w:t>
      </w:r>
      <w:r w:rsidRPr="002C4702">
        <w:rPr>
          <w:rFonts w:ascii="Times New Roman" w:hAnsi="Times New Roman" w:cs="Times New Roman"/>
          <w:color w:val="000000"/>
          <w:sz w:val="24"/>
          <w:szCs w:val="24"/>
          <w:lang w:val="en-US"/>
        </w:rPr>
        <w:t>&gt;().</w:t>
      </w:r>
      <w:proofErr w:type="spellStart"/>
      <w:r w:rsidRPr="002C4702">
        <w:rPr>
          <w:rFonts w:ascii="Times New Roman" w:hAnsi="Times New Roman" w:cs="Times New Roman"/>
          <w:color w:val="000000"/>
          <w:sz w:val="24"/>
          <w:szCs w:val="24"/>
          <w:lang w:val="en-US"/>
        </w:rPr>
        <w:t>ToList</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885B79">
        <w:rPr>
          <w:rFonts w:ascii="Times New Roman" w:hAnsi="Times New Roman" w:cs="Times New Roman"/>
          <w:color w:val="000000"/>
          <w:sz w:val="24"/>
          <w:szCs w:val="24"/>
          <w:lang w:val="en-US"/>
        </w:rPr>
        <w:t xml:space="preserve">                    </w:t>
      </w:r>
      <w:r w:rsidRPr="002C4702">
        <w:rPr>
          <w:rFonts w:ascii="Times New Roman" w:hAnsi="Times New Roman" w:cs="Times New Roman"/>
          <w:color w:val="008000"/>
          <w:sz w:val="24"/>
          <w:szCs w:val="24"/>
        </w:rPr>
        <w:t xml:space="preserve">// Создать объект </w:t>
      </w:r>
      <w:proofErr w:type="spellStart"/>
      <w:r w:rsidRPr="002C4702">
        <w:rPr>
          <w:rFonts w:ascii="Times New Roman" w:hAnsi="Times New Roman" w:cs="Times New Roman"/>
          <w:color w:val="008000"/>
          <w:sz w:val="24"/>
          <w:szCs w:val="24"/>
        </w:rPr>
        <w:t>Document</w:t>
      </w:r>
      <w:proofErr w:type="spellEnd"/>
      <w:r w:rsidRPr="002C4702">
        <w:rPr>
          <w:rFonts w:ascii="Times New Roman" w:hAnsi="Times New Roman" w:cs="Times New Roman"/>
          <w:color w:val="008000"/>
          <w:sz w:val="24"/>
          <w:szCs w:val="24"/>
        </w:rPr>
        <w:t xml:space="preserve"> для генерации PDF</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rPr>
        <w:t xml:space="preserve">                    </w:t>
      </w:r>
      <w:r w:rsidRPr="002C4702">
        <w:rPr>
          <w:rFonts w:ascii="Times New Roman" w:hAnsi="Times New Roman" w:cs="Times New Roman"/>
          <w:color w:val="0000FF"/>
          <w:sz w:val="24"/>
          <w:szCs w:val="24"/>
          <w:lang w:val="en-US"/>
        </w:rPr>
        <w:t>var</w:t>
      </w:r>
      <w:r w:rsidRPr="002C4702">
        <w:rPr>
          <w:rFonts w:ascii="Times New Roman" w:hAnsi="Times New Roman" w:cs="Times New Roman"/>
          <w:color w:val="000000"/>
          <w:sz w:val="24"/>
          <w:szCs w:val="24"/>
          <w:lang w:val="en-US"/>
        </w:rPr>
        <w:t xml:space="preserve"> document = </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iTextSharp.text.Document</w:t>
      </w:r>
      <w:proofErr w:type="spellEnd"/>
      <w:proofErr w:type="gramEnd"/>
      <w:r w:rsidRPr="002C4702">
        <w:rPr>
          <w:rFonts w:ascii="Times New Roman" w:hAnsi="Times New Roman" w:cs="Times New Roman"/>
          <w:color w:val="000000"/>
          <w:sz w:val="24"/>
          <w:szCs w:val="24"/>
          <w:lang w:val="en-US"/>
        </w:rPr>
        <w:t>(iTextSharp.text.PageSize.A4, 25, 25, 25, 25);</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var</w:t>
      </w:r>
      <w:r w:rsidRPr="002C4702">
        <w:rPr>
          <w:rFonts w:ascii="Times New Roman" w:hAnsi="Times New Roman" w:cs="Times New Roman"/>
          <w:color w:val="000000"/>
          <w:sz w:val="24"/>
          <w:szCs w:val="24"/>
          <w:lang w:val="en-US"/>
        </w:rPr>
        <w:t xml:space="preserve"> writer = </w:t>
      </w:r>
      <w:proofErr w:type="spellStart"/>
      <w:r w:rsidRPr="002C4702">
        <w:rPr>
          <w:rFonts w:ascii="Times New Roman" w:hAnsi="Times New Roman" w:cs="Times New Roman"/>
          <w:color w:val="000000"/>
          <w:sz w:val="24"/>
          <w:szCs w:val="24"/>
          <w:lang w:val="en-US"/>
        </w:rPr>
        <w:t>PdfWriter.GetInstance</w:t>
      </w:r>
      <w:proofErr w:type="spellEnd"/>
      <w:r w:rsidRPr="002C4702">
        <w:rPr>
          <w:rFonts w:ascii="Times New Roman" w:hAnsi="Times New Roman" w:cs="Times New Roman"/>
          <w:color w:val="000000"/>
          <w:sz w:val="24"/>
          <w:szCs w:val="24"/>
          <w:lang w:val="en-US"/>
        </w:rPr>
        <w:t xml:space="preserve">(document, </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FileStream</w:t>
      </w:r>
      <w:proofErr w:type="spellEnd"/>
      <w:r w:rsidRPr="002C4702">
        <w:rPr>
          <w:rFonts w:ascii="Times New Roman" w:hAnsi="Times New Roman" w:cs="Times New Roman"/>
          <w:color w:val="000000"/>
          <w:sz w:val="24"/>
          <w:szCs w:val="24"/>
          <w:lang w:val="en-US"/>
        </w:rPr>
        <w:t>(</w:t>
      </w:r>
      <w:proofErr w:type="spellStart"/>
      <w:proofErr w:type="gramEnd"/>
      <w:r w:rsidRPr="002C4702">
        <w:rPr>
          <w:rFonts w:ascii="Times New Roman" w:hAnsi="Times New Roman" w:cs="Times New Roman"/>
          <w:color w:val="000000"/>
          <w:sz w:val="24"/>
          <w:szCs w:val="24"/>
          <w:lang w:val="en-US"/>
        </w:rPr>
        <w:t>filePath</w:t>
      </w:r>
      <w:proofErr w:type="spellEnd"/>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FileMode.Create</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document.Open</w:t>
      </w:r>
      <w:proofErr w:type="spellEnd"/>
      <w:proofErr w:type="gram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Добавить</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заголовки</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столбцов</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var</w:t>
      </w:r>
      <w:r w:rsidRPr="002C4702">
        <w:rPr>
          <w:rFonts w:ascii="Times New Roman" w:hAnsi="Times New Roman" w:cs="Times New Roman"/>
          <w:color w:val="000000"/>
          <w:sz w:val="24"/>
          <w:szCs w:val="24"/>
          <w:lang w:val="en-US"/>
        </w:rPr>
        <w:t xml:space="preserve"> table = </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PdfPTable</w:t>
      </w:r>
      <w:proofErr w:type="spellEnd"/>
      <w:r w:rsidRPr="002C4702">
        <w:rPr>
          <w:rFonts w:ascii="Times New Roman" w:hAnsi="Times New Roman" w:cs="Times New Roman"/>
          <w:color w:val="000000"/>
          <w:sz w:val="24"/>
          <w:szCs w:val="24"/>
          <w:lang w:val="en-US"/>
        </w:rPr>
        <w:t>(</w:t>
      </w:r>
      <w:proofErr w:type="spellStart"/>
      <w:proofErr w:type="gramEnd"/>
      <w:r w:rsidRPr="002C4702">
        <w:rPr>
          <w:rFonts w:ascii="Times New Roman" w:hAnsi="Times New Roman" w:cs="Times New Roman"/>
          <w:color w:val="000000"/>
          <w:sz w:val="24"/>
          <w:szCs w:val="24"/>
          <w:lang w:val="en-US"/>
        </w:rPr>
        <w:t>dataGrid.Columns.Count</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foreach</w:t>
      </w:r>
      <w:r w:rsidRPr="002C4702">
        <w:rPr>
          <w:rFonts w:ascii="Times New Roman" w:hAnsi="Times New Roman" w:cs="Times New Roman"/>
          <w:color w:val="000000"/>
          <w:sz w:val="24"/>
          <w:szCs w:val="24"/>
          <w:lang w:val="en-US"/>
        </w:rPr>
        <w:t xml:space="preserve"> (var column </w:t>
      </w:r>
      <w:r w:rsidRPr="002C4702">
        <w:rPr>
          <w:rFonts w:ascii="Times New Roman" w:hAnsi="Times New Roman" w:cs="Times New Roman"/>
          <w:color w:val="0000FF"/>
          <w:sz w:val="24"/>
          <w:szCs w:val="24"/>
          <w:lang w:val="en-US"/>
        </w:rPr>
        <w:t>in</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dataGrid.Columns</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table.AddCell</w:t>
      </w:r>
      <w:proofErr w:type="spellEnd"/>
      <w:proofErr w:type="gramEnd"/>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PdfPCell</w:t>
      </w:r>
      <w:proofErr w:type="spellEnd"/>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Phrase(</w:t>
      </w:r>
      <w:proofErr w:type="spellStart"/>
      <w:r w:rsidRPr="002C4702">
        <w:rPr>
          <w:rFonts w:ascii="Times New Roman" w:hAnsi="Times New Roman" w:cs="Times New Roman"/>
          <w:color w:val="000000"/>
          <w:sz w:val="24"/>
          <w:szCs w:val="24"/>
          <w:lang w:val="en-US"/>
        </w:rPr>
        <w:t>column.Header.ToString</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Добавить</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данные</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строк</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foreach</w:t>
      </w:r>
      <w:r w:rsidRPr="002C4702">
        <w:rPr>
          <w:rFonts w:ascii="Times New Roman" w:hAnsi="Times New Roman" w:cs="Times New Roman"/>
          <w:color w:val="000000"/>
          <w:sz w:val="24"/>
          <w:szCs w:val="24"/>
          <w:lang w:val="en-US"/>
        </w:rPr>
        <w:t xml:space="preserve"> (var item </w:t>
      </w:r>
      <w:r w:rsidRPr="002C4702">
        <w:rPr>
          <w:rFonts w:ascii="Times New Roman" w:hAnsi="Times New Roman" w:cs="Times New Roman"/>
          <w:color w:val="0000FF"/>
          <w:sz w:val="24"/>
          <w:szCs w:val="24"/>
          <w:lang w:val="en-US"/>
        </w:rPr>
        <w:t>in</w:t>
      </w:r>
      <w:r w:rsidRPr="002C4702">
        <w:rPr>
          <w:rFonts w:ascii="Times New Roman" w:hAnsi="Times New Roman" w:cs="Times New Roman"/>
          <w:color w:val="000000"/>
          <w:sz w:val="24"/>
          <w:szCs w:val="24"/>
          <w:lang w:val="en-US"/>
        </w:rPr>
        <w:t xml:space="preserve"> data)</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var</w:t>
      </w:r>
      <w:r w:rsidRPr="002C4702">
        <w:rPr>
          <w:rFonts w:ascii="Times New Roman" w:hAnsi="Times New Roman" w:cs="Times New Roman"/>
          <w:color w:val="000000"/>
          <w:sz w:val="24"/>
          <w:szCs w:val="24"/>
          <w:lang w:val="en-US"/>
        </w:rPr>
        <w:t xml:space="preserve"> properties = </w:t>
      </w:r>
      <w:proofErr w:type="spellStart"/>
      <w:proofErr w:type="gramStart"/>
      <w:r w:rsidRPr="002C4702">
        <w:rPr>
          <w:rFonts w:ascii="Times New Roman" w:hAnsi="Times New Roman" w:cs="Times New Roman"/>
          <w:color w:val="000000"/>
          <w:sz w:val="24"/>
          <w:szCs w:val="24"/>
          <w:lang w:val="en-US"/>
        </w:rPr>
        <w:t>item.GetType</w:t>
      </w:r>
      <w:proofErr w:type="spellEnd"/>
      <w:proofErr w:type="gramEnd"/>
      <w:r w:rsidRPr="002C4702">
        <w:rPr>
          <w:rFonts w:ascii="Times New Roman" w:hAnsi="Times New Roman" w:cs="Times New Roman"/>
          <w:color w:val="000000"/>
          <w:sz w:val="24"/>
          <w:szCs w:val="24"/>
          <w:lang w:val="en-US"/>
        </w:rPr>
        <w:t>().</w:t>
      </w:r>
      <w:proofErr w:type="spellStart"/>
      <w:r w:rsidRPr="002C4702">
        <w:rPr>
          <w:rFonts w:ascii="Times New Roman" w:hAnsi="Times New Roman" w:cs="Times New Roman"/>
          <w:color w:val="000000"/>
          <w:sz w:val="24"/>
          <w:szCs w:val="24"/>
          <w:lang w:val="en-US"/>
        </w:rPr>
        <w:t>GetProperties</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foreach</w:t>
      </w:r>
      <w:r w:rsidRPr="002C4702">
        <w:rPr>
          <w:rFonts w:ascii="Times New Roman" w:hAnsi="Times New Roman" w:cs="Times New Roman"/>
          <w:color w:val="000000"/>
          <w:sz w:val="24"/>
          <w:szCs w:val="24"/>
          <w:lang w:val="en-US"/>
        </w:rPr>
        <w:t xml:space="preserve"> (var property </w:t>
      </w:r>
      <w:r w:rsidRPr="002C4702">
        <w:rPr>
          <w:rFonts w:ascii="Times New Roman" w:hAnsi="Times New Roman" w:cs="Times New Roman"/>
          <w:color w:val="0000FF"/>
          <w:sz w:val="24"/>
          <w:szCs w:val="24"/>
          <w:lang w:val="en-US"/>
        </w:rPr>
        <w:t>in</w:t>
      </w:r>
      <w:r w:rsidRPr="002C4702">
        <w:rPr>
          <w:rFonts w:ascii="Times New Roman" w:hAnsi="Times New Roman" w:cs="Times New Roman"/>
          <w:color w:val="000000"/>
          <w:sz w:val="24"/>
          <w:szCs w:val="24"/>
          <w:lang w:val="en-US"/>
        </w:rPr>
        <w:t xml:space="preserve"> properties)</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object</w:t>
      </w:r>
      <w:r w:rsidRPr="002C4702">
        <w:rPr>
          <w:rFonts w:ascii="Times New Roman" w:hAnsi="Times New Roman" w:cs="Times New Roman"/>
          <w:color w:val="000000"/>
          <w:sz w:val="24"/>
          <w:szCs w:val="24"/>
          <w:lang w:val="en-US"/>
        </w:rPr>
        <w:t xml:space="preserve"> value = </w:t>
      </w:r>
      <w:proofErr w:type="spellStart"/>
      <w:proofErr w:type="gramStart"/>
      <w:r w:rsidRPr="002C4702">
        <w:rPr>
          <w:rFonts w:ascii="Times New Roman" w:hAnsi="Times New Roman" w:cs="Times New Roman"/>
          <w:color w:val="000000"/>
          <w:sz w:val="24"/>
          <w:szCs w:val="24"/>
          <w:lang w:val="en-US"/>
        </w:rPr>
        <w:t>property.GetValue</w:t>
      </w:r>
      <w:proofErr w:type="spellEnd"/>
      <w:proofErr w:type="gramEnd"/>
      <w:r w:rsidRPr="002C4702">
        <w:rPr>
          <w:rFonts w:ascii="Times New Roman" w:hAnsi="Times New Roman" w:cs="Times New Roman"/>
          <w:color w:val="000000"/>
          <w:sz w:val="24"/>
          <w:szCs w:val="24"/>
          <w:lang w:val="en-US"/>
        </w:rPr>
        <w:t>(item);</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string</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stringValue</w:t>
      </w:r>
      <w:proofErr w:type="spellEnd"/>
      <w:r w:rsidRPr="002C4702">
        <w:rPr>
          <w:rFonts w:ascii="Times New Roman" w:hAnsi="Times New Roman" w:cs="Times New Roman"/>
          <w:color w:val="000000"/>
          <w:sz w:val="24"/>
          <w:szCs w:val="24"/>
          <w:lang w:val="en-US"/>
        </w:rPr>
        <w:t xml:space="preserve"> = </w:t>
      </w:r>
      <w:proofErr w:type="gramStart"/>
      <w:r w:rsidRPr="002C4702">
        <w:rPr>
          <w:rFonts w:ascii="Times New Roman" w:hAnsi="Times New Roman" w:cs="Times New Roman"/>
          <w:color w:val="000000"/>
          <w:sz w:val="24"/>
          <w:szCs w:val="24"/>
          <w:lang w:val="en-US"/>
        </w:rPr>
        <w:t>value !</w:t>
      </w:r>
      <w:proofErr w:type="gramEnd"/>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null</w:t>
      </w:r>
      <w:r w:rsidRPr="002C4702">
        <w:rPr>
          <w:rFonts w:ascii="Times New Roman" w:hAnsi="Times New Roman" w:cs="Times New Roman"/>
          <w:color w:val="000000"/>
          <w:sz w:val="24"/>
          <w:szCs w:val="24"/>
          <w:lang w:val="en-US"/>
        </w:rPr>
        <w:t xml:space="preserve"> ? </w:t>
      </w:r>
      <w:proofErr w:type="spellStart"/>
      <w:r w:rsidRPr="002C4702">
        <w:rPr>
          <w:rFonts w:ascii="Times New Roman" w:hAnsi="Times New Roman" w:cs="Times New Roman"/>
          <w:color w:val="000000"/>
          <w:sz w:val="24"/>
          <w:szCs w:val="24"/>
          <w:lang w:val="en-US"/>
        </w:rPr>
        <w:t>value.ToString</w:t>
      </w:r>
      <w:proofErr w:type="spellEnd"/>
      <w:r w:rsidRPr="002C4702">
        <w:rPr>
          <w:rFonts w:ascii="Times New Roman" w:hAnsi="Times New Roman" w:cs="Times New Roman"/>
          <w:color w:val="000000"/>
          <w:sz w:val="24"/>
          <w:szCs w:val="24"/>
          <w:lang w:val="en-US"/>
        </w:rPr>
        <w:t xml:space="preserve">() : </w:t>
      </w:r>
      <w:proofErr w:type="spellStart"/>
      <w:r w:rsidRPr="002C4702">
        <w:rPr>
          <w:rFonts w:ascii="Times New Roman" w:hAnsi="Times New Roman" w:cs="Times New Roman"/>
          <w:color w:val="0000FF"/>
          <w:sz w:val="24"/>
          <w:szCs w:val="24"/>
          <w:lang w:val="en-US"/>
        </w:rPr>
        <w:t>string</w:t>
      </w:r>
      <w:r w:rsidRPr="002C4702">
        <w:rPr>
          <w:rFonts w:ascii="Times New Roman" w:hAnsi="Times New Roman" w:cs="Times New Roman"/>
          <w:color w:val="000000"/>
          <w:sz w:val="24"/>
          <w:szCs w:val="24"/>
          <w:lang w:val="en-US"/>
        </w:rPr>
        <w:t>.Empty</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table.AddCell</w:t>
      </w:r>
      <w:proofErr w:type="spellEnd"/>
      <w:proofErr w:type="gramEnd"/>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PdfPCell</w:t>
      </w:r>
      <w:proofErr w:type="spellEnd"/>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Phrase(</w:t>
      </w:r>
      <w:proofErr w:type="spellStart"/>
      <w:r w:rsidRPr="002C4702">
        <w:rPr>
          <w:rFonts w:ascii="Times New Roman" w:hAnsi="Times New Roman" w:cs="Times New Roman"/>
          <w:color w:val="000000"/>
          <w:sz w:val="24"/>
          <w:szCs w:val="24"/>
          <w:lang w:val="en-US"/>
        </w:rPr>
        <w:t>stringValue</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00"/>
          <w:sz w:val="24"/>
          <w:szCs w:val="24"/>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rPr>
        <w:t xml:space="preserve">                    </w:t>
      </w:r>
      <w:r w:rsidRPr="002C4702">
        <w:rPr>
          <w:rFonts w:ascii="Times New Roman" w:hAnsi="Times New Roman" w:cs="Times New Roman"/>
          <w:color w:val="008000"/>
          <w:sz w:val="24"/>
          <w:szCs w:val="24"/>
        </w:rPr>
        <w:t>// Добавить таблицу в документ</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rPr>
        <w:t xml:space="preserve">                    </w:t>
      </w:r>
      <w:proofErr w:type="spellStart"/>
      <w:proofErr w:type="gramStart"/>
      <w:r w:rsidRPr="002C4702">
        <w:rPr>
          <w:rFonts w:ascii="Times New Roman" w:hAnsi="Times New Roman" w:cs="Times New Roman"/>
          <w:color w:val="000000"/>
          <w:sz w:val="24"/>
          <w:szCs w:val="24"/>
        </w:rPr>
        <w:t>document.Add</w:t>
      </w:r>
      <w:proofErr w:type="spellEnd"/>
      <w:proofErr w:type="gramEnd"/>
      <w:r w:rsidRPr="002C4702">
        <w:rPr>
          <w:rFonts w:ascii="Times New Roman" w:hAnsi="Times New Roman" w:cs="Times New Roman"/>
          <w:color w:val="000000"/>
          <w:sz w:val="24"/>
          <w:szCs w:val="24"/>
        </w:rPr>
        <w:t>(</w:t>
      </w:r>
      <w:proofErr w:type="spellStart"/>
      <w:r w:rsidRPr="002C4702">
        <w:rPr>
          <w:rFonts w:ascii="Times New Roman" w:hAnsi="Times New Roman" w:cs="Times New Roman"/>
          <w:color w:val="000000"/>
          <w:sz w:val="24"/>
          <w:szCs w:val="24"/>
        </w:rPr>
        <w:t>table</w:t>
      </w:r>
      <w:proofErr w:type="spellEnd"/>
      <w:r w:rsidRPr="002C4702">
        <w:rPr>
          <w:rFonts w:ascii="Times New Roman" w:hAnsi="Times New Roman" w:cs="Times New Roman"/>
          <w:color w:val="000000"/>
          <w:sz w:val="24"/>
          <w:szCs w:val="24"/>
        </w:rPr>
        <w:t>);</w:t>
      </w:r>
    </w:p>
    <w:p w:rsidR="002C4702" w:rsidRPr="00885B79"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rPr>
        <w:t xml:space="preserve">                    </w:t>
      </w:r>
      <w:r w:rsidRPr="00885B79">
        <w:rPr>
          <w:rFonts w:ascii="Times New Roman" w:hAnsi="Times New Roman" w:cs="Times New Roman"/>
          <w:color w:val="008000"/>
          <w:sz w:val="24"/>
          <w:szCs w:val="24"/>
        </w:rPr>
        <w:t xml:space="preserve">// </w:t>
      </w:r>
      <w:r w:rsidRPr="002C4702">
        <w:rPr>
          <w:rFonts w:ascii="Times New Roman" w:hAnsi="Times New Roman" w:cs="Times New Roman"/>
          <w:color w:val="008000"/>
          <w:sz w:val="24"/>
          <w:szCs w:val="24"/>
        </w:rPr>
        <w:t>Закрыть</w:t>
      </w:r>
      <w:r w:rsidRPr="00885B79">
        <w:rPr>
          <w:rFonts w:ascii="Times New Roman" w:hAnsi="Times New Roman" w:cs="Times New Roman"/>
          <w:color w:val="008000"/>
          <w:sz w:val="24"/>
          <w:szCs w:val="24"/>
        </w:rPr>
        <w:t xml:space="preserve"> </w:t>
      </w:r>
      <w:r w:rsidRPr="002C4702">
        <w:rPr>
          <w:rFonts w:ascii="Times New Roman" w:hAnsi="Times New Roman" w:cs="Times New Roman"/>
          <w:color w:val="008000"/>
          <w:sz w:val="24"/>
          <w:szCs w:val="24"/>
        </w:rPr>
        <w:t>документ</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885B79">
        <w:rPr>
          <w:rFonts w:ascii="Times New Roman" w:hAnsi="Times New Roman" w:cs="Times New Roman"/>
          <w:color w:val="000000"/>
          <w:sz w:val="24"/>
          <w:szCs w:val="24"/>
        </w:rPr>
        <w:t xml:space="preserve">                    </w:t>
      </w:r>
      <w:proofErr w:type="spellStart"/>
      <w:proofErr w:type="gramStart"/>
      <w:r w:rsidRPr="002C4702">
        <w:rPr>
          <w:rFonts w:ascii="Times New Roman" w:hAnsi="Times New Roman" w:cs="Times New Roman"/>
          <w:color w:val="000000"/>
          <w:sz w:val="24"/>
          <w:szCs w:val="24"/>
          <w:lang w:val="en-US"/>
        </w:rPr>
        <w:t>document.Close</w:t>
      </w:r>
      <w:proofErr w:type="spellEnd"/>
      <w:proofErr w:type="gram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gramStart"/>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catch</w:t>
      </w:r>
      <w:proofErr w:type="gramEnd"/>
      <w:r w:rsidRPr="002C4702">
        <w:rPr>
          <w:rFonts w:ascii="Times New Roman" w:hAnsi="Times New Roman" w:cs="Times New Roman"/>
          <w:color w:val="000000"/>
          <w:sz w:val="24"/>
          <w:szCs w:val="24"/>
          <w:lang w:val="en-US"/>
        </w:rPr>
        <w:t xml:space="preserve"> (Exception ex)</w:t>
      </w:r>
    </w:p>
    <w:p w:rsidR="00F337A2" w:rsidRDefault="002C4702" w:rsidP="0071319D">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MessageBox.Show</w:t>
      </w:r>
      <w:proofErr w:type="spellEnd"/>
      <w:r w:rsidRPr="002C4702">
        <w:rPr>
          <w:rFonts w:ascii="Times New Roman" w:hAnsi="Times New Roman" w:cs="Times New Roman"/>
          <w:color w:val="000000"/>
          <w:sz w:val="24"/>
          <w:szCs w:val="24"/>
          <w:lang w:val="en-US"/>
        </w:rPr>
        <w:t>(</w:t>
      </w:r>
      <w:proofErr w:type="spellStart"/>
      <w:proofErr w:type="gramStart"/>
      <w:r w:rsidRPr="002C4702">
        <w:rPr>
          <w:rFonts w:ascii="Times New Roman" w:hAnsi="Times New Roman" w:cs="Times New Roman"/>
          <w:color w:val="000000"/>
          <w:sz w:val="24"/>
          <w:szCs w:val="24"/>
          <w:lang w:val="en-US"/>
        </w:rPr>
        <w:t>ex.Message</w:t>
      </w:r>
      <w:proofErr w:type="spellEnd"/>
      <w:proofErr w:type="gramEnd"/>
      <w:r w:rsidRPr="002C4702">
        <w:rPr>
          <w:rFonts w:ascii="Times New Roman" w:hAnsi="Times New Roman" w:cs="Times New Roman"/>
          <w:color w:val="000000"/>
          <w:sz w:val="24"/>
          <w:szCs w:val="24"/>
          <w:lang w:val="en-US"/>
        </w:rPr>
        <w:t>,</w:t>
      </w:r>
      <w:r w:rsidRPr="002C4702">
        <w:rPr>
          <w:rFonts w:ascii="Times New Roman" w:hAnsi="Times New Roman" w:cs="Times New Roman"/>
          <w:color w:val="A31515"/>
          <w:sz w:val="24"/>
          <w:szCs w:val="24"/>
          <w:lang w:val="en-US"/>
        </w:rPr>
        <w:t>"</w:t>
      </w:r>
      <w:r w:rsidRPr="002C4702">
        <w:rPr>
          <w:rFonts w:ascii="Times New Roman" w:hAnsi="Times New Roman" w:cs="Times New Roman"/>
          <w:color w:val="A31515"/>
          <w:sz w:val="24"/>
          <w:szCs w:val="24"/>
        </w:rPr>
        <w:t>Упс</w:t>
      </w:r>
      <w:r w:rsidRPr="002C4702">
        <w:rPr>
          <w:rFonts w:ascii="Times New Roman" w:hAnsi="Times New Roman" w:cs="Times New Roman"/>
          <w:color w:val="A31515"/>
          <w:sz w:val="24"/>
          <w:szCs w:val="24"/>
          <w:lang w:val="en-US"/>
        </w:rPr>
        <w:t>"</w:t>
      </w:r>
      <w:r w:rsidRPr="002C4702">
        <w:rPr>
          <w:rFonts w:ascii="Times New Roman" w:hAnsi="Times New Roman" w:cs="Times New Roman"/>
          <w:color w:val="000000"/>
          <w:sz w:val="24"/>
          <w:szCs w:val="24"/>
          <w:lang w:val="en-US"/>
        </w:rPr>
        <w:t>,</w:t>
      </w:r>
      <w:proofErr w:type="spellStart"/>
      <w:r w:rsidRPr="002C4702">
        <w:rPr>
          <w:rFonts w:ascii="Times New Roman" w:hAnsi="Times New Roman" w:cs="Times New Roman"/>
          <w:color w:val="000000"/>
          <w:sz w:val="24"/>
          <w:szCs w:val="24"/>
          <w:lang w:val="en-US"/>
        </w:rPr>
        <w:t>MessageBoxButton.OK,MessageBoxImage.Error</w:t>
      </w:r>
      <w:proofErr w:type="spellEnd"/>
      <w:r w:rsidRPr="002C4702">
        <w:rPr>
          <w:rFonts w:ascii="Times New Roman" w:hAnsi="Times New Roman" w:cs="Times New Roman"/>
          <w:color w:val="000000"/>
          <w:sz w:val="24"/>
          <w:szCs w:val="24"/>
          <w:lang w:val="en-US"/>
        </w:rPr>
        <w:t>);</w:t>
      </w:r>
      <w:r w:rsidRPr="0071319D">
        <w:rPr>
          <w:rFonts w:ascii="Times New Roman" w:hAnsi="Times New Roman" w:cs="Times New Roman"/>
          <w:color w:val="000000"/>
          <w:sz w:val="24"/>
          <w:szCs w:val="24"/>
          <w:lang w:val="en-US"/>
        </w:rPr>
        <w:t>}}</w:t>
      </w:r>
    </w:p>
    <w:p w:rsidR="0071319D" w:rsidRPr="0071319D" w:rsidRDefault="0071319D" w:rsidP="0071319D">
      <w:pPr>
        <w:autoSpaceDE w:val="0"/>
        <w:autoSpaceDN w:val="0"/>
        <w:adjustRightInd w:val="0"/>
        <w:spacing w:after="0" w:line="240" w:lineRule="auto"/>
        <w:rPr>
          <w:rFonts w:ascii="Times New Roman" w:hAnsi="Times New Roman" w:cs="Times New Roman"/>
          <w:color w:val="000000"/>
          <w:sz w:val="24"/>
          <w:szCs w:val="24"/>
          <w:lang w:val="en-US"/>
        </w:rPr>
      </w:pPr>
    </w:p>
    <w:p w:rsidR="00F337A2" w:rsidRPr="00842604" w:rsidRDefault="0053690A" w:rsidP="00A774C2">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окне «Карта»:</w:t>
      </w:r>
    </w:p>
    <w:p w:rsidR="00F337A2" w:rsidRPr="00842604" w:rsidRDefault="0053690A">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отображения меток;</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получении информации о метке;</w:t>
      </w:r>
    </w:p>
    <w:p w:rsidR="00F337A2" w:rsidRPr="00842604" w:rsidRDefault="0053690A" w:rsidP="002C4702">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470" cy="3340359"/>
            <wp:effectExtent l="0" t="0" r="508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6300470" cy="3340359"/>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Рисунок </w:t>
      </w:r>
      <w:r w:rsidR="002C4702">
        <w:rPr>
          <w:rFonts w:ascii="Times New Roman" w:eastAsia="Times New Roman" w:hAnsi="Times New Roman" w:cs="Times New Roman"/>
          <w:sz w:val="28"/>
          <w:szCs w:val="28"/>
          <w:lang w:val="en-US"/>
        </w:rPr>
        <w:t>17</w:t>
      </w:r>
      <w:r w:rsidRPr="00842604">
        <w:rPr>
          <w:rFonts w:ascii="Times New Roman" w:eastAsia="Times New Roman" w:hAnsi="Times New Roman" w:cs="Times New Roman"/>
          <w:sz w:val="28"/>
          <w:szCs w:val="28"/>
        </w:rPr>
        <w:t xml:space="preserve"> –Окно карты.</w:t>
      </w:r>
    </w:p>
    <w:p w:rsidR="002C4702" w:rsidRPr="002C4702" w:rsidRDefault="002C4702" w:rsidP="002C4702">
      <w:pPr>
        <w:autoSpaceDE w:val="0"/>
        <w:autoSpaceDN w:val="0"/>
        <w:adjustRightInd w:val="0"/>
        <w:spacing w:after="0" w:line="240" w:lineRule="auto"/>
        <w:rPr>
          <w:rFonts w:ascii="Times New Roman" w:hAnsi="Times New Roman" w:cs="Times New Roman"/>
          <w:sz w:val="24"/>
          <w:szCs w:val="24"/>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Верстка</w:t>
      </w:r>
      <w:r w:rsidRPr="002C4702">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карты</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br/>
      </w:r>
      <w:r w:rsidRPr="002C4702">
        <w:rPr>
          <w:rFonts w:ascii="Times New Roman" w:hAnsi="Times New Roman" w:cs="Times New Roman"/>
          <w:sz w:val="24"/>
          <w:szCs w:val="24"/>
          <w:lang w:val="en-US"/>
        </w:rPr>
        <w:t>&lt;</w:t>
      </w:r>
      <w:proofErr w:type="spellStart"/>
      <w:proofErr w:type="gramStart"/>
      <w:r w:rsidRPr="002C4702">
        <w:rPr>
          <w:rFonts w:ascii="Times New Roman" w:hAnsi="Times New Roman" w:cs="Times New Roman"/>
          <w:sz w:val="24"/>
          <w:szCs w:val="24"/>
          <w:lang w:val="en-US"/>
        </w:rPr>
        <w:t>m:Map</w:t>
      </w:r>
      <w:proofErr w:type="spellEnd"/>
      <w:proofErr w:type="gramEnd"/>
      <w:r w:rsidRPr="002C4702">
        <w:rPr>
          <w:rFonts w:ascii="Times New Roman" w:hAnsi="Times New Roman" w:cs="Times New Roman"/>
          <w:sz w:val="24"/>
          <w:szCs w:val="24"/>
          <w:lang w:val="en-US"/>
        </w:rPr>
        <w:t xml:space="preserve"> </w:t>
      </w:r>
      <w:proofErr w:type="spellStart"/>
      <w:r w:rsidRPr="002C4702">
        <w:rPr>
          <w:rFonts w:ascii="Times New Roman" w:hAnsi="Times New Roman" w:cs="Times New Roman"/>
          <w:sz w:val="24"/>
          <w:szCs w:val="24"/>
          <w:lang w:val="en-US"/>
        </w:rPr>
        <w:t>Grid.Row</w:t>
      </w:r>
      <w:proofErr w:type="spellEnd"/>
      <w:r w:rsidRPr="002C4702">
        <w:rPr>
          <w:rFonts w:ascii="Times New Roman" w:hAnsi="Times New Roman" w:cs="Times New Roman"/>
          <w:sz w:val="24"/>
          <w:szCs w:val="24"/>
          <w:lang w:val="en-US"/>
        </w:rPr>
        <w:t xml:space="preserve">="1" x:Name="myMap" Mode="Road" </w:t>
      </w:r>
      <w:proofErr w:type="spellStart"/>
      <w:r w:rsidRPr="002C4702">
        <w:rPr>
          <w:rFonts w:ascii="Times New Roman" w:hAnsi="Times New Roman" w:cs="Times New Roman"/>
          <w:sz w:val="24"/>
          <w:szCs w:val="24"/>
          <w:lang w:val="en-US"/>
        </w:rPr>
        <w:t>ZoomLevel</w:t>
      </w:r>
      <w:proofErr w:type="spellEnd"/>
      <w:r w:rsidRPr="002C4702">
        <w:rPr>
          <w:rFonts w:ascii="Times New Roman" w:hAnsi="Times New Roman" w:cs="Times New Roman"/>
          <w:sz w:val="24"/>
          <w:szCs w:val="24"/>
          <w:lang w:val="en-US"/>
        </w:rPr>
        <w:t>="10" Center="56.4185,61.9329"&gt;</w:t>
      </w:r>
    </w:p>
    <w:p w:rsidR="002C4702" w:rsidRPr="002C4702" w:rsidRDefault="002C4702" w:rsidP="002C4702">
      <w:pPr>
        <w:autoSpaceDE w:val="0"/>
        <w:autoSpaceDN w:val="0"/>
        <w:adjustRightInd w:val="0"/>
        <w:spacing w:after="0" w:line="240" w:lineRule="auto"/>
        <w:rPr>
          <w:rFonts w:ascii="Times New Roman" w:hAnsi="Times New Roman" w:cs="Times New Roman"/>
          <w:sz w:val="24"/>
          <w:szCs w:val="24"/>
          <w:lang w:val="en-US"/>
        </w:rPr>
      </w:pPr>
      <w:r w:rsidRPr="002C4702">
        <w:rPr>
          <w:rFonts w:ascii="Times New Roman" w:hAnsi="Times New Roman" w:cs="Times New Roman"/>
          <w:sz w:val="24"/>
          <w:szCs w:val="24"/>
          <w:lang w:val="en-US"/>
        </w:rPr>
        <w:t xml:space="preserve">                    &lt;</w:t>
      </w:r>
      <w:proofErr w:type="spellStart"/>
      <w:proofErr w:type="gramStart"/>
      <w:r w:rsidRPr="002C4702">
        <w:rPr>
          <w:rFonts w:ascii="Times New Roman" w:hAnsi="Times New Roman" w:cs="Times New Roman"/>
          <w:sz w:val="24"/>
          <w:szCs w:val="24"/>
          <w:lang w:val="en-US"/>
        </w:rPr>
        <w:t>m:Map.CredentialsProvider</w:t>
      </w:r>
      <w:proofErr w:type="spellEnd"/>
      <w:proofErr w:type="gramEnd"/>
      <w:r w:rsidRPr="002C4702">
        <w:rPr>
          <w:rFonts w:ascii="Times New Roman" w:hAnsi="Times New Roman" w:cs="Times New Roman"/>
          <w:sz w:val="24"/>
          <w:szCs w:val="24"/>
          <w:lang w:val="en-US"/>
        </w:rPr>
        <w:t>&gt;</w:t>
      </w:r>
    </w:p>
    <w:p w:rsidR="002C4702" w:rsidRPr="002C4702" w:rsidRDefault="002C4702" w:rsidP="002C4702">
      <w:pPr>
        <w:autoSpaceDE w:val="0"/>
        <w:autoSpaceDN w:val="0"/>
        <w:adjustRightInd w:val="0"/>
        <w:spacing w:after="0" w:line="240" w:lineRule="auto"/>
        <w:rPr>
          <w:rFonts w:ascii="Times New Roman" w:hAnsi="Times New Roman" w:cs="Times New Roman"/>
          <w:sz w:val="24"/>
          <w:szCs w:val="24"/>
          <w:lang w:val="en-US"/>
        </w:rPr>
      </w:pPr>
      <w:r w:rsidRPr="002C4702">
        <w:rPr>
          <w:rFonts w:ascii="Times New Roman" w:hAnsi="Times New Roman" w:cs="Times New Roman"/>
          <w:sz w:val="24"/>
          <w:szCs w:val="24"/>
          <w:lang w:val="en-US"/>
        </w:rPr>
        <w:t xml:space="preserve">                        &lt;</w:t>
      </w:r>
      <w:proofErr w:type="spellStart"/>
      <w:proofErr w:type="gramStart"/>
      <w:r w:rsidRPr="002C4702">
        <w:rPr>
          <w:rFonts w:ascii="Times New Roman" w:hAnsi="Times New Roman" w:cs="Times New Roman"/>
          <w:sz w:val="24"/>
          <w:szCs w:val="24"/>
          <w:lang w:val="en-US"/>
        </w:rPr>
        <w:t>m:ApplicationIdCredentialsProvider</w:t>
      </w:r>
      <w:proofErr w:type="spellEnd"/>
      <w:proofErr w:type="gramEnd"/>
      <w:r w:rsidRPr="002C4702">
        <w:rPr>
          <w:rFonts w:ascii="Times New Roman" w:hAnsi="Times New Roman" w:cs="Times New Roman"/>
          <w:sz w:val="24"/>
          <w:szCs w:val="24"/>
          <w:lang w:val="en-US"/>
        </w:rPr>
        <w:t xml:space="preserve"> ApplicationId="1UmrVJDK1N97FZ6Kq9kK~sEN4QKO9OaUTOwuSdKyR1Q~Ah8XCDz1Txx7VwqXG-k0fJ6kItJ8tyOfEPwKkYLjBU8Lt4lH9-q3iwTd6-fYQADi" /&gt;</w:t>
      </w:r>
    </w:p>
    <w:p w:rsidR="002C4702" w:rsidRPr="002C4702" w:rsidRDefault="002C4702" w:rsidP="002C4702">
      <w:pPr>
        <w:autoSpaceDE w:val="0"/>
        <w:autoSpaceDN w:val="0"/>
        <w:adjustRightInd w:val="0"/>
        <w:spacing w:after="0" w:line="240" w:lineRule="auto"/>
        <w:rPr>
          <w:rFonts w:ascii="Times New Roman" w:hAnsi="Times New Roman" w:cs="Times New Roman"/>
          <w:sz w:val="24"/>
          <w:szCs w:val="24"/>
          <w:lang w:val="en-US"/>
        </w:rPr>
      </w:pPr>
      <w:r w:rsidRPr="002C4702">
        <w:rPr>
          <w:rFonts w:ascii="Times New Roman" w:hAnsi="Times New Roman" w:cs="Times New Roman"/>
          <w:sz w:val="24"/>
          <w:szCs w:val="24"/>
          <w:lang w:val="en-US"/>
        </w:rPr>
        <w:t xml:space="preserve">                    &lt;/</w:t>
      </w:r>
      <w:proofErr w:type="spellStart"/>
      <w:proofErr w:type="gramStart"/>
      <w:r w:rsidRPr="002C4702">
        <w:rPr>
          <w:rFonts w:ascii="Times New Roman" w:hAnsi="Times New Roman" w:cs="Times New Roman"/>
          <w:sz w:val="24"/>
          <w:szCs w:val="24"/>
          <w:lang w:val="en-US"/>
        </w:rPr>
        <w:t>m:Map.CredentialsProvider</w:t>
      </w:r>
      <w:proofErr w:type="spellEnd"/>
      <w:proofErr w:type="gramEnd"/>
      <w:r w:rsidRPr="002C4702">
        <w:rPr>
          <w:rFonts w:ascii="Times New Roman" w:hAnsi="Times New Roman" w:cs="Times New Roman"/>
          <w:sz w:val="24"/>
          <w:szCs w:val="24"/>
          <w:lang w:val="en-US"/>
        </w:rPr>
        <w:t>&gt;</w:t>
      </w:r>
    </w:p>
    <w:p w:rsidR="008555F4" w:rsidRPr="002C4702" w:rsidRDefault="002C4702" w:rsidP="002C4702">
      <w:pPr>
        <w:rPr>
          <w:rFonts w:ascii="Times New Roman" w:hAnsi="Times New Roman" w:cs="Times New Roman"/>
          <w:sz w:val="24"/>
          <w:szCs w:val="24"/>
          <w:lang w:val="en-US"/>
        </w:rPr>
      </w:pPr>
      <w:r w:rsidRPr="002C4702">
        <w:rPr>
          <w:rFonts w:ascii="Times New Roman" w:hAnsi="Times New Roman" w:cs="Times New Roman"/>
          <w:sz w:val="24"/>
          <w:szCs w:val="24"/>
          <w:lang w:val="en-US"/>
        </w:rPr>
        <w:t xml:space="preserve">                &lt;/</w:t>
      </w:r>
      <w:proofErr w:type="spellStart"/>
      <w:proofErr w:type="gramStart"/>
      <w:r w:rsidRPr="002C4702">
        <w:rPr>
          <w:rFonts w:ascii="Times New Roman" w:hAnsi="Times New Roman" w:cs="Times New Roman"/>
          <w:sz w:val="24"/>
          <w:szCs w:val="24"/>
          <w:lang w:val="en-US"/>
        </w:rPr>
        <w:t>m:Map</w:t>
      </w:r>
      <w:proofErr w:type="spellEnd"/>
      <w:proofErr w:type="gramEnd"/>
      <w:r w:rsidRPr="002C4702">
        <w:rPr>
          <w:rFonts w:ascii="Times New Roman" w:hAnsi="Times New Roman" w:cs="Times New Roman"/>
          <w:sz w:val="24"/>
          <w:szCs w:val="24"/>
          <w:lang w:val="en-US"/>
        </w:rPr>
        <w:t>&gt;</w:t>
      </w:r>
    </w:p>
    <w:p w:rsidR="00F337A2" w:rsidRPr="00A774C2" w:rsidRDefault="0053690A" w:rsidP="00A774C2">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окне «Просмотр»:</w:t>
      </w:r>
    </w:p>
    <w:p w:rsidR="00F337A2" w:rsidRPr="00A774C2" w:rsidRDefault="0053690A">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отображения таблиц по роли;</w:t>
      </w:r>
    </w:p>
    <w:p w:rsidR="00F337A2" w:rsidRPr="00A774C2"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Запрос на переход в добавление по </w:t>
      </w:r>
      <w:proofErr w:type="spellStart"/>
      <w:r w:rsidRPr="00842604">
        <w:rPr>
          <w:rFonts w:ascii="Times New Roman" w:eastAsia="Times New Roman" w:hAnsi="Times New Roman" w:cs="Times New Roman"/>
          <w:sz w:val="28"/>
          <w:szCs w:val="28"/>
        </w:rPr>
        <w:t>по</w:t>
      </w:r>
      <w:proofErr w:type="spellEnd"/>
      <w:r w:rsidRPr="00842604">
        <w:rPr>
          <w:rFonts w:ascii="Times New Roman" w:eastAsia="Times New Roman" w:hAnsi="Times New Roman" w:cs="Times New Roman"/>
          <w:sz w:val="28"/>
          <w:szCs w:val="28"/>
        </w:rPr>
        <w:t xml:space="preserve"> роли;</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построение графиков;</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получении информации по графику;</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сортировку;</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фильтрацию;</w:t>
      </w:r>
    </w:p>
    <w:p w:rsidR="00F337A2" w:rsidRPr="002C4702" w:rsidRDefault="0053690A" w:rsidP="002C4702">
      <w:pPr>
        <w:jc w:val="center"/>
        <w:rPr>
          <w:rFonts w:ascii="Times New Roman" w:hAnsi="Times New Roman" w:cs="Times New Roman"/>
          <w:sz w:val="28"/>
          <w:szCs w:val="28"/>
        </w:rPr>
      </w:pPr>
      <w:bookmarkStart w:id="22" w:name="_kbufifcmrzed" w:colFirst="0" w:colLast="0"/>
      <w:bookmarkEnd w:id="22"/>
      <w:r w:rsidRPr="00842604">
        <w:rPr>
          <w:rFonts w:ascii="Times New Roman" w:hAnsi="Times New Roman" w:cs="Times New Roman"/>
          <w:noProof/>
          <w:sz w:val="28"/>
          <w:szCs w:val="28"/>
        </w:rPr>
        <w:lastRenderedPageBreak/>
        <w:drawing>
          <wp:inline distT="114300" distB="114300" distL="114300" distR="114300">
            <wp:extent cx="4125191" cy="2639290"/>
            <wp:effectExtent l="0" t="0" r="8890" b="889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153587" cy="2657458"/>
                    </a:xfrm>
                    <a:prstGeom prst="rect">
                      <a:avLst/>
                    </a:prstGeom>
                    <a:ln/>
                  </pic:spPr>
                </pic:pic>
              </a:graphicData>
            </a:graphic>
          </wp:inline>
        </w:drawing>
      </w:r>
    </w:p>
    <w:p w:rsidR="002C4702" w:rsidRDefault="0053690A" w:rsidP="0071319D">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22 –Окно просмотр</w:t>
      </w:r>
      <w:r w:rsidR="002C4702">
        <w:rPr>
          <w:rFonts w:ascii="Times New Roman" w:eastAsia="Times New Roman" w:hAnsi="Times New Roman" w:cs="Times New Roman"/>
          <w:sz w:val="28"/>
          <w:szCs w:val="28"/>
        </w:rPr>
        <w:t>а</w:t>
      </w:r>
      <w:r w:rsidRPr="00842604">
        <w:rPr>
          <w:rFonts w:ascii="Times New Roman" w:eastAsia="Times New Roman" w:hAnsi="Times New Roman" w:cs="Times New Roman"/>
          <w:sz w:val="28"/>
          <w:szCs w:val="28"/>
        </w:rPr>
        <w:t>.</w:t>
      </w:r>
      <w:bookmarkStart w:id="23" w:name="_bm5tmds6r5o7" w:colFirst="0" w:colLast="0"/>
      <w:bookmarkEnd w:id="23"/>
    </w:p>
    <w:p w:rsidR="0071319D" w:rsidRPr="00842604" w:rsidRDefault="0071319D" w:rsidP="0071319D">
      <w:pPr>
        <w:jc w:val="center"/>
        <w:rPr>
          <w:rFonts w:ascii="Times New Roman" w:eastAsia="Times New Roman" w:hAnsi="Times New Roman" w:cs="Times New Roman"/>
          <w:sz w:val="28"/>
          <w:szCs w:val="28"/>
        </w:rPr>
      </w:pPr>
    </w:p>
    <w:p w:rsidR="00F337A2" w:rsidRPr="00842604" w:rsidRDefault="0053690A" w:rsidP="00220651">
      <w:pPr>
        <w:pStyle w:val="3"/>
        <w:numPr>
          <w:ilvl w:val="2"/>
          <w:numId w:val="14"/>
        </w:numPr>
        <w:spacing w:before="0"/>
        <w:ind w:left="1418" w:hanging="709"/>
        <w:rPr>
          <w:rFonts w:ascii="Times New Roman" w:hAnsi="Times New Roman" w:cs="Times New Roman"/>
          <w:b w:val="0"/>
        </w:rPr>
      </w:pPr>
      <w:bookmarkStart w:id="24" w:name="_Toc169182080"/>
      <w:r w:rsidRPr="00842604">
        <w:rPr>
          <w:rFonts w:ascii="Times New Roman" w:hAnsi="Times New Roman" w:cs="Times New Roman"/>
          <w:b w:val="0"/>
        </w:rPr>
        <w:t>Разработка отчетов</w:t>
      </w:r>
      <w:bookmarkEnd w:id="24"/>
    </w:p>
    <w:p w:rsidR="00F337A2" w:rsidRPr="0024503D" w:rsidRDefault="0053690A" w:rsidP="00A774C2">
      <w:pPr>
        <w:ind w:firstLine="709"/>
        <w:rPr>
          <w:rFonts w:ascii="Times New Roman" w:eastAsia="Times New Roman" w:hAnsi="Times New Roman" w:cs="Times New Roman"/>
          <w:sz w:val="28"/>
          <w:szCs w:val="28"/>
        </w:rPr>
      </w:pPr>
      <w:bookmarkStart w:id="25" w:name="_jbwc2l53vn2i" w:colFirst="0" w:colLast="0"/>
      <w:bookmarkEnd w:id="25"/>
      <w:r w:rsidRPr="0024503D">
        <w:rPr>
          <w:rFonts w:ascii="Times New Roman" w:eastAsia="Times New Roman" w:hAnsi="Times New Roman" w:cs="Times New Roman"/>
          <w:sz w:val="28"/>
          <w:szCs w:val="28"/>
        </w:rPr>
        <w:t xml:space="preserve">Для разработки отчетов были использованы различные библиотеки для </w:t>
      </w:r>
      <w:proofErr w:type="gramStart"/>
      <w:r w:rsidRPr="0024503D">
        <w:rPr>
          <w:rFonts w:ascii="Times New Roman" w:eastAsia="Times New Roman" w:hAnsi="Times New Roman" w:cs="Times New Roman"/>
          <w:sz w:val="28"/>
          <w:szCs w:val="28"/>
        </w:rPr>
        <w:t>того</w:t>
      </w:r>
      <w:proofErr w:type="gramEnd"/>
      <w:r w:rsidRPr="0024503D">
        <w:rPr>
          <w:rFonts w:ascii="Times New Roman" w:eastAsia="Times New Roman" w:hAnsi="Times New Roman" w:cs="Times New Roman"/>
          <w:sz w:val="28"/>
          <w:szCs w:val="28"/>
        </w:rPr>
        <w:t xml:space="preserve"> чтоб выводить данные в форматах: "PDF", "JSON", "TXT", "DOC", "DOCX", "XLS", "XLSX", "CSV".</w:t>
      </w:r>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PDF:</w:t>
      </w:r>
    </w:p>
    <w:p w:rsidR="00F337A2"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proofErr w:type="spellStart"/>
      <w:r w:rsidRPr="002C4702">
        <w:rPr>
          <w:rFonts w:ascii="Times New Roman" w:eastAsia="Times New Roman" w:hAnsi="Times New Roman" w:cs="Times New Roman"/>
          <w:sz w:val="28"/>
          <w:szCs w:val="28"/>
        </w:rPr>
        <w:t>iTextSharp</w:t>
      </w:r>
      <w:proofErr w:type="spellEnd"/>
      <w:r w:rsidRPr="002C4702">
        <w:rPr>
          <w:rFonts w:ascii="Times New Roman" w:eastAsia="Times New Roman" w:hAnsi="Times New Roman" w:cs="Times New Roman"/>
          <w:sz w:val="28"/>
          <w:szCs w:val="28"/>
        </w:rPr>
        <w:t>: Библиотека с открытым исходным кодом для создания и управления документами PDF.</w:t>
      </w:r>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JSON:</w:t>
      </w:r>
    </w:p>
    <w:p w:rsidR="00A774C2"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proofErr w:type="spellStart"/>
      <w:r w:rsidRPr="002C4702">
        <w:rPr>
          <w:rFonts w:ascii="Times New Roman" w:eastAsia="Times New Roman" w:hAnsi="Times New Roman" w:cs="Times New Roman"/>
          <w:sz w:val="28"/>
          <w:szCs w:val="28"/>
        </w:rPr>
        <w:t>Newtonsoft.Json</w:t>
      </w:r>
      <w:proofErr w:type="spellEnd"/>
      <w:r w:rsidRPr="002C4702">
        <w:rPr>
          <w:rFonts w:ascii="Times New Roman" w:eastAsia="Times New Roman" w:hAnsi="Times New Roman" w:cs="Times New Roman"/>
          <w:sz w:val="28"/>
          <w:szCs w:val="28"/>
        </w:rPr>
        <w:t xml:space="preserve">: Популярная библиотека для </w:t>
      </w:r>
      <w:proofErr w:type="spellStart"/>
      <w:r w:rsidRPr="002C4702">
        <w:rPr>
          <w:rFonts w:ascii="Times New Roman" w:eastAsia="Times New Roman" w:hAnsi="Times New Roman" w:cs="Times New Roman"/>
          <w:sz w:val="28"/>
          <w:szCs w:val="28"/>
        </w:rPr>
        <w:t>сериализации</w:t>
      </w:r>
      <w:proofErr w:type="spellEnd"/>
      <w:r w:rsidRPr="002C4702">
        <w:rPr>
          <w:rFonts w:ascii="Times New Roman" w:eastAsia="Times New Roman" w:hAnsi="Times New Roman" w:cs="Times New Roman"/>
          <w:sz w:val="28"/>
          <w:szCs w:val="28"/>
        </w:rPr>
        <w:t xml:space="preserve"> и </w:t>
      </w:r>
      <w:proofErr w:type="spellStart"/>
      <w:r w:rsidRPr="002C4702">
        <w:rPr>
          <w:rFonts w:ascii="Times New Roman" w:eastAsia="Times New Roman" w:hAnsi="Times New Roman" w:cs="Times New Roman"/>
          <w:sz w:val="28"/>
          <w:szCs w:val="28"/>
        </w:rPr>
        <w:t>десериализации</w:t>
      </w:r>
      <w:proofErr w:type="spellEnd"/>
      <w:r w:rsidRPr="002C4702">
        <w:rPr>
          <w:rFonts w:ascii="Times New Roman" w:eastAsia="Times New Roman" w:hAnsi="Times New Roman" w:cs="Times New Roman"/>
          <w:sz w:val="28"/>
          <w:szCs w:val="28"/>
        </w:rPr>
        <w:t xml:space="preserve"> объектов JSON.</w:t>
      </w:r>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TXT:</w:t>
      </w:r>
    </w:p>
    <w:p w:rsidR="0024503D"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System.IO: Стандартная библиотека .NET для работы с файлами, позволяющая экспортировать таблицы в текстовые файлы с использованием класса `StreamWriter`.</w:t>
      </w:r>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DOC/DOCX:</w:t>
      </w:r>
    </w:p>
    <w:p w:rsidR="0024503D"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proofErr w:type="spellStart"/>
      <w:r w:rsidRPr="002C4702">
        <w:rPr>
          <w:rFonts w:ascii="Times New Roman" w:eastAsia="Times New Roman" w:hAnsi="Times New Roman" w:cs="Times New Roman"/>
          <w:sz w:val="28"/>
          <w:szCs w:val="28"/>
        </w:rPr>
        <w:t>ClosedXML</w:t>
      </w:r>
      <w:proofErr w:type="spellEnd"/>
      <w:r w:rsidRPr="002C4702">
        <w:rPr>
          <w:rFonts w:ascii="Times New Roman" w:eastAsia="Times New Roman" w:hAnsi="Times New Roman" w:cs="Times New Roman"/>
          <w:sz w:val="28"/>
          <w:szCs w:val="28"/>
        </w:rPr>
        <w:t>: Библиотека для работы с электронными таблицами, которая поддерживает экспорт таблиц в форматы DOC и DOCX.</w:t>
      </w:r>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XLS/XLSX:</w:t>
      </w:r>
    </w:p>
    <w:p w:rsidR="0024503D"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Spire.XLS: Коммерческая библиотека для работы с электронными таблицами, которая поддерживает экспорт таблиц в форматы XLS и XLSX.</w:t>
      </w:r>
      <w:bookmarkStart w:id="26" w:name="_26in1rg" w:colFirst="0" w:colLast="0"/>
      <w:bookmarkEnd w:id="26"/>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CSV:</w:t>
      </w:r>
      <w:bookmarkStart w:id="27" w:name="_9zz2sw571qo8" w:colFirst="0" w:colLast="0"/>
      <w:bookmarkEnd w:id="27"/>
    </w:p>
    <w:p w:rsidR="00F337A2"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proofErr w:type="spellStart"/>
      <w:r w:rsidRPr="002C4702">
        <w:rPr>
          <w:rFonts w:ascii="Times New Roman" w:eastAsia="Times New Roman" w:hAnsi="Times New Roman" w:cs="Times New Roman"/>
          <w:sz w:val="28"/>
          <w:szCs w:val="28"/>
        </w:rPr>
        <w:t>ClosedXML</w:t>
      </w:r>
      <w:proofErr w:type="spellEnd"/>
      <w:r w:rsidRPr="002C4702">
        <w:rPr>
          <w:rFonts w:ascii="Times New Roman" w:eastAsia="Times New Roman" w:hAnsi="Times New Roman" w:cs="Times New Roman"/>
          <w:sz w:val="28"/>
          <w:szCs w:val="28"/>
        </w:rPr>
        <w:t>: Библиотека для работы с электронными таблицами, которая также позволяет экспортировать таблицы в файлы CSV.</w:t>
      </w:r>
    </w:p>
    <w:p w:rsidR="00F337A2" w:rsidRPr="00842604" w:rsidRDefault="0053690A" w:rsidP="00842604">
      <w:pPr>
        <w:rPr>
          <w:rFonts w:ascii="Times New Roman" w:hAnsi="Times New Roman" w:cs="Times New Roman"/>
          <w:sz w:val="28"/>
          <w:szCs w:val="28"/>
        </w:rPr>
      </w:pPr>
      <w:r w:rsidRPr="00842604">
        <w:rPr>
          <w:rFonts w:ascii="Times New Roman" w:hAnsi="Times New Roman" w:cs="Times New Roman"/>
          <w:sz w:val="28"/>
          <w:szCs w:val="28"/>
        </w:rPr>
        <w:t>В данном приложении имеются 3 отчета:</w:t>
      </w:r>
    </w:p>
    <w:p w:rsidR="00F337A2" w:rsidRPr="00842604" w:rsidRDefault="0053690A" w:rsidP="002C4702">
      <w:pPr>
        <w:jc w:val="center"/>
        <w:rPr>
          <w:rFonts w:ascii="Times New Roman" w:hAnsi="Times New Roman" w:cs="Times New Roman"/>
          <w:sz w:val="28"/>
          <w:szCs w:val="28"/>
        </w:rPr>
      </w:pPr>
      <w:r w:rsidRPr="00842604">
        <w:rPr>
          <w:rFonts w:ascii="Times New Roman" w:hAnsi="Times New Roman" w:cs="Times New Roman"/>
          <w:noProof/>
          <w:sz w:val="28"/>
          <w:szCs w:val="28"/>
        </w:rPr>
        <w:lastRenderedPageBreak/>
        <w:drawing>
          <wp:inline distT="114300" distB="114300" distL="114300" distR="114300">
            <wp:extent cx="6300795" cy="19939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6300795" cy="1993900"/>
                    </a:xfrm>
                    <a:prstGeom prst="rect">
                      <a:avLst/>
                    </a:prstGeom>
                    <a:ln/>
                  </pic:spPr>
                </pic:pic>
              </a:graphicData>
            </a:graphic>
          </wp:inline>
        </w:drawing>
      </w:r>
    </w:p>
    <w:p w:rsidR="00F337A2" w:rsidRPr="00842604" w:rsidRDefault="0053690A" w:rsidP="00842604">
      <w:pPr>
        <w:jc w:val="center"/>
        <w:rPr>
          <w:rFonts w:ascii="Times New Roman" w:hAnsi="Times New Roman" w:cs="Times New Roman"/>
          <w:sz w:val="28"/>
          <w:szCs w:val="28"/>
        </w:rPr>
      </w:pPr>
      <w:r w:rsidRPr="00842604">
        <w:rPr>
          <w:rFonts w:ascii="Times New Roman" w:hAnsi="Times New Roman" w:cs="Times New Roman"/>
          <w:sz w:val="28"/>
          <w:szCs w:val="28"/>
        </w:rPr>
        <w:t>Рисунок 16 - отчет о собранных пробах</w:t>
      </w:r>
    </w:p>
    <w:p w:rsidR="00F337A2" w:rsidRPr="00842604" w:rsidRDefault="0053690A" w:rsidP="00842604">
      <w:pPr>
        <w:rPr>
          <w:rFonts w:ascii="Times New Roman" w:hAnsi="Times New Roman" w:cs="Times New Roman"/>
          <w:sz w:val="28"/>
          <w:szCs w:val="28"/>
        </w:rPr>
      </w:pPr>
      <w:r w:rsidRPr="00842604">
        <w:rPr>
          <w:rFonts w:ascii="Times New Roman" w:hAnsi="Times New Roman" w:cs="Times New Roman"/>
          <w:sz w:val="28"/>
          <w:szCs w:val="28"/>
        </w:rPr>
        <w:br w:type="page"/>
      </w:r>
    </w:p>
    <w:p w:rsidR="00A8597D" w:rsidRPr="00842604" w:rsidRDefault="0053690A" w:rsidP="00842604">
      <w:pPr>
        <w:pStyle w:val="1"/>
        <w:spacing w:after="240"/>
        <w:jc w:val="center"/>
        <w:rPr>
          <w:rFonts w:ascii="Times New Roman" w:eastAsia="Times New Roman" w:hAnsi="Times New Roman" w:cs="Times New Roman"/>
        </w:rPr>
      </w:pPr>
      <w:bookmarkStart w:id="28" w:name="_Toc169182081"/>
      <w:r w:rsidRPr="00842604">
        <w:rPr>
          <w:rFonts w:ascii="Times New Roman" w:eastAsia="Times New Roman" w:hAnsi="Times New Roman" w:cs="Times New Roman"/>
          <w:b w:val="0"/>
          <w:color w:val="000000"/>
        </w:rPr>
        <w:lastRenderedPageBreak/>
        <w:t>ЗАКЛЮЧЕНИЕ</w:t>
      </w:r>
      <w:bookmarkEnd w:id="28"/>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Цели поставленные в начале разработки были выполнены полностью, приложение имеет удобный и простой интерфейс, а также выполняет все необходимые действия.</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Разработанное приложение может быть использовано в </w:t>
      </w:r>
      <w:proofErr w:type="spellStart"/>
      <w:r w:rsidRPr="00842604">
        <w:rPr>
          <w:rFonts w:ascii="Times New Roman" w:eastAsia="Times New Roman" w:hAnsi="Times New Roman" w:cs="Times New Roman"/>
          <w:sz w:val="28"/>
          <w:szCs w:val="28"/>
        </w:rPr>
        <w:t>open-source</w:t>
      </w:r>
      <w:proofErr w:type="spellEnd"/>
      <w:r w:rsidRPr="00842604">
        <w:rPr>
          <w:rFonts w:ascii="Times New Roman" w:eastAsia="Times New Roman" w:hAnsi="Times New Roman" w:cs="Times New Roman"/>
          <w:sz w:val="28"/>
          <w:szCs w:val="28"/>
        </w:rPr>
        <w:t xml:space="preserve"> </w:t>
      </w:r>
      <w:proofErr w:type="gramStart"/>
      <w:r w:rsidRPr="00842604">
        <w:rPr>
          <w:rFonts w:ascii="Times New Roman" w:eastAsia="Times New Roman" w:hAnsi="Times New Roman" w:cs="Times New Roman"/>
          <w:sz w:val="28"/>
          <w:szCs w:val="28"/>
        </w:rPr>
        <w:t>проектах</w:t>
      </w:r>
      <w:proofErr w:type="gramEnd"/>
      <w:r w:rsidRPr="00842604">
        <w:rPr>
          <w:rFonts w:ascii="Times New Roman" w:eastAsia="Times New Roman" w:hAnsi="Times New Roman" w:cs="Times New Roman"/>
          <w:sz w:val="28"/>
          <w:szCs w:val="28"/>
        </w:rPr>
        <w:t xml:space="preserve"> связанных с экологической обстановкой.</w:t>
      </w: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Целью данной информационной системы является своевременное обеспечение надлежащих людей надлежащей </w:t>
      </w:r>
      <w:hyperlink r:id="rId50">
        <w:r w:rsidRPr="00842604">
          <w:rPr>
            <w:rFonts w:ascii="Times New Roman" w:eastAsia="Times New Roman" w:hAnsi="Times New Roman" w:cs="Times New Roman"/>
            <w:color w:val="000000"/>
            <w:sz w:val="28"/>
            <w:szCs w:val="28"/>
          </w:rPr>
          <w:t>информацией</w:t>
        </w:r>
      </w:hyperlink>
      <w:r w:rsidRPr="00842604">
        <w:rPr>
          <w:rFonts w:ascii="Times New Roman" w:eastAsia="Times New Roman" w:hAnsi="Times New Roman" w:cs="Times New Roman"/>
          <w:color w:val="000000"/>
          <w:sz w:val="28"/>
          <w:szCs w:val="28"/>
        </w:rPr>
        <w:t>, то есть для удовлетворения конкретных информационных потребностей в рамках определенной </w:t>
      </w:r>
      <w:hyperlink r:id="rId51">
        <w:r w:rsidRPr="00842604">
          <w:rPr>
            <w:rFonts w:ascii="Times New Roman" w:eastAsia="Times New Roman" w:hAnsi="Times New Roman" w:cs="Times New Roman"/>
            <w:color w:val="000000"/>
            <w:sz w:val="28"/>
            <w:szCs w:val="28"/>
          </w:rPr>
          <w:t>предметной области</w:t>
        </w:r>
      </w:hyperlink>
      <w:r w:rsidRPr="00842604">
        <w:rPr>
          <w:rFonts w:ascii="Times New Roman" w:eastAsia="Times New Roman" w:hAnsi="Times New Roman" w:cs="Times New Roman"/>
          <w:color w:val="000000"/>
          <w:sz w:val="28"/>
          <w:szCs w:val="28"/>
        </w:rPr>
        <w:t>, при этом результатом функционирования информационных систем является информационная продукция - документы, </w:t>
      </w:r>
      <w:hyperlink r:id="rId52">
        <w:r w:rsidRPr="00842604">
          <w:rPr>
            <w:rFonts w:ascii="Times New Roman" w:eastAsia="Times New Roman" w:hAnsi="Times New Roman" w:cs="Times New Roman"/>
            <w:color w:val="000000"/>
            <w:sz w:val="28"/>
            <w:szCs w:val="28"/>
          </w:rPr>
          <w:t>информационные массивы</w:t>
        </w:r>
      </w:hyperlink>
      <w:r w:rsidRPr="00842604">
        <w:rPr>
          <w:rFonts w:ascii="Times New Roman" w:eastAsia="Times New Roman" w:hAnsi="Times New Roman" w:cs="Times New Roman"/>
          <w:color w:val="000000"/>
          <w:sz w:val="28"/>
          <w:szCs w:val="28"/>
        </w:rPr>
        <w:t>, </w:t>
      </w:r>
      <w:hyperlink r:id="rId53">
        <w:r w:rsidRPr="00842604">
          <w:rPr>
            <w:rFonts w:ascii="Times New Roman" w:eastAsia="Times New Roman" w:hAnsi="Times New Roman" w:cs="Times New Roman"/>
            <w:color w:val="000000"/>
            <w:sz w:val="28"/>
            <w:szCs w:val="28"/>
          </w:rPr>
          <w:t>базы данных</w:t>
        </w:r>
      </w:hyperlink>
      <w:r w:rsidRPr="00842604">
        <w:rPr>
          <w:rFonts w:ascii="Times New Roman" w:eastAsia="Times New Roman" w:hAnsi="Times New Roman" w:cs="Times New Roman"/>
          <w:color w:val="000000"/>
          <w:sz w:val="28"/>
          <w:szCs w:val="28"/>
        </w:rPr>
        <w:t> и информационные услуги, и снижение рутиной работы  с бумагами во время подбора мероприятий.</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Во время выполнения курсового проекта были использованы следующие программные продукты:</w:t>
      </w:r>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2022</w:t>
      </w:r>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MS SQL </w:t>
      </w:r>
      <w:proofErr w:type="spellStart"/>
      <w:r w:rsidRPr="00842604">
        <w:rPr>
          <w:rFonts w:ascii="Times New Roman" w:eastAsia="Times New Roman" w:hAnsi="Times New Roman" w:cs="Times New Roman"/>
          <w:sz w:val="28"/>
          <w:szCs w:val="28"/>
        </w:rPr>
        <w:t>Server</w:t>
      </w:r>
      <w:proofErr w:type="spellEnd"/>
    </w:p>
    <w:p w:rsidR="00F337A2" w:rsidRPr="00842604" w:rsidRDefault="0053690A" w:rsidP="00E73E46">
      <w:pPr>
        <w:numPr>
          <w:ilvl w:val="0"/>
          <w:numId w:val="6"/>
        </w:numPr>
        <w:ind w:left="142"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SQL </w:t>
      </w:r>
      <w:proofErr w:type="spellStart"/>
      <w:r w:rsidRPr="00842604">
        <w:rPr>
          <w:rFonts w:ascii="Times New Roman" w:eastAsia="Times New Roman" w:hAnsi="Times New Roman" w:cs="Times New Roman"/>
          <w:sz w:val="28"/>
          <w:szCs w:val="28"/>
        </w:rPr>
        <w:t>Server</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Management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p>
    <w:p w:rsidR="00F337A2" w:rsidRPr="00842604" w:rsidRDefault="0053690A">
      <w:pPr>
        <w:pBdr>
          <w:top w:val="nil"/>
          <w:left w:val="nil"/>
          <w:bottom w:val="nil"/>
          <w:right w:val="nil"/>
          <w:between w:val="nil"/>
        </w:pBd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ab/>
        <w:t>Подробно изучил работу с библиотеками:</w:t>
      </w:r>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LinQ</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Entity</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FrameWork</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Newtonsoft.Json</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iTextSharp</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ClosedXML</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LiveCharts</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Microsoft.Maps.MapControl.WPF</w:t>
      </w:r>
      <w:proofErr w:type="spellEnd"/>
    </w:p>
    <w:p w:rsidR="00F337A2" w:rsidRPr="00842604" w:rsidRDefault="0053690A" w:rsidP="00E73E46">
      <w:pPr>
        <w:numPr>
          <w:ilvl w:val="0"/>
          <w:numId w:val="6"/>
        </w:numPr>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OfficeOpenXml</w:t>
      </w:r>
      <w:proofErr w:type="spellEnd"/>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Приложение может:</w:t>
      </w:r>
    </w:p>
    <w:p w:rsidR="00F337A2" w:rsidRPr="00842604" w:rsidRDefault="0053690A">
      <w:pPr>
        <w:numPr>
          <w:ilvl w:val="0"/>
          <w:numId w:val="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формировать документы с таблицами;</w:t>
      </w:r>
    </w:p>
    <w:p w:rsidR="00F337A2" w:rsidRPr="00842604" w:rsidRDefault="0053690A">
      <w:pPr>
        <w:numPr>
          <w:ilvl w:val="0"/>
          <w:numId w:val="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осуществлять учет экологической обстановки путем сбора проб их анализом и расположения на карте;</w:t>
      </w:r>
    </w:p>
    <w:p w:rsidR="00F337A2" w:rsidRPr="00842604" w:rsidRDefault="0053690A">
      <w:pPr>
        <w:numPr>
          <w:ilvl w:val="0"/>
          <w:numId w:val="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менять тему;</w:t>
      </w:r>
    </w:p>
    <w:p w:rsidR="00F337A2" w:rsidRPr="00842604" w:rsidRDefault="0053690A">
      <w:pPr>
        <w:numPr>
          <w:ilvl w:val="0"/>
          <w:numId w:val="5"/>
        </w:numPr>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добавлять данные проб, их исследованием, регионом, новостей, рекомендаций, мероприятий связанных.</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Выполняя данный курсовой проект, была более углубленно изучена работа с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w:t>
      </w:r>
      <w:proofErr w:type="gramStart"/>
      <w:r w:rsidRPr="00842604">
        <w:rPr>
          <w:rFonts w:ascii="Times New Roman" w:eastAsia="Times New Roman" w:hAnsi="Times New Roman" w:cs="Times New Roman"/>
          <w:sz w:val="28"/>
          <w:szCs w:val="28"/>
        </w:rPr>
        <w:t>2022  с</w:t>
      </w:r>
      <w:proofErr w:type="gramEnd"/>
      <w:r w:rsidRPr="00842604">
        <w:rPr>
          <w:rFonts w:ascii="Times New Roman" w:eastAsia="Times New Roman" w:hAnsi="Times New Roman" w:cs="Times New Roman"/>
          <w:sz w:val="28"/>
          <w:szCs w:val="28"/>
        </w:rPr>
        <w:t xml:space="preserve"> MS SQL </w:t>
      </w:r>
      <w:proofErr w:type="spellStart"/>
      <w:r w:rsidRPr="00842604">
        <w:rPr>
          <w:rFonts w:ascii="Times New Roman" w:eastAsia="Times New Roman" w:hAnsi="Times New Roman" w:cs="Times New Roman"/>
          <w:sz w:val="28"/>
          <w:szCs w:val="28"/>
        </w:rPr>
        <w:t>Server</w:t>
      </w:r>
      <w:proofErr w:type="spellEnd"/>
      <w:r w:rsidRPr="00842604">
        <w:rPr>
          <w:rFonts w:ascii="Times New Roman" w:eastAsia="Times New Roman" w:hAnsi="Times New Roman" w:cs="Times New Roman"/>
          <w:sz w:val="28"/>
          <w:szCs w:val="28"/>
        </w:rPr>
        <w:t>.</w:t>
      </w:r>
    </w:p>
    <w:p w:rsidR="00F337A2" w:rsidRPr="00842604" w:rsidRDefault="0053690A">
      <w:pPr>
        <w:ind w:firstLine="709"/>
        <w:rPr>
          <w:rFonts w:ascii="Times New Roman" w:eastAsia="Times New Roman" w:hAnsi="Times New Roman" w:cs="Times New Roman"/>
          <w:sz w:val="28"/>
          <w:szCs w:val="28"/>
          <w:highlight w:val="yellow"/>
        </w:rPr>
      </w:pPr>
      <w:r w:rsidRPr="00842604">
        <w:rPr>
          <w:rFonts w:ascii="Times New Roman" w:hAnsi="Times New Roman" w:cs="Times New Roman"/>
          <w:sz w:val="28"/>
          <w:szCs w:val="28"/>
        </w:rPr>
        <w:br w:type="page"/>
      </w:r>
    </w:p>
    <w:p w:rsidR="00A8597D" w:rsidRPr="00842604" w:rsidRDefault="0053690A" w:rsidP="00842604">
      <w:pPr>
        <w:pStyle w:val="1"/>
        <w:jc w:val="center"/>
        <w:rPr>
          <w:rFonts w:ascii="Times New Roman" w:eastAsia="Times New Roman" w:hAnsi="Times New Roman" w:cs="Times New Roman"/>
          <w:b w:val="0"/>
          <w:color w:val="000000"/>
        </w:rPr>
      </w:pPr>
      <w:bookmarkStart w:id="29" w:name="_Toc169182082"/>
      <w:r w:rsidRPr="00842604">
        <w:rPr>
          <w:rFonts w:ascii="Times New Roman" w:eastAsia="Times New Roman" w:hAnsi="Times New Roman" w:cs="Times New Roman"/>
          <w:b w:val="0"/>
          <w:color w:val="000000"/>
        </w:rPr>
        <w:lastRenderedPageBreak/>
        <w:t>СПИСОК ЛИТЕРАТУРЫ</w:t>
      </w:r>
      <w:bookmarkEnd w:id="29"/>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Голицына, О.Л. и др. Базы данных; Форум; Инфра-М, 2013</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Емельянова Н.З. Основы построения автоматизированных информационных систем. – М., Форум, 2007</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Олифер</w:t>
      </w:r>
      <w:proofErr w:type="spellEnd"/>
      <w:r w:rsidRPr="00842604">
        <w:rPr>
          <w:rFonts w:ascii="Times New Roman" w:eastAsia="Times New Roman" w:hAnsi="Times New Roman" w:cs="Times New Roman"/>
          <w:sz w:val="28"/>
          <w:szCs w:val="28"/>
        </w:rPr>
        <w:t xml:space="preserve"> В.Г. Компьютерные сети. Принципы, технологии. - СПб., Питер, 2009</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Баженова И. Ю. SQL и процедурно-ориентированные языки. - Национальный Открытый Университет «ИНТУИТ», 2016 г.</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Гвоздева В.А. Основы построения автоматизированных информационных систем. – М., Форум, 2009</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Дунаев В..В. Базы данных Язык SQL. – СПб., БХВ - Петербург, 2006</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Максимов Н.В., Попов И.И. Компьютерные </w:t>
      </w:r>
      <w:proofErr w:type="gramStart"/>
      <w:r w:rsidRPr="00842604">
        <w:rPr>
          <w:rFonts w:ascii="Times New Roman" w:eastAsia="Times New Roman" w:hAnsi="Times New Roman" w:cs="Times New Roman"/>
          <w:sz w:val="28"/>
          <w:szCs w:val="28"/>
        </w:rPr>
        <w:t>сети.-</w:t>
      </w:r>
      <w:proofErr w:type="gramEnd"/>
      <w:r w:rsidRPr="00842604">
        <w:rPr>
          <w:rFonts w:ascii="Times New Roman" w:eastAsia="Times New Roman" w:hAnsi="Times New Roman" w:cs="Times New Roman"/>
          <w:sz w:val="28"/>
          <w:szCs w:val="28"/>
        </w:rPr>
        <w:t xml:space="preserve"> М, ФОРУМ: ИНФРА-М, 2010</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Малыхина М.П. Базы данных: основы, проектирования, использование. – СПб., БХВ-Петербург, 2006</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Мельников В.П. Информационная безопасность. – М., Академия, 2009</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Лазицкас</w:t>
      </w:r>
      <w:proofErr w:type="spellEnd"/>
      <w:r w:rsidRPr="00842604">
        <w:rPr>
          <w:rFonts w:ascii="Times New Roman" w:eastAsia="Times New Roman" w:hAnsi="Times New Roman" w:cs="Times New Roman"/>
          <w:sz w:val="28"/>
          <w:szCs w:val="28"/>
        </w:rPr>
        <w:t xml:space="preserve"> Е. А., </w:t>
      </w:r>
      <w:proofErr w:type="spellStart"/>
      <w:r w:rsidRPr="00842604">
        <w:rPr>
          <w:rFonts w:ascii="Times New Roman" w:eastAsia="Times New Roman" w:hAnsi="Times New Roman" w:cs="Times New Roman"/>
          <w:sz w:val="28"/>
          <w:szCs w:val="28"/>
        </w:rPr>
        <w:t>Загумённикова</w:t>
      </w:r>
      <w:proofErr w:type="spellEnd"/>
      <w:r w:rsidRPr="00842604">
        <w:rPr>
          <w:rFonts w:ascii="Times New Roman" w:eastAsia="Times New Roman" w:hAnsi="Times New Roman" w:cs="Times New Roman"/>
          <w:sz w:val="28"/>
          <w:szCs w:val="28"/>
        </w:rPr>
        <w:t xml:space="preserve"> И. Н., </w:t>
      </w:r>
      <w:proofErr w:type="spellStart"/>
      <w:r w:rsidRPr="00842604">
        <w:rPr>
          <w:rFonts w:ascii="Times New Roman" w:eastAsia="Times New Roman" w:hAnsi="Times New Roman" w:cs="Times New Roman"/>
          <w:sz w:val="28"/>
          <w:szCs w:val="28"/>
        </w:rPr>
        <w:t>Гилевский</w:t>
      </w:r>
      <w:proofErr w:type="spellEnd"/>
      <w:r w:rsidRPr="00842604">
        <w:rPr>
          <w:rFonts w:ascii="Times New Roman" w:eastAsia="Times New Roman" w:hAnsi="Times New Roman" w:cs="Times New Roman"/>
          <w:sz w:val="28"/>
          <w:szCs w:val="28"/>
        </w:rPr>
        <w:t xml:space="preserve"> П. Г. Базы данных и системы управления базами данных: учебное пособие. – РИПО, 2016 г.</w:t>
      </w:r>
    </w:p>
    <w:p w:rsidR="00A774C2" w:rsidRPr="00A774C2" w:rsidRDefault="0053690A" w:rsidP="00A774C2">
      <w:pPr>
        <w:pStyle w:val="ab"/>
        <w:numPr>
          <w:ilvl w:val="0"/>
          <w:numId w:val="18"/>
        </w:numPr>
        <w:spacing w:after="0"/>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Троелсен</w:t>
      </w:r>
      <w:proofErr w:type="spellEnd"/>
      <w:r w:rsidRPr="00842604">
        <w:rPr>
          <w:rFonts w:ascii="Times New Roman" w:eastAsia="Times New Roman" w:hAnsi="Times New Roman" w:cs="Times New Roman"/>
          <w:sz w:val="28"/>
          <w:szCs w:val="28"/>
        </w:rPr>
        <w:t xml:space="preserve"> Э. Язык программирования C# 5.0 и платформа .NET 4.5 - 6-е издание, 2012</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C#: https://docs.microsoft.com/en-us/dotnet/csharp/</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WPF: https://docs.microsoft.com/en-us/dotnet/desktop/wpf/</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LINQ: https://docs.microsoft.com/en-us/dotnet/csharp/programming-guide/concepts/linq/</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w:t>
      </w:r>
      <w:proofErr w:type="spellStart"/>
      <w:r w:rsidRPr="00842604">
        <w:rPr>
          <w:rFonts w:ascii="Times New Roman" w:eastAsia="Times New Roman" w:hAnsi="Times New Roman" w:cs="Times New Roman"/>
          <w:sz w:val="28"/>
          <w:szCs w:val="28"/>
        </w:rPr>
        <w:t>Entity</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Framework</w:t>
      </w:r>
      <w:proofErr w:type="spellEnd"/>
      <w:r w:rsidRPr="00842604">
        <w:rPr>
          <w:rFonts w:ascii="Times New Roman" w:eastAsia="Times New Roman" w:hAnsi="Times New Roman" w:cs="Times New Roman"/>
          <w:sz w:val="28"/>
          <w:szCs w:val="28"/>
        </w:rPr>
        <w:t>: https://docs.microsoft.com/en-us/ef/core/</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Newtonsoft.Json</w:t>
      </w:r>
      <w:proofErr w:type="spellEnd"/>
      <w:r w:rsidRPr="00842604">
        <w:rPr>
          <w:rFonts w:ascii="Times New Roman" w:eastAsia="Times New Roman" w:hAnsi="Times New Roman" w:cs="Times New Roman"/>
          <w:sz w:val="28"/>
          <w:szCs w:val="28"/>
        </w:rPr>
        <w:t>: https://www.newtonsoft.com/json</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iTextSharp</w:t>
      </w:r>
      <w:proofErr w:type="spellEnd"/>
      <w:r w:rsidRPr="00842604">
        <w:rPr>
          <w:rFonts w:ascii="Times New Roman" w:eastAsia="Times New Roman" w:hAnsi="Times New Roman" w:cs="Times New Roman"/>
          <w:sz w:val="28"/>
          <w:szCs w:val="28"/>
        </w:rPr>
        <w:t>: https://lowagie.com/iTextSharp/</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ClosedXML</w:t>
      </w:r>
      <w:proofErr w:type="spellEnd"/>
      <w:r w:rsidRPr="00842604">
        <w:rPr>
          <w:rFonts w:ascii="Times New Roman" w:eastAsia="Times New Roman" w:hAnsi="Times New Roman" w:cs="Times New Roman"/>
          <w:sz w:val="28"/>
          <w:szCs w:val="28"/>
        </w:rPr>
        <w:t>: https://github.com/ClosedXML/ClosedXML</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LiveCharts</w:t>
      </w:r>
      <w:proofErr w:type="spellEnd"/>
      <w:r w:rsidRPr="00842604">
        <w:rPr>
          <w:rFonts w:ascii="Times New Roman" w:eastAsia="Times New Roman" w:hAnsi="Times New Roman" w:cs="Times New Roman"/>
          <w:sz w:val="28"/>
          <w:szCs w:val="28"/>
        </w:rPr>
        <w:t>: https://lvcharts.net/</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Microsoft.Maps.MapControl.WPF</w:t>
      </w:r>
      <w:proofErr w:type="spellEnd"/>
      <w:r w:rsidRPr="00842604">
        <w:rPr>
          <w:rFonts w:ascii="Times New Roman" w:eastAsia="Times New Roman" w:hAnsi="Times New Roman" w:cs="Times New Roman"/>
          <w:sz w:val="28"/>
          <w:szCs w:val="28"/>
        </w:rPr>
        <w:t>: https://docs.microsoft.com/en-us/dotnet/api/microsoft.maps.mapcontrol.wpf.map?view=mapcontrol-wpf</w:t>
      </w:r>
    </w:p>
    <w:p w:rsidR="00F337A2"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OfficeOpenXml</w:t>
      </w:r>
      <w:proofErr w:type="spellEnd"/>
      <w:r w:rsidRPr="00842604">
        <w:rPr>
          <w:rFonts w:ascii="Times New Roman" w:eastAsia="Times New Roman" w:hAnsi="Times New Roman" w:cs="Times New Roman"/>
          <w:sz w:val="28"/>
          <w:szCs w:val="28"/>
        </w:rPr>
        <w:t xml:space="preserve">: </w:t>
      </w:r>
      <w:hyperlink r:id="rId54" w:history="1">
        <w:r w:rsidR="00E73E46" w:rsidRPr="00F71FB3">
          <w:rPr>
            <w:rStyle w:val="af"/>
            <w:rFonts w:ascii="Times New Roman" w:eastAsia="Times New Roman" w:hAnsi="Times New Roman" w:cs="Times New Roman"/>
            <w:sz w:val="28"/>
            <w:szCs w:val="28"/>
          </w:rPr>
          <w:t>https://github.com/closedxml/officeopenxml</w:t>
        </w:r>
      </w:hyperlink>
    </w:p>
    <w:p w:rsidR="00E73E46" w:rsidRDefault="00E73E4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E73E46" w:rsidRPr="00E73E46" w:rsidRDefault="00E73E46" w:rsidP="00E73E46">
      <w:pPr>
        <w:pStyle w:val="2"/>
      </w:pPr>
      <w:bookmarkStart w:id="30" w:name="_Toc169182083"/>
      <w:r>
        <w:lastRenderedPageBreak/>
        <w:t>Приложение А. Техническое задание</w:t>
      </w:r>
      <w:bookmarkEnd w:id="30"/>
    </w:p>
    <w:sectPr w:rsidR="00E73E46" w:rsidRPr="00E73E46" w:rsidSect="00E8105C">
      <w:headerReference w:type="default" r:id="rId55"/>
      <w:footerReference w:type="default" r:id="rId56"/>
      <w:headerReference w:type="first" r:id="rId57"/>
      <w:footerReference w:type="first" r:id="rId58"/>
      <w:pgSz w:w="11906" w:h="16838"/>
      <w:pgMar w:top="567" w:right="707" w:bottom="426" w:left="1276" w:header="709" w:footer="227" w:gutter="0"/>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6125" w:rsidRDefault="00F66125">
      <w:pPr>
        <w:spacing w:after="0" w:line="240" w:lineRule="auto"/>
      </w:pPr>
      <w:r>
        <w:separator/>
      </w:r>
    </w:p>
  </w:endnote>
  <w:endnote w:type="continuationSeparator" w:id="0">
    <w:p w:rsidR="00F66125" w:rsidRDefault="00F66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ISOCPEUR">
    <w:altName w:val="Cambria"/>
    <w:panose1 w:val="00000000000000000000"/>
    <w:charset w:val="00"/>
    <w:family w:val="roman"/>
    <w:notTrueType/>
    <w:pitch w:val="default"/>
  </w:font>
  <w:font w:name="IrisUPC">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239" w:rsidRDefault="004A0239">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rsidR="004A0239" w:rsidRDefault="004A0239">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239" w:rsidRDefault="004A0239">
    <w:pPr>
      <w:pBdr>
        <w:top w:val="nil"/>
        <w:left w:val="nil"/>
        <w:bottom w:val="nil"/>
        <w:right w:val="nil"/>
        <w:between w:val="nil"/>
      </w:pBdr>
      <w:tabs>
        <w:tab w:val="center" w:pos="4677"/>
        <w:tab w:val="right" w:pos="9355"/>
        <w:tab w:val="left" w:pos="9498"/>
      </w:tabs>
      <w:spacing w:after="0" w:line="240" w:lineRule="auto"/>
      <w:ind w:right="1700"/>
      <w:jc w:val="right"/>
      <w:rPr>
        <w:color w:val="000000"/>
      </w:rPr>
    </w:pPr>
  </w:p>
  <w:p w:rsidR="004A0239" w:rsidRDefault="004A0239">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6125" w:rsidRDefault="00F66125">
      <w:pPr>
        <w:spacing w:after="0" w:line="240" w:lineRule="auto"/>
      </w:pPr>
      <w:r>
        <w:separator/>
      </w:r>
    </w:p>
  </w:footnote>
  <w:footnote w:type="continuationSeparator" w:id="0">
    <w:p w:rsidR="00F66125" w:rsidRDefault="00F66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239" w:rsidRDefault="004A0239">
    <w:pPr>
      <w:pBdr>
        <w:top w:val="nil"/>
        <w:left w:val="nil"/>
        <w:bottom w:val="nil"/>
        <w:right w:val="nil"/>
        <w:between w:val="nil"/>
      </w:pBdr>
      <w:tabs>
        <w:tab w:val="center" w:pos="4677"/>
        <w:tab w:val="right" w:pos="9355"/>
      </w:tabs>
      <w:spacing w:after="0" w:line="240" w:lineRule="auto"/>
      <w:rPr>
        <w:color w:val="000000"/>
      </w:rPr>
    </w:pPr>
    <w:r>
      <w:rPr>
        <w:noProof/>
        <w:color w:val="000000"/>
      </w:rPr>
      <mc:AlternateContent>
        <mc:Choice Requires="wpg">
          <w:drawing>
            <wp:anchor distT="0" distB="0" distL="114300" distR="114300" simplePos="0" relativeHeight="251658240" behindDoc="0" locked="0" layoutInCell="1" hidden="0" allowOverlap="1">
              <wp:simplePos x="0" y="0"/>
              <wp:positionH relativeFrom="page">
                <wp:posOffset>647719</wp:posOffset>
              </wp:positionH>
              <wp:positionV relativeFrom="page">
                <wp:posOffset>314325</wp:posOffset>
              </wp:positionV>
              <wp:extent cx="6585585" cy="10202655"/>
              <wp:effectExtent l="0" t="0" r="5715" b="27305"/>
              <wp:wrapNone/>
              <wp:docPr id="1" name="Группа 1"/>
              <wp:cNvGraphicFramePr/>
              <a:graphic xmlns:a="http://schemas.openxmlformats.org/drawingml/2006/main">
                <a:graphicData uri="http://schemas.microsoft.com/office/word/2010/wordprocessingGroup">
                  <wpg:wgp>
                    <wpg:cNvGrpSpPr/>
                    <wpg:grpSpPr>
                      <a:xfrm>
                        <a:off x="0" y="0"/>
                        <a:ext cx="6560268" cy="10202655"/>
                        <a:chOff x="2053208" y="0"/>
                        <a:chExt cx="6585585" cy="7560000"/>
                      </a:xfrm>
                    </wpg:grpSpPr>
                    <wpg:grpSp>
                      <wpg:cNvPr id="43" name="Группа 43"/>
                      <wpg:cNvGrpSpPr/>
                      <wpg:grpSpPr>
                        <a:xfrm>
                          <a:off x="2053208" y="0"/>
                          <a:ext cx="6585585" cy="7560000"/>
                          <a:chOff x="0" y="0"/>
                          <a:chExt cx="6585585" cy="10189210"/>
                        </a:xfrm>
                      </wpg:grpSpPr>
                      <wps:wsp>
                        <wps:cNvPr id="44" name="Прямоугольник 44"/>
                        <wps:cNvSpPr/>
                        <wps:spPr>
                          <a:xfrm>
                            <a:off x="0" y="0"/>
                            <a:ext cx="6585575" cy="10189200"/>
                          </a:xfrm>
                          <a:prstGeom prst="rect">
                            <a:avLst/>
                          </a:prstGeom>
                          <a:noFill/>
                          <a:ln>
                            <a:noFill/>
                          </a:ln>
                        </wps:spPr>
                        <wps:txbx>
                          <w:txbxContent>
                            <w:p w:rsidR="004A0239" w:rsidRDefault="004A0239">
                              <w:pPr>
                                <w:spacing w:after="0" w:line="240" w:lineRule="auto"/>
                                <w:textDirection w:val="btLr"/>
                              </w:pPr>
                            </w:p>
                          </w:txbxContent>
                        </wps:txbx>
                        <wps:bodyPr spcFirstLastPara="1" wrap="square" lIns="91425" tIns="91425" rIns="91425" bIns="91425" anchor="ctr" anchorCtr="0">
                          <a:noAutofit/>
                        </wps:bodyPr>
                      </wps:wsp>
                      <wps:wsp>
                        <wps:cNvPr id="45" name="Прямоугольник 45"/>
                        <wps:cNvSpPr/>
                        <wps:spPr>
                          <a:xfrm>
                            <a:off x="0" y="0"/>
                            <a:ext cx="6585585" cy="10189210"/>
                          </a:xfrm>
                          <a:prstGeom prst="rect">
                            <a:avLst/>
                          </a:prstGeom>
                          <a:noFill/>
                          <a:ln w="25400" cap="flat" cmpd="sng">
                            <a:solidFill>
                              <a:srgbClr val="000000"/>
                            </a:solidFill>
                            <a:prstDash val="solid"/>
                            <a:round/>
                            <a:headEnd type="none" w="sm" len="sm"/>
                            <a:tailEnd type="none" w="sm" len="sm"/>
                          </a:ln>
                        </wps:spPr>
                        <wps:txbx>
                          <w:txbxContent>
                            <w:p w:rsidR="004A0239" w:rsidRDefault="004A0239">
                              <w:pPr>
                                <w:spacing w:after="0" w:line="240" w:lineRule="auto"/>
                                <w:textDirection w:val="btLr"/>
                              </w:pPr>
                            </w:p>
                          </w:txbxContent>
                        </wps:txbx>
                        <wps:bodyPr spcFirstLastPara="1" wrap="square" lIns="91425" tIns="91425" rIns="91425" bIns="91425" anchor="ctr" anchorCtr="0">
                          <a:noAutofit/>
                        </wps:bodyPr>
                      </wps:wsp>
                      <wps:wsp>
                        <wps:cNvPr id="46" name="Прямая со стрелкой 46"/>
                        <wps:cNvCnPr/>
                        <wps:spPr>
                          <a:xfrm>
                            <a:off x="359902"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7" name="Прямая со стрелкой 47"/>
                        <wps:cNvCnPr/>
                        <wps:spPr>
                          <a:xfrm>
                            <a:off x="3292" y="9649691"/>
                            <a:ext cx="657471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8" name="Прямая со стрелкой 48"/>
                        <wps:cNvCnPr/>
                        <wps:spPr>
                          <a:xfrm>
                            <a:off x="719804"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9" name="Прямая со стрелкой 49"/>
                        <wps:cNvCnPr/>
                        <wps:spPr>
                          <a:xfrm>
                            <a:off x="1619724"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0" name="Прямая со стрелкой 50"/>
                        <wps:cNvCnPr/>
                        <wps:spPr>
                          <a:xfrm>
                            <a:off x="2159084" y="9658861"/>
                            <a:ext cx="658" cy="524744"/>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1" name="Прямая со стрелкой 51"/>
                        <wps:cNvCnPr/>
                        <wps:spPr>
                          <a:xfrm>
                            <a:off x="2518986" y="9653767"/>
                            <a:ext cx="658" cy="524744"/>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2" name="Прямая со стрелкой 52"/>
                        <wps:cNvCnPr/>
                        <wps:spPr>
                          <a:xfrm>
                            <a:off x="6225024" y="9653767"/>
                            <a:ext cx="1317"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3" name="Прямая со стрелкой 53"/>
                        <wps:cNvCnPr/>
                        <wps:spPr>
                          <a:xfrm>
                            <a:off x="3292" y="9829021"/>
                            <a:ext cx="2509437" cy="1018"/>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54" name="Прямая со стрелкой 54"/>
                        <wps:cNvCnPr/>
                        <wps:spPr>
                          <a:xfrm>
                            <a:off x="3292" y="10008860"/>
                            <a:ext cx="2509437"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5" name="Прямая со стрелкой 55"/>
                        <wps:cNvCnPr/>
                        <wps:spPr>
                          <a:xfrm>
                            <a:off x="6229634" y="9830549"/>
                            <a:ext cx="352658"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56" name="Прямоугольник 56"/>
                        <wps:cNvSpPr/>
                        <wps:spPr>
                          <a:xfrm>
                            <a:off x="17781" y="10015993"/>
                            <a:ext cx="329279" cy="157423"/>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i/>
                                  <w:color w:val="000000"/>
                                  <w:sz w:val="18"/>
                                </w:rPr>
                                <w:t>Изм.</w:t>
                              </w:r>
                            </w:p>
                            <w:p w:rsidR="004A0239" w:rsidRDefault="004A0239">
                              <w:pPr>
                                <w:spacing w:after="0" w:line="240" w:lineRule="auto"/>
                                <w:jc w:val="center"/>
                                <w:textDirection w:val="btLr"/>
                              </w:pP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57" name="Прямоугольник 57"/>
                        <wps:cNvSpPr/>
                        <wps:spPr>
                          <a:xfrm>
                            <a:off x="375049" y="10015993"/>
                            <a:ext cx="329608" cy="157423"/>
                          </a:xfrm>
                          <a:prstGeom prst="rect">
                            <a:avLst/>
                          </a:prstGeom>
                          <a:noFill/>
                          <a:ln>
                            <a:noFill/>
                          </a:ln>
                        </wps:spPr>
                        <wps:txbx>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line="275" w:lineRule="auto"/>
                                <w:textDirection w:val="btLr"/>
                              </w:pPr>
                            </w:p>
                          </w:txbxContent>
                        </wps:txbx>
                        <wps:bodyPr spcFirstLastPara="1" wrap="square" lIns="88900" tIns="38100" rIns="88900" bIns="38100" anchor="t" anchorCtr="0">
                          <a:noAutofit/>
                        </wps:bodyPr>
                      </wps:wsp>
                      <wps:wsp>
                        <wps:cNvPr id="58" name="Прямоугольник 58"/>
                        <wps:cNvSpPr/>
                        <wps:spPr>
                          <a:xfrm>
                            <a:off x="746476" y="10015993"/>
                            <a:ext cx="847235"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4A0239" w:rsidRDefault="004A0239">
                              <w:pPr>
                                <w:spacing w:line="275" w:lineRule="auto"/>
                                <w:textDirection w:val="btLr"/>
                              </w:pPr>
                            </w:p>
                          </w:txbxContent>
                        </wps:txbx>
                        <wps:bodyPr spcFirstLastPara="1" wrap="square" lIns="88900" tIns="38100" rIns="88900" bIns="38100" anchor="t" anchorCtr="0">
                          <a:noAutofit/>
                        </wps:bodyPr>
                      </wps:wsp>
                      <wps:wsp>
                        <wps:cNvPr id="59" name="Прямоугольник 59"/>
                        <wps:cNvSpPr/>
                        <wps:spPr>
                          <a:xfrm>
                            <a:off x="1640798" y="10015993"/>
                            <a:ext cx="505114"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Подпись</w:t>
                              </w:r>
                            </w:p>
                            <w:p w:rsidR="004A0239" w:rsidRDefault="004A0239">
                              <w:pPr>
                                <w:spacing w:line="275" w:lineRule="auto"/>
                                <w:textDirection w:val="btLr"/>
                              </w:pPr>
                            </w:p>
                          </w:txbxContent>
                        </wps:txbx>
                        <wps:bodyPr spcFirstLastPara="1" wrap="square" lIns="88900" tIns="38100" rIns="88900" bIns="38100" anchor="t" anchorCtr="0">
                          <a:noAutofit/>
                        </wps:bodyPr>
                      </wps:wsp>
                      <wps:wsp>
                        <wps:cNvPr id="60" name="Прямоугольник 60"/>
                        <wps:cNvSpPr/>
                        <wps:spPr>
                          <a:xfrm>
                            <a:off x="2174560" y="10015993"/>
                            <a:ext cx="329279"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Дата</w:t>
                              </w:r>
                            </w:p>
                            <w:p w:rsidR="004A0239" w:rsidRDefault="004A0239">
                              <w:pPr>
                                <w:spacing w:line="275" w:lineRule="auto"/>
                                <w:textDirection w:val="btLr"/>
                              </w:pPr>
                            </w:p>
                          </w:txbxContent>
                        </wps:txbx>
                        <wps:bodyPr spcFirstLastPara="1" wrap="square" lIns="88900" tIns="38100" rIns="88900" bIns="38100" anchor="t" anchorCtr="0">
                          <a:noAutofit/>
                        </wps:bodyPr>
                      </wps:wsp>
                      <wps:wsp>
                        <wps:cNvPr id="61" name="Прямоугольник 61"/>
                        <wps:cNvSpPr/>
                        <wps:spPr>
                          <a:xfrm>
                            <a:off x="6239512" y="9668031"/>
                            <a:ext cx="329608" cy="157423"/>
                          </a:xfrm>
                          <a:prstGeom prst="rect">
                            <a:avLst/>
                          </a:prstGeom>
                          <a:noFill/>
                          <a:ln>
                            <a:noFill/>
                          </a:ln>
                        </wps:spPr>
                        <wps:txbx>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line="275" w:lineRule="auto"/>
                                <w:textDirection w:val="btLr"/>
                              </w:pPr>
                            </w:p>
                          </w:txbxContent>
                        </wps:txbx>
                        <wps:bodyPr spcFirstLastPara="1" wrap="square" lIns="88900" tIns="38100" rIns="88900" bIns="38100" anchor="t" anchorCtr="0">
                          <a:noAutofit/>
                        </wps:bodyPr>
                      </wps:wsp>
                      <wps:wsp>
                        <wps:cNvPr id="62" name="Прямоугольник 62"/>
                        <wps:cNvSpPr/>
                        <wps:spPr>
                          <a:xfrm>
                            <a:off x="6239512" y="9901364"/>
                            <a:ext cx="329608" cy="215501"/>
                          </a:xfrm>
                          <a:prstGeom prst="rect">
                            <a:avLst/>
                          </a:prstGeom>
                          <a:noFill/>
                          <a:ln>
                            <a:noFill/>
                          </a:ln>
                        </wps:spPr>
                        <wps:txbx>
                          <w:txbxContent>
                            <w:p w:rsidR="004A0239" w:rsidRDefault="004A0239">
                              <w:pPr>
                                <w:spacing w:line="275" w:lineRule="auto"/>
                                <w:textDirection w:val="btLr"/>
                              </w:pPr>
                            </w:p>
                          </w:txbxContent>
                        </wps:txbx>
                        <wps:bodyPr spcFirstLastPara="1" wrap="square" lIns="88900" tIns="38100" rIns="88900" bIns="38100" anchor="t" anchorCtr="0">
                          <a:noAutofit/>
                        </wps:bodyPr>
                      </wps:wsp>
                      <wps:wsp>
                        <wps:cNvPr id="63" name="Прямоугольник 63"/>
                        <wps:cNvSpPr/>
                        <wps:spPr>
                          <a:xfrm>
                            <a:off x="2550267" y="9792340"/>
                            <a:ext cx="3646767" cy="243012"/>
                          </a:xfrm>
                          <a:prstGeom prst="rect">
                            <a:avLst/>
                          </a:prstGeom>
                          <a:noFill/>
                          <a:ln>
                            <a:noFill/>
                          </a:ln>
                        </wps:spPr>
                        <wps:txbx>
                          <w:txbxContent>
                            <w:p w:rsidR="004A0239" w:rsidRDefault="004A0239">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txbxContent>
                        </wps:txbx>
                        <wps:bodyPr spcFirstLastPara="1" wrap="square" lIns="88900" tIns="38100" rIns="88900" bIns="38100" anchor="t" anchorCtr="0">
                          <a:noAutofit/>
                        </wps:bodyPr>
                      </wps:wsp>
                    </wpg:grpSp>
                  </wpg:wgp>
                </a:graphicData>
              </a:graphic>
              <wp14:sizeRelV relativeFrom="margin">
                <wp14:pctHeight>0</wp14:pctHeight>
              </wp14:sizeRelV>
            </wp:anchor>
          </w:drawing>
        </mc:Choice>
        <mc:Fallback>
          <w:pict>
            <v:group id="Группа 1" o:spid="_x0000_s1033" style="position:absolute;margin-left:51pt;margin-top:24.75pt;width:518.55pt;height:803.35pt;z-index:251658240;mso-position-horizontal-relative:page;mso-position-vertical-relative:page;mso-height-relative:margin" coordorigin="20532" coordsize="6585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">
              <v:group id="Группа 43" o:spid="_x0000_s1034" style="position:absolute;left:20532;width:65855;height:75600" coordsize="65855,1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Прямоугольник 44" o:spid="_x0000_s1035" style="position:absolute;width:65855;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rsidR="004A0239" w:rsidRDefault="004A0239">
                        <w:pPr>
                          <w:spacing w:after="0" w:line="240" w:lineRule="auto"/>
                          <w:textDirection w:val="btLr"/>
                        </w:pPr>
                      </w:p>
                    </w:txbxContent>
                  </v:textbox>
                </v:rect>
                <v:rect id="Прямоугольник 45" o:spid="_x0000_s1036" style="position:absolute;width:65855;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" filled="f" strokeweight="2pt">
                  <v:stroke startarrowwidth="narrow" startarrowlength="short" endarrowwidth="narrow" endarrowlength="short" joinstyle="round"/>
                  <v:textbox inset="2.53958mm,2.53958mm,2.53958mm,2.53958mm">
                    <w:txbxContent>
                      <w:p w:rsidR="004A0239" w:rsidRDefault="004A0239">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46" o:spid="_x0000_s1037" type="#_x0000_t32" style="position:absolute;left:3599;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" filled="t" strokeweight="2pt">
                  <v:stroke startarrowwidth="narrow" startarrowlength="short" endarrowwidth="narrow" endarrowlength="short"/>
                </v:shape>
                <v:shape id="Прямая со стрелкой 47" o:spid="_x0000_s1038" type="#_x0000_t32" style="position:absolute;left:32;top:96496;width:6574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" filled="t" strokeweight="2pt">
                  <v:stroke startarrowwidth="narrow" startarrowlength="short" endarrowwidth="narrow" endarrowlength="short"/>
                </v:shape>
                <v:shape id="Прямая со стрелкой 48" o:spid="_x0000_s1039" type="#_x0000_t32" style="position:absolute;left:7198;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" filled="t" strokeweight="2pt">
                  <v:stroke startarrowwidth="narrow" startarrowlength="short" endarrowwidth="narrow" endarrowlength="short"/>
                </v:shape>
                <v:shape id="Прямая со стрелкой 49" o:spid="_x0000_s1040" type="#_x0000_t32" style="position:absolute;left:16197;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" filled="t" strokeweight="2pt">
                  <v:stroke startarrowwidth="narrow" startarrowlength="short" endarrowwidth="narrow" endarrowlength="short"/>
                </v:shape>
                <v:shape id="Прямая со стрелкой 50" o:spid="_x0000_s1041" type="#_x0000_t32" style="position:absolute;left:21590;top:96588;width:7;height:5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" filled="t" strokeweight="2pt">
                  <v:stroke startarrowwidth="narrow" startarrowlength="short" endarrowwidth="narrow" endarrowlength="short"/>
                </v:shape>
                <v:shape id="Прямая со стрелкой 51" o:spid="_x0000_s1042" type="#_x0000_t32" style="position:absolute;left:25189;top:96537;width:7;height:5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" filled="t" strokeweight="2pt">
                  <v:stroke startarrowwidth="narrow" startarrowlength="short" endarrowwidth="narrow" endarrowlength="short"/>
                </v:shape>
                <v:shape id="Прямая со стрелкой 52" o:spid="_x0000_s1043" type="#_x0000_t32" style="position:absolute;left:62250;top:96537;width:13;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" filled="t" strokeweight="2pt">
                  <v:stroke startarrowwidth="narrow" startarrowlength="short" endarrowwidth="narrow" endarrowlength="short"/>
                </v:shape>
                <v:shape id="Прямая со стрелкой 53" o:spid="_x0000_s1044" type="#_x0000_t32" style="position:absolute;left:32;top:98290;width:25095;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" filled="t" strokeweight="1pt">
                  <v:stroke startarrowwidth="narrow" startarrowlength="short" endarrowwidth="narrow" endarrowlength="short"/>
                </v:shape>
                <v:shape id="Прямая со стрелкой 54" o:spid="_x0000_s1045" type="#_x0000_t32" style="position:absolute;left:32;top:100088;width:2509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" filled="t" strokeweight="2pt">
                  <v:stroke startarrowwidth="narrow" startarrowlength="short" endarrowwidth="narrow" endarrowlength="short"/>
                </v:shape>
                <v:shape id="Прямая со стрелкой 55" o:spid="_x0000_s1046" type="#_x0000_t32" style="position:absolute;left:62296;top:98305;width:352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" filled="t" strokeweight="1pt">
                  <v:stroke startarrowwidth="narrow" startarrowlength="short" endarrowwidth="narrow" endarrowlength="short"/>
                </v:shape>
                <v:rect id="Прямоугольник 56" o:spid="_x0000_s1047" style="position:absolute;left:177;top:100159;width:32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" filled="f" stroked="f">
                  <v:textbox inset="7pt,3pt,7pt,3pt">
                    <w:txbxContent>
                      <w:p w:rsidR="004A0239" w:rsidRDefault="004A0239">
                        <w:pPr>
                          <w:spacing w:after="0" w:line="240" w:lineRule="auto"/>
                          <w:jc w:val="both"/>
                          <w:textDirection w:val="btLr"/>
                        </w:pPr>
                        <w:r>
                          <w:rPr>
                            <w:rFonts w:ascii="ISOCPEUR" w:eastAsia="ISOCPEUR" w:hAnsi="ISOCPEUR" w:cs="ISOCPEUR"/>
                            <w:i/>
                            <w:color w:val="000000"/>
                            <w:sz w:val="18"/>
                          </w:rPr>
                          <w:t>Изм.</w:t>
                        </w:r>
                      </w:p>
                      <w:p w:rsidR="004A0239" w:rsidRDefault="004A0239">
                        <w:pPr>
                          <w:spacing w:after="0" w:line="240" w:lineRule="auto"/>
                          <w:jc w:val="center"/>
                          <w:textDirection w:val="btLr"/>
                        </w:pPr>
                        <w:r>
                          <w:rPr>
                            <w:rFonts w:ascii="ISOCPEUR" w:eastAsia="ISOCPEUR" w:hAnsi="ISOCPEUR" w:cs="ISOCPEUR"/>
                            <w:i/>
                            <w:color w:val="000000"/>
                            <w:sz w:val="18"/>
                          </w:rPr>
                          <w:t>.</w:t>
                        </w:r>
                      </w:p>
                    </w:txbxContent>
                  </v:textbox>
                </v:rect>
                <v:rect id="Прямоугольник 57" o:spid="_x0000_s1048" style="position:absolute;left:3750;top:100159;width:329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" filled="f" stroked="f">
                  <v:textbox inset="7pt,3pt,7pt,3pt">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line="275" w:lineRule="auto"/>
                          <w:textDirection w:val="btLr"/>
                        </w:pPr>
                      </w:p>
                    </w:txbxContent>
                  </v:textbox>
                </v:rect>
                <v:rect id="Прямоугольник 58" o:spid="_x0000_s1049" style="position:absolute;left:7464;top:100159;width:847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4A0239" w:rsidRDefault="004A0239">
                        <w:pPr>
                          <w:spacing w:line="275" w:lineRule="auto"/>
                          <w:textDirection w:val="btLr"/>
                        </w:pPr>
                      </w:p>
                    </w:txbxContent>
                  </v:textbox>
                </v:rect>
                <v:rect id="Прямоугольник 59" o:spid="_x0000_s1050" style="position:absolute;left:16407;top:100159;width:505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Подпись</w:t>
                        </w:r>
                      </w:p>
                      <w:p w:rsidR="004A0239" w:rsidRDefault="004A0239">
                        <w:pPr>
                          <w:spacing w:line="275" w:lineRule="auto"/>
                          <w:textDirection w:val="btLr"/>
                        </w:pPr>
                      </w:p>
                    </w:txbxContent>
                  </v:textbox>
                </v:rect>
                <v:rect id="Прямоугольник 60" o:spid="_x0000_s1051" style="position:absolute;left:21745;top:100159;width:32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Дата</w:t>
                        </w:r>
                      </w:p>
                      <w:p w:rsidR="004A0239" w:rsidRDefault="004A0239">
                        <w:pPr>
                          <w:spacing w:line="275" w:lineRule="auto"/>
                          <w:textDirection w:val="btLr"/>
                        </w:pPr>
                      </w:p>
                    </w:txbxContent>
                  </v:textbox>
                </v:rect>
                <v:rect id="Прямоугольник 61" o:spid="_x0000_s1052" style="position:absolute;left:62395;top:96680;width:329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" filled="f" stroked="f">
                  <v:textbox inset="7pt,3pt,7pt,3pt">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line="275" w:lineRule="auto"/>
                          <w:textDirection w:val="btLr"/>
                        </w:pPr>
                      </w:p>
                    </w:txbxContent>
                  </v:textbox>
                </v:rect>
                <v:rect id="Прямоугольник 62" o:spid="_x0000_s1053" style="position:absolute;left:62395;top:99013;width:3296;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" filled="f" stroked="f">
                  <v:textbox inset="7pt,3pt,7pt,3pt">
                    <w:txbxContent>
                      <w:p w:rsidR="004A0239" w:rsidRDefault="004A0239">
                        <w:pPr>
                          <w:spacing w:line="275" w:lineRule="auto"/>
                          <w:textDirection w:val="btLr"/>
                        </w:pPr>
                      </w:p>
                    </w:txbxContent>
                  </v:textbox>
                </v:rect>
                <v:rect id="Прямоугольник 63" o:spid="_x0000_s1054" style="position:absolute;left:25502;top:97923;width:3646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" filled="f" stroked="f">
                  <v:textbox inset="7pt,3pt,7pt,3pt">
                    <w:txbxContent>
                      <w:p w:rsidR="004A0239" w:rsidRDefault="004A0239">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txbxContent>
                  </v:textbox>
                </v:rect>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239" w:rsidRDefault="004A0239">
    <w:pPr>
      <w:pBdr>
        <w:top w:val="nil"/>
        <w:left w:val="nil"/>
        <w:bottom w:val="nil"/>
        <w:right w:val="nil"/>
        <w:between w:val="nil"/>
      </w:pBdr>
      <w:tabs>
        <w:tab w:val="center" w:pos="4677"/>
        <w:tab w:val="right" w:pos="9355"/>
      </w:tabs>
      <w:spacing w:after="0" w:line="240" w:lineRule="auto"/>
      <w:rPr>
        <w:color w:val="000000"/>
      </w:rPr>
    </w:pPr>
    <w:r>
      <w:rPr>
        <w:noProof/>
        <w:color w:val="000000"/>
      </w:rPr>
      <mc:AlternateContent>
        <mc:Choice Requires="wpg">
          <w:drawing>
            <wp:anchor distT="0" distB="0" distL="114300" distR="114300" simplePos="0" relativeHeight="251659264" behindDoc="0" locked="0" layoutInCell="1" hidden="0" allowOverlap="1">
              <wp:simplePos x="0" y="0"/>
              <wp:positionH relativeFrom="page">
                <wp:posOffset>654685</wp:posOffset>
              </wp:positionH>
              <wp:positionV relativeFrom="page">
                <wp:posOffset>316230</wp:posOffset>
              </wp:positionV>
              <wp:extent cx="6588760" cy="10189210"/>
              <wp:effectExtent l="0" t="0" r="0" b="0"/>
              <wp:wrapNone/>
              <wp:docPr id="2" name="Группа 2"/>
              <wp:cNvGraphicFramePr/>
              <a:graphic xmlns:a="http://schemas.openxmlformats.org/drawingml/2006/main">
                <a:graphicData uri="http://schemas.microsoft.com/office/word/2010/wordprocessingGroup">
                  <wpg:wgp>
                    <wpg:cNvGrpSpPr/>
                    <wpg:grpSpPr>
                      <a:xfrm>
                        <a:off x="0" y="0"/>
                        <a:ext cx="6563418" cy="10189210"/>
                        <a:chOff x="2051620" y="0"/>
                        <a:chExt cx="6588760" cy="7560000"/>
                      </a:xfrm>
                    </wpg:grpSpPr>
                    <wpg:grpSp>
                      <wpg:cNvPr id="65" name="Группа 65"/>
                      <wpg:cNvGrpSpPr/>
                      <wpg:grpSpPr>
                        <a:xfrm>
                          <a:off x="2051620" y="0"/>
                          <a:ext cx="6588760" cy="7560000"/>
                          <a:chOff x="0" y="0"/>
                          <a:chExt cx="6588760" cy="10189210"/>
                        </a:xfrm>
                      </wpg:grpSpPr>
                      <wps:wsp>
                        <wps:cNvPr id="66" name="Прямоугольник 66"/>
                        <wps:cNvSpPr/>
                        <wps:spPr>
                          <a:xfrm>
                            <a:off x="0" y="0"/>
                            <a:ext cx="6588750" cy="10189200"/>
                          </a:xfrm>
                          <a:prstGeom prst="rect">
                            <a:avLst/>
                          </a:prstGeom>
                          <a:noFill/>
                          <a:ln>
                            <a:noFill/>
                          </a:ln>
                        </wps:spPr>
                        <wps:txbx>
                          <w:txbxContent>
                            <w:p w:rsidR="004A0239" w:rsidRDefault="004A0239">
                              <w:pPr>
                                <w:spacing w:after="0" w:line="240" w:lineRule="auto"/>
                                <w:textDirection w:val="btLr"/>
                              </w:pPr>
                            </w:p>
                          </w:txbxContent>
                        </wps:txbx>
                        <wps:bodyPr spcFirstLastPara="1" wrap="square" lIns="91425" tIns="91425" rIns="91425" bIns="91425" anchor="ctr" anchorCtr="0">
                          <a:noAutofit/>
                        </wps:bodyPr>
                      </wps:wsp>
                      <wps:wsp>
                        <wps:cNvPr id="67" name="Прямоугольник 67"/>
                        <wps:cNvSpPr/>
                        <wps:spPr>
                          <a:xfrm>
                            <a:off x="0" y="0"/>
                            <a:ext cx="6588760" cy="10189210"/>
                          </a:xfrm>
                          <a:prstGeom prst="rect">
                            <a:avLst/>
                          </a:prstGeom>
                          <a:noFill/>
                          <a:ln w="25400" cap="flat" cmpd="sng">
                            <a:solidFill>
                              <a:srgbClr val="000000"/>
                            </a:solidFill>
                            <a:prstDash val="solid"/>
                            <a:round/>
                            <a:headEnd type="none" w="sm" len="sm"/>
                            <a:tailEnd type="none" w="sm" len="sm"/>
                          </a:ln>
                        </wps:spPr>
                        <wps:txbx>
                          <w:txbxContent>
                            <w:p w:rsidR="004A0239" w:rsidRDefault="004A0239">
                              <w:pPr>
                                <w:spacing w:after="0" w:line="240" w:lineRule="auto"/>
                                <w:textDirection w:val="btLr"/>
                              </w:pPr>
                            </w:p>
                          </w:txbxContent>
                        </wps:txbx>
                        <wps:bodyPr spcFirstLastPara="1" wrap="square" lIns="91425" tIns="91425" rIns="91425" bIns="91425" anchor="ctr" anchorCtr="0">
                          <a:noAutofit/>
                        </wps:bodyPr>
                      </wps:wsp>
                      <wps:wsp>
                        <wps:cNvPr id="68" name="Прямая со стрелкой 68"/>
                        <wps:cNvCnPr/>
                        <wps:spPr>
                          <a:xfrm>
                            <a:off x="327131" y="8754059"/>
                            <a:ext cx="658" cy="52881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69" name="Прямая со стрелкой 69"/>
                        <wps:cNvCnPr/>
                        <wps:spPr>
                          <a:xfrm>
                            <a:off x="3294" y="8748965"/>
                            <a:ext cx="657788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0" name="Прямая со стрелкой 70"/>
                        <wps:cNvCnPr/>
                        <wps:spPr>
                          <a:xfrm>
                            <a:off x="720151"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1" name="Прямая со стрелкой 71"/>
                        <wps:cNvCnPr/>
                        <wps:spPr>
                          <a:xfrm>
                            <a:off x="1620505"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2" name="Прямая со стрелкой 72"/>
                        <wps:cNvCnPr/>
                        <wps:spPr>
                          <a:xfrm>
                            <a:off x="2160124"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3" name="Прямая со стрелкой 73"/>
                        <wps:cNvCnPr/>
                        <wps:spPr>
                          <a:xfrm>
                            <a:off x="2520200" y="8754059"/>
                            <a:ext cx="658" cy="142445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4" name="Прямая со стрелкой 74"/>
                        <wps:cNvCnPr/>
                        <wps:spPr>
                          <a:xfrm>
                            <a:off x="5220933" y="9292050"/>
                            <a:ext cx="1317" cy="353056"/>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5" name="Прямая со стрелкой 75"/>
                        <wps:cNvCnPr/>
                        <wps:spPr>
                          <a:xfrm>
                            <a:off x="3294" y="9829021"/>
                            <a:ext cx="2510646" cy="1018"/>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76" name="Прямая со стрелкой 76"/>
                        <wps:cNvCnPr/>
                        <wps:spPr>
                          <a:xfrm>
                            <a:off x="3294" y="10008860"/>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77" name="Прямоугольник 77"/>
                        <wps:cNvSpPr/>
                        <wps:spPr>
                          <a:xfrm>
                            <a:off x="17789" y="9125456"/>
                            <a:ext cx="290893" cy="157423"/>
                          </a:xfrm>
                          <a:prstGeom prst="rect">
                            <a:avLst/>
                          </a:prstGeom>
                          <a:noFill/>
                          <a:ln>
                            <a:noFill/>
                          </a:ln>
                        </wps:spPr>
                        <wps:txbx>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after="0" w:line="240" w:lineRule="auto"/>
                                <w:jc w:val="center"/>
                                <w:textDirection w:val="btLr"/>
                              </w:pPr>
                              <w:r>
                                <w:rPr>
                                  <w:rFonts w:ascii="ISOCPEUR" w:eastAsia="ISOCPEUR" w:hAnsi="ISOCPEUR" w:cs="ISOCPEUR"/>
                                  <w:color w:val="000000"/>
                                  <w:sz w:val="18"/>
                                </w:rPr>
                                <w:t>Изм</w:t>
                              </w: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78" name="Прямоугольник 78"/>
                        <wps:cNvSpPr/>
                        <wps:spPr>
                          <a:xfrm>
                            <a:off x="346239" y="9125456"/>
                            <a:ext cx="362381"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4A0239" w:rsidRDefault="004A0239">
                              <w:pPr>
                                <w:spacing w:after="0" w:line="240" w:lineRule="auto"/>
                                <w:jc w:val="center"/>
                                <w:textDirection w:val="btLr"/>
                              </w:pPr>
                              <w:r>
                                <w:rPr>
                                  <w:rFonts w:ascii="ISOCPEUR" w:eastAsia="ISOCPEUR" w:hAnsi="ISOCPEUR" w:cs="ISOCPEUR"/>
                                  <w:color w:val="000000"/>
                                  <w:sz w:val="18"/>
                                </w:rPr>
                                <w:t>Лист</w:t>
                              </w:r>
                            </w:p>
                          </w:txbxContent>
                        </wps:txbx>
                        <wps:bodyPr spcFirstLastPara="1" wrap="square" lIns="88900" tIns="38100" rIns="88900" bIns="38100" anchor="t" anchorCtr="0">
                          <a:noAutofit/>
                        </wps:bodyPr>
                      </wps:wsp>
                      <wps:wsp>
                        <wps:cNvPr id="79" name="Прямоугольник 79"/>
                        <wps:cNvSpPr/>
                        <wps:spPr>
                          <a:xfrm>
                            <a:off x="746835" y="9125456"/>
                            <a:ext cx="847643"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Подпись</w:t>
                              </w:r>
                            </w:p>
                            <w:p w:rsidR="004A0239" w:rsidRDefault="004A0239">
                              <w:pPr>
                                <w:spacing w:after="0" w:line="240" w:lineRule="auto"/>
                                <w:jc w:val="center"/>
                                <w:textDirection w:val="btLr"/>
                              </w:pPr>
                              <w:r>
                                <w:rPr>
                                  <w:rFonts w:ascii="ISOCPEUR" w:eastAsia="ISOCPEUR" w:hAnsi="ISOCPEUR" w:cs="ISOCPEUR"/>
                                  <w:color w:val="000000"/>
                                  <w:sz w:val="18"/>
                                </w:rPr>
                                <w:t>№ докум.</w:t>
                              </w:r>
                            </w:p>
                          </w:txbxContent>
                        </wps:txbx>
                        <wps:bodyPr spcFirstLastPara="1" wrap="square" lIns="88900" tIns="38100" rIns="88900" bIns="38100" anchor="t" anchorCtr="0">
                          <a:noAutofit/>
                        </wps:bodyPr>
                      </wps:wsp>
                      <wps:wsp>
                        <wps:cNvPr id="80" name="Прямоугольник 80"/>
                        <wps:cNvSpPr/>
                        <wps:spPr>
                          <a:xfrm>
                            <a:off x="1641589" y="9125456"/>
                            <a:ext cx="505357"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Дата</w:t>
                              </w:r>
                            </w:p>
                            <w:p w:rsidR="004A0239" w:rsidRDefault="004A0239">
                              <w:pPr>
                                <w:spacing w:after="0" w:line="240" w:lineRule="auto"/>
                                <w:jc w:val="center"/>
                                <w:textDirection w:val="btLr"/>
                              </w:pPr>
                              <w:r>
                                <w:rPr>
                                  <w:rFonts w:ascii="ISOCPEUR" w:eastAsia="ISOCPEUR" w:hAnsi="ISOCPEUR" w:cs="ISOCPEUR"/>
                                  <w:color w:val="000000"/>
                                  <w:sz w:val="18"/>
                                </w:rPr>
                                <w:t>Подпись</w:t>
                              </w:r>
                            </w:p>
                          </w:txbxContent>
                        </wps:txbx>
                        <wps:bodyPr spcFirstLastPara="1" wrap="square" lIns="88900" tIns="38100" rIns="88900" bIns="38100" anchor="t" anchorCtr="0">
                          <a:noAutofit/>
                        </wps:bodyPr>
                      </wps:wsp>
                      <wps:wsp>
                        <wps:cNvPr id="81" name="Прямоугольник 81"/>
                        <wps:cNvSpPr/>
                        <wps:spPr>
                          <a:xfrm>
                            <a:off x="2175608" y="9125456"/>
                            <a:ext cx="329438" cy="157423"/>
                          </a:xfrm>
                          <a:prstGeom prst="rect">
                            <a:avLst/>
                          </a:prstGeom>
                          <a:noFill/>
                          <a:ln>
                            <a:noFill/>
                          </a:ln>
                        </wps:spPr>
                        <wps:txbx>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after="0" w:line="240" w:lineRule="auto"/>
                                <w:jc w:val="center"/>
                                <w:textDirection w:val="btLr"/>
                              </w:pPr>
                              <w:r>
                                <w:rPr>
                                  <w:rFonts w:ascii="ISOCPEUR" w:eastAsia="ISOCPEUR" w:hAnsi="ISOCPEUR" w:cs="ISOCPEUR"/>
                                  <w:color w:val="000000"/>
                                  <w:sz w:val="18"/>
                                </w:rPr>
                                <w:t>Дата</w:t>
                              </w:r>
                            </w:p>
                          </w:txbxContent>
                        </wps:txbx>
                        <wps:bodyPr spcFirstLastPara="1" wrap="square" lIns="88900" tIns="38100" rIns="88900" bIns="38100" anchor="t" anchorCtr="0">
                          <a:noAutofit/>
                        </wps:bodyPr>
                      </wps:wsp>
                      <wps:wsp>
                        <wps:cNvPr id="82" name="Прямоугольник 82"/>
                        <wps:cNvSpPr/>
                        <wps:spPr>
                          <a:xfrm>
                            <a:off x="5247617" y="9301729"/>
                            <a:ext cx="485921" cy="157423"/>
                          </a:xfrm>
                          <a:prstGeom prst="rect">
                            <a:avLst/>
                          </a:prstGeom>
                          <a:noFill/>
                          <a:ln>
                            <a:noFill/>
                          </a:ln>
                        </wps:spPr>
                        <wps:txbx>
                          <w:txbxContent>
                            <w:p w:rsidR="004A0239" w:rsidRDefault="004A0239">
                              <w:pPr>
                                <w:spacing w:line="275" w:lineRule="auto"/>
                                <w:jc w:val="center"/>
                                <w:textDirection w:val="btLr"/>
                              </w:pPr>
                              <w:r>
                                <w:rPr>
                                  <w:color w:val="000000"/>
                                  <w:sz w:val="20"/>
                                </w:rPr>
                                <w:t>Лист</w:t>
                              </w:r>
                            </w:p>
                            <w:p w:rsidR="004A0239" w:rsidRDefault="004A0239">
                              <w:pPr>
                                <w:spacing w:after="0" w:line="240" w:lineRule="auto"/>
                                <w:jc w:val="center"/>
                                <w:textDirection w:val="btLr"/>
                              </w:pPr>
                              <w:r>
                                <w:rPr>
                                  <w:rFonts w:ascii="ISOCPEUR" w:eastAsia="ISOCPEUR" w:hAnsi="ISOCPEUR" w:cs="ISOCPEUR"/>
                                  <w:color w:val="000000"/>
                                  <w:sz w:val="18"/>
                                </w:rPr>
                                <w:t>Лист</w:t>
                              </w:r>
                            </w:p>
                          </w:txbxContent>
                        </wps:txbx>
                        <wps:bodyPr spcFirstLastPara="1" wrap="square" lIns="88900" tIns="38100" rIns="88900" bIns="38100" anchor="t" anchorCtr="0">
                          <a:noAutofit/>
                        </wps:bodyPr>
                      </wps:wsp>
                      <wps:wsp>
                        <wps:cNvPr id="83" name="Прямоугольник 83"/>
                        <wps:cNvSpPr/>
                        <wps:spPr>
                          <a:xfrm>
                            <a:off x="5247617" y="9487682"/>
                            <a:ext cx="485921" cy="157932"/>
                          </a:xfrm>
                          <a:prstGeom prst="rect">
                            <a:avLst/>
                          </a:prstGeom>
                          <a:noFill/>
                          <a:ln>
                            <a:noFill/>
                          </a:ln>
                        </wps:spPr>
                        <wps:txbx>
                          <w:txbxContent>
                            <w:p w:rsidR="004A0239" w:rsidRDefault="004A0239">
                              <w:pPr>
                                <w:spacing w:after="0" w:line="240" w:lineRule="auto"/>
                                <w:jc w:val="center"/>
                                <w:textDirection w:val="btLr"/>
                              </w:pPr>
                              <w:r>
                                <w:rPr>
                                  <w:rFonts w:ascii="ISOCPEUR" w:eastAsia="ISOCPEUR" w:hAnsi="ISOCPEUR" w:cs="ISOCPEUR"/>
                                  <w:color w:val="000000"/>
                                  <w:sz w:val="18"/>
                                </w:rPr>
                                <w:t>2</w:t>
                              </w:r>
                            </w:p>
                          </w:txbxContent>
                        </wps:txbx>
                        <wps:bodyPr spcFirstLastPara="1" wrap="square" lIns="88900" tIns="38100" rIns="88900" bIns="38100" anchor="t" anchorCtr="0">
                          <a:noAutofit/>
                        </wps:bodyPr>
                      </wps:wsp>
                      <wps:wsp>
                        <wps:cNvPr id="84" name="Прямоугольник 84"/>
                        <wps:cNvSpPr/>
                        <wps:spPr>
                          <a:xfrm>
                            <a:off x="2556438" y="8905879"/>
                            <a:ext cx="4005636" cy="243012"/>
                          </a:xfrm>
                          <a:prstGeom prst="rect">
                            <a:avLst/>
                          </a:prstGeom>
                          <a:noFill/>
                          <a:ln>
                            <a:noFill/>
                          </a:ln>
                        </wps:spPr>
                        <wps:txbx>
                          <w:txbxContent>
                            <w:p w:rsidR="004A0239" w:rsidRDefault="004A0239">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p w:rsidR="004A0239" w:rsidRDefault="004A0239">
                              <w:pPr>
                                <w:spacing w:line="275" w:lineRule="auto"/>
                                <w:textDirection w:val="btLr"/>
                              </w:pPr>
                            </w:p>
                          </w:txbxContent>
                        </wps:txbx>
                        <wps:bodyPr spcFirstLastPara="1" wrap="square" lIns="88900" tIns="38100" rIns="88900" bIns="38100" anchor="t" anchorCtr="0">
                          <a:noAutofit/>
                        </wps:bodyPr>
                      </wps:wsp>
                      <wps:wsp>
                        <wps:cNvPr id="85" name="Прямая со стрелкой 85"/>
                        <wps:cNvCnPr/>
                        <wps:spPr>
                          <a:xfrm>
                            <a:off x="3953" y="9288993"/>
                            <a:ext cx="657788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86" name="Прямая со стрелкой 86"/>
                        <wps:cNvCnPr/>
                        <wps:spPr>
                          <a:xfrm>
                            <a:off x="8235" y="9109663"/>
                            <a:ext cx="2510646"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87" name="Прямая со стрелкой 87"/>
                        <wps:cNvCnPr/>
                        <wps:spPr>
                          <a:xfrm>
                            <a:off x="3294" y="8928804"/>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88" name="Прямая со стрелкой 88"/>
                        <wps:cNvCnPr/>
                        <wps:spPr>
                          <a:xfrm>
                            <a:off x="3294" y="9648162"/>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89" name="Прямая со стрелкой 89"/>
                        <wps:cNvCnPr/>
                        <wps:spPr>
                          <a:xfrm>
                            <a:off x="3294" y="9467304"/>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cNvPr id="90" name="Группа 90"/>
                        <wpg:cNvGrpSpPr/>
                        <wpg:grpSpPr>
                          <a:xfrm>
                            <a:off x="12848" y="9306314"/>
                            <a:ext cx="1581630" cy="157932"/>
                            <a:chOff x="0" y="0"/>
                            <a:chExt cx="1581630" cy="157932"/>
                          </a:xfrm>
                        </wpg:grpSpPr>
                        <wps:wsp>
                          <wps:cNvPr id="91" name="Прямоугольник 91"/>
                          <wps:cNvSpPr/>
                          <wps:spPr>
                            <a:xfrm>
                              <a:off x="0" y="0"/>
                              <a:ext cx="700381" cy="157932"/>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Разраб</w:t>
                                </w:r>
                                <w:proofErr w:type="spellEnd"/>
                                <w:r>
                                  <w:rPr>
                                    <w:rFonts w:ascii="ISOCPEUR" w:eastAsia="ISOCPEUR" w:hAnsi="ISOCPEUR" w:cs="ISOCPEUR"/>
                                    <w:color w:val="000000"/>
                                    <w:sz w:val="18"/>
                                  </w:rPr>
                                  <w:t>.</w:t>
                                </w:r>
                              </w:p>
                            </w:txbxContent>
                          </wps:txbx>
                          <wps:bodyPr spcFirstLastPara="1" wrap="square" lIns="88900" tIns="38100" rIns="88900" bIns="38100" anchor="t" anchorCtr="0">
                            <a:noAutofit/>
                          </wps:bodyPr>
                        </wps:wsp>
                        <wps:wsp>
                          <wps:cNvPr id="92" name="Прямоугольник 92"/>
                          <wps:cNvSpPr/>
                          <wps:spPr>
                            <a:xfrm>
                              <a:off x="733992" y="0"/>
                              <a:ext cx="847638" cy="157932"/>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color w:val="000000"/>
                                    <w:sz w:val="16"/>
                                  </w:rPr>
                                  <w:t>Спиркин М.А.</w:t>
                                </w:r>
                              </w:p>
                            </w:txbxContent>
                          </wps:txbx>
                          <wps:bodyPr spcFirstLastPara="1" wrap="square" lIns="88900" tIns="38100" rIns="88900" bIns="38100" anchor="t" anchorCtr="0">
                            <a:noAutofit/>
                          </wps:bodyPr>
                        </wps:wsp>
                      </wpg:grpSp>
                      <wpg:grpSp>
                        <wpg:cNvPr id="93" name="Группа 93"/>
                        <wpg:cNvGrpSpPr/>
                        <wpg:grpSpPr>
                          <a:xfrm>
                            <a:off x="12848" y="9483097"/>
                            <a:ext cx="1581630" cy="157423"/>
                            <a:chOff x="0" y="0"/>
                            <a:chExt cx="1581630" cy="157423"/>
                          </a:xfrm>
                        </wpg:grpSpPr>
                        <wps:wsp>
                          <wps:cNvPr id="94" name="Прямоугольник 94"/>
                          <wps:cNvSpPr/>
                          <wps:spPr>
                            <a:xfrm>
                              <a:off x="0" y="0"/>
                              <a:ext cx="700381" cy="157423"/>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Провер</w:t>
                                </w:r>
                                <w:proofErr w:type="spellEnd"/>
                                <w:r>
                                  <w:rPr>
                                    <w:rFonts w:ascii="ISOCPEUR" w:eastAsia="ISOCPEUR" w:hAnsi="ISOCPEUR" w:cs="ISOCPEUR"/>
                                    <w:color w:val="000000"/>
                                    <w:sz w:val="18"/>
                                  </w:rPr>
                                  <w:t>.</w:t>
                                </w:r>
                              </w:p>
                              <w:p w:rsidR="004A0239" w:rsidRDefault="004A0239">
                                <w:pPr>
                                  <w:spacing w:after="0" w:line="240" w:lineRule="auto"/>
                                  <w:jc w:val="both"/>
                                  <w:textDirection w:val="btLr"/>
                                </w:pPr>
                              </w:p>
                            </w:txbxContent>
                          </wps:txbx>
                          <wps:bodyPr spcFirstLastPara="1" wrap="square" lIns="88900" tIns="38100" rIns="88900" bIns="38100" anchor="t" anchorCtr="0">
                            <a:noAutofit/>
                          </wps:bodyPr>
                        </wps:wsp>
                        <wps:wsp>
                          <wps:cNvPr id="95" name="Прямоугольник 95"/>
                          <wps:cNvSpPr/>
                          <wps:spPr>
                            <a:xfrm>
                              <a:off x="733992" y="0"/>
                              <a:ext cx="847638" cy="157423"/>
                            </a:xfrm>
                            <a:prstGeom prst="rect">
                              <a:avLst/>
                            </a:prstGeom>
                            <a:noFill/>
                            <a:ln>
                              <a:noFill/>
                            </a:ln>
                          </wps:spPr>
                          <wps:txbx>
                            <w:txbxContent>
                              <w:p w:rsidR="004A0239" w:rsidRDefault="004A0239">
                                <w:pPr>
                                  <w:spacing w:line="275" w:lineRule="auto"/>
                                  <w:textDirection w:val="btLr"/>
                                </w:pPr>
                                <w:r>
                                  <w:rPr>
                                    <w:rFonts w:ascii="ISOCPEUR" w:eastAsia="ISOCPEUR" w:hAnsi="ISOCPEUR" w:cs="ISOCPEUR"/>
                                    <w:color w:val="000000"/>
                                    <w:sz w:val="16"/>
                                  </w:rPr>
                                  <w:t>Калмыкова И.М.</w:t>
                                </w:r>
                              </w:p>
                              <w:p w:rsidR="004A0239" w:rsidRDefault="004A0239">
                                <w:pPr>
                                  <w:spacing w:line="275" w:lineRule="auto"/>
                                  <w:textDirection w:val="btLr"/>
                                </w:pPr>
                              </w:p>
                            </w:txbxContent>
                          </wps:txbx>
                          <wps:bodyPr spcFirstLastPara="1" wrap="square" lIns="88900" tIns="38100" rIns="88900" bIns="38100" anchor="t" anchorCtr="0">
                            <a:noAutofit/>
                          </wps:bodyPr>
                        </wps:wsp>
                      </wpg:grpSp>
                      <wpg:grpSp>
                        <wpg:cNvPr id="96" name="Группа 96"/>
                        <wpg:cNvGrpSpPr/>
                        <wpg:grpSpPr>
                          <a:xfrm>
                            <a:off x="12848" y="9663956"/>
                            <a:ext cx="1581630" cy="157423"/>
                            <a:chOff x="0" y="0"/>
                            <a:chExt cx="1581630" cy="157423"/>
                          </a:xfrm>
                        </wpg:grpSpPr>
                        <wps:wsp>
                          <wps:cNvPr id="97" name="Прямоугольник 97"/>
                          <wps:cNvSpPr/>
                          <wps:spPr>
                            <a:xfrm>
                              <a:off x="0" y="0"/>
                              <a:ext cx="700381" cy="157423"/>
                            </a:xfrm>
                            <a:prstGeom prst="rect">
                              <a:avLst/>
                            </a:prstGeom>
                            <a:noFill/>
                            <a:ln>
                              <a:noFill/>
                            </a:ln>
                          </wps:spPr>
                          <wps:txbx>
                            <w:txbxContent>
                              <w:p w:rsidR="004A0239" w:rsidRDefault="004A0239">
                                <w:pPr>
                                  <w:spacing w:after="0" w:line="240" w:lineRule="auto"/>
                                  <w:jc w:val="both"/>
                                  <w:textDirection w:val="btLr"/>
                                </w:pPr>
                              </w:p>
                            </w:txbxContent>
                          </wps:txbx>
                          <wps:bodyPr spcFirstLastPara="1" wrap="square" lIns="88900" tIns="38100" rIns="88900" bIns="38100" anchor="t" anchorCtr="0">
                            <a:noAutofit/>
                          </wps:bodyPr>
                        </wps:wsp>
                        <wps:wsp>
                          <wps:cNvPr id="98" name="Прямоугольник 98"/>
                          <wps:cNvSpPr/>
                          <wps:spPr>
                            <a:xfrm>
                              <a:off x="733992" y="0"/>
                              <a:ext cx="847638" cy="157423"/>
                            </a:xfrm>
                            <a:prstGeom prst="rect">
                              <a:avLst/>
                            </a:prstGeom>
                            <a:noFill/>
                            <a:ln>
                              <a:noFill/>
                            </a:ln>
                          </wps:spPr>
                          <wps:txbx>
                            <w:txbxContent>
                              <w:p w:rsidR="004A0239" w:rsidRDefault="004A0239">
                                <w:pPr>
                                  <w:spacing w:line="275" w:lineRule="auto"/>
                                  <w:textDirection w:val="btLr"/>
                                </w:pPr>
                              </w:p>
                            </w:txbxContent>
                          </wps:txbx>
                          <wps:bodyPr spcFirstLastPara="1" wrap="square" lIns="88900" tIns="38100" rIns="88900" bIns="38100" anchor="t" anchorCtr="0">
                            <a:noAutofit/>
                          </wps:bodyPr>
                        </wps:wsp>
                      </wpg:grpSp>
                      <wpg:grpSp>
                        <wpg:cNvPr id="99" name="Группа 99"/>
                        <wpg:cNvGrpSpPr/>
                        <wpg:grpSpPr>
                          <a:xfrm>
                            <a:off x="12848" y="9839720"/>
                            <a:ext cx="1581630" cy="157932"/>
                            <a:chOff x="0" y="0"/>
                            <a:chExt cx="1581630" cy="157932"/>
                          </a:xfrm>
                        </wpg:grpSpPr>
                        <wps:wsp>
                          <wps:cNvPr id="100" name="Прямоугольник 100"/>
                          <wps:cNvSpPr/>
                          <wps:spPr>
                            <a:xfrm>
                              <a:off x="0" y="0"/>
                              <a:ext cx="700381" cy="157932"/>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
                            </w:txbxContent>
                          </wps:txbx>
                          <wps:bodyPr spcFirstLastPara="1" wrap="square" lIns="88900" tIns="38100" rIns="88900" bIns="38100" anchor="t" anchorCtr="0">
                            <a:noAutofit/>
                          </wps:bodyPr>
                        </wps:wsp>
                        <wps:wsp>
                          <wps:cNvPr id="101" name="Прямоугольник 101"/>
                          <wps:cNvSpPr/>
                          <wps:spPr>
                            <a:xfrm>
                              <a:off x="733992" y="0"/>
                              <a:ext cx="847638" cy="157932"/>
                            </a:xfrm>
                            <a:prstGeom prst="rect">
                              <a:avLst/>
                            </a:prstGeom>
                            <a:noFill/>
                            <a:ln>
                              <a:noFill/>
                            </a:ln>
                          </wps:spPr>
                          <wps:txbx>
                            <w:txbxContent>
                              <w:p w:rsidR="004A0239" w:rsidRDefault="004A0239">
                                <w:pPr>
                                  <w:spacing w:line="275" w:lineRule="auto"/>
                                  <w:textDirection w:val="btLr"/>
                                </w:pPr>
                              </w:p>
                            </w:txbxContent>
                          </wps:txbx>
                          <wps:bodyPr spcFirstLastPara="1" wrap="square" lIns="88900" tIns="38100" rIns="88900" bIns="38100" anchor="t" anchorCtr="0">
                            <a:noAutofit/>
                          </wps:bodyPr>
                        </wps:wsp>
                      </wpg:grpSp>
                      <wpg:grpSp>
                        <wpg:cNvPr id="102" name="Группа 102"/>
                        <wpg:cNvGrpSpPr/>
                        <wpg:grpSpPr>
                          <a:xfrm>
                            <a:off x="12848" y="10015993"/>
                            <a:ext cx="1581630" cy="157423"/>
                            <a:chOff x="0" y="0"/>
                            <a:chExt cx="1581630" cy="157423"/>
                          </a:xfrm>
                        </wpg:grpSpPr>
                        <wps:wsp>
                          <wps:cNvPr id="103" name="Прямоугольник 103"/>
                          <wps:cNvSpPr/>
                          <wps:spPr>
                            <a:xfrm>
                              <a:off x="0" y="0"/>
                              <a:ext cx="700381" cy="157423"/>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
                            </w:txbxContent>
                          </wps:txbx>
                          <wps:bodyPr spcFirstLastPara="1" wrap="square" lIns="88900" tIns="38100" rIns="88900" bIns="38100" anchor="t" anchorCtr="0">
                            <a:noAutofit/>
                          </wps:bodyPr>
                        </wps:wsp>
                        <wps:wsp>
                          <wps:cNvPr id="104" name="Прямоугольник 104"/>
                          <wps:cNvSpPr/>
                          <wps:spPr>
                            <a:xfrm>
                              <a:off x="733992" y="0"/>
                              <a:ext cx="847638" cy="157423"/>
                            </a:xfrm>
                            <a:prstGeom prst="rect">
                              <a:avLst/>
                            </a:prstGeom>
                            <a:noFill/>
                            <a:ln>
                              <a:noFill/>
                            </a:ln>
                          </wps:spPr>
                          <wps:txbx>
                            <w:txbxContent>
                              <w:p w:rsidR="004A0239" w:rsidRDefault="004A0239">
                                <w:pPr>
                                  <w:spacing w:line="275" w:lineRule="auto"/>
                                  <w:textDirection w:val="btLr"/>
                                </w:pPr>
                              </w:p>
                            </w:txbxContent>
                          </wps:txbx>
                          <wps:bodyPr spcFirstLastPara="1" wrap="square" lIns="88900" tIns="38100" rIns="88900" bIns="38100" anchor="t" anchorCtr="0">
                            <a:noAutofit/>
                          </wps:bodyPr>
                        </wps:wsp>
                      </wpg:grpSp>
                      <wps:wsp>
                        <wps:cNvPr id="105" name="Прямая со стрелкой 105"/>
                        <wps:cNvCnPr/>
                        <wps:spPr>
                          <a:xfrm>
                            <a:off x="4680655" y="9292050"/>
                            <a:ext cx="658" cy="8864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6" name="Прямоугольник 106"/>
                        <wps:cNvSpPr/>
                        <wps:spPr>
                          <a:xfrm>
                            <a:off x="2565333" y="9330259"/>
                            <a:ext cx="2072823" cy="819721"/>
                          </a:xfrm>
                          <a:prstGeom prst="rect">
                            <a:avLst/>
                          </a:prstGeom>
                          <a:noFill/>
                          <a:ln>
                            <a:noFill/>
                          </a:ln>
                        </wps:spPr>
                        <wps:txbx>
                          <w:txbxContent>
                            <w:p w:rsidR="004A0239" w:rsidRDefault="004A0239">
                              <w:pPr>
                                <w:spacing w:after="0" w:line="240" w:lineRule="auto"/>
                                <w:jc w:val="center"/>
                                <w:textDirection w:val="btLr"/>
                              </w:pPr>
                            </w:p>
                            <w:p w:rsidR="004A0239" w:rsidRDefault="004A0239">
                              <w:pPr>
                                <w:spacing w:after="0" w:line="240" w:lineRule="auto"/>
                                <w:jc w:val="center"/>
                                <w:textDirection w:val="btLr"/>
                              </w:pPr>
                              <w:r>
                                <w:rPr>
                                  <w:rFonts w:ascii="ISOCPEUR" w:eastAsia="ISOCPEUR" w:hAnsi="ISOCPEUR" w:cs="ISOCPEUR"/>
                                  <w:color w:val="000000"/>
                                  <w:sz w:val="32"/>
                                </w:rPr>
                                <w:t>ПОЯСНИТЕЛЬНАЯ ЗАПИСКА</w:t>
                              </w:r>
                            </w:p>
                          </w:txbxContent>
                        </wps:txbx>
                        <wps:bodyPr spcFirstLastPara="1" wrap="square" lIns="88900" tIns="38100" rIns="88900" bIns="38100" anchor="t" anchorCtr="0">
                          <a:noAutofit/>
                        </wps:bodyPr>
                      </wps:wsp>
                      <wps:wsp>
                        <wps:cNvPr id="107" name="Прямая со стрелкой 107"/>
                        <wps:cNvCnPr/>
                        <wps:spPr>
                          <a:xfrm>
                            <a:off x="4684937" y="9469342"/>
                            <a:ext cx="1900527"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8" name="Прямая со стрелкой 108"/>
                        <wps:cNvCnPr/>
                        <wps:spPr>
                          <a:xfrm>
                            <a:off x="4684278" y="9648672"/>
                            <a:ext cx="1900527" cy="101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9" name="Прямая со стрелкой 109"/>
                        <wps:cNvCnPr/>
                        <wps:spPr>
                          <a:xfrm>
                            <a:off x="5760882" y="9292050"/>
                            <a:ext cx="988" cy="353056"/>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10" name="Прямоугольник 110"/>
                        <wps:cNvSpPr/>
                        <wps:spPr>
                          <a:xfrm>
                            <a:off x="4709316" y="9301729"/>
                            <a:ext cx="485591" cy="157423"/>
                          </a:xfrm>
                          <a:prstGeom prst="rect">
                            <a:avLst/>
                          </a:prstGeom>
                          <a:noFill/>
                          <a:ln>
                            <a:noFill/>
                          </a:ln>
                        </wps:spPr>
                        <wps:txbx>
                          <w:txbxContent>
                            <w:p w:rsidR="004A0239" w:rsidRDefault="004A0239">
                              <w:pPr>
                                <w:spacing w:after="0" w:line="240" w:lineRule="auto"/>
                                <w:jc w:val="center"/>
                                <w:textDirection w:val="btLr"/>
                              </w:pPr>
                              <w:r>
                                <w:rPr>
                                  <w:rFonts w:ascii="ISOCPEUR" w:eastAsia="ISOCPEUR" w:hAnsi="ISOCPEUR" w:cs="ISOCPEUR"/>
                                  <w:color w:val="000000"/>
                                  <w:sz w:val="18"/>
                                </w:rPr>
                                <w:t>Лит</w:t>
                              </w: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111" name="Прямоугольник 111"/>
                        <wps:cNvSpPr/>
                        <wps:spPr>
                          <a:xfrm>
                            <a:off x="5790531" y="9301729"/>
                            <a:ext cx="766602" cy="157423"/>
                          </a:xfrm>
                          <a:prstGeom prst="rect">
                            <a:avLst/>
                          </a:prstGeom>
                          <a:noFill/>
                          <a:ln>
                            <a:noFill/>
                          </a:ln>
                        </wps:spPr>
                        <wps:txbx>
                          <w:txbxContent>
                            <w:p w:rsidR="004A0239" w:rsidRDefault="004A0239">
                              <w:pPr>
                                <w:spacing w:after="0" w:line="240" w:lineRule="auto"/>
                                <w:jc w:val="center"/>
                                <w:textDirection w:val="btLr"/>
                              </w:pPr>
                              <w:r>
                                <w:rPr>
                                  <w:rFonts w:ascii="ISOCPEUR" w:eastAsia="ISOCPEUR" w:hAnsi="ISOCPEUR" w:cs="ISOCPEUR"/>
                                  <w:color w:val="000000"/>
                                  <w:sz w:val="18"/>
                                </w:rPr>
                                <w:t>Листов</w:t>
                              </w:r>
                            </w:p>
                          </w:txbxContent>
                        </wps:txbx>
                        <wps:bodyPr spcFirstLastPara="1" wrap="square" lIns="88900" tIns="38100" rIns="88900" bIns="38100" anchor="t" anchorCtr="0">
                          <a:noAutofit/>
                        </wps:bodyPr>
                      </wps:wsp>
                      <wps:wsp>
                        <wps:cNvPr id="112" name="Прямоугольник 112"/>
                        <wps:cNvSpPr/>
                        <wps:spPr>
                          <a:xfrm>
                            <a:off x="5795143" y="9482588"/>
                            <a:ext cx="766272" cy="157423"/>
                          </a:xfrm>
                          <a:prstGeom prst="rect">
                            <a:avLst/>
                          </a:prstGeom>
                          <a:noFill/>
                          <a:ln>
                            <a:noFill/>
                          </a:ln>
                        </wps:spPr>
                        <wps:txbx>
                          <w:txbxContent>
                            <w:p w:rsidR="004A0239" w:rsidRDefault="004A0239">
                              <w:pPr>
                                <w:spacing w:line="275" w:lineRule="auto"/>
                                <w:jc w:val="center"/>
                                <w:textDirection w:val="btLr"/>
                              </w:pPr>
                              <w:r>
                                <w:rPr>
                                  <w:color w:val="000000"/>
                                  <w:sz w:val="20"/>
                                </w:rPr>
                                <w:t>28</w:t>
                              </w:r>
                            </w:p>
                          </w:txbxContent>
                        </wps:txbx>
                        <wps:bodyPr spcFirstLastPara="1" wrap="square" lIns="88900" tIns="38100" rIns="88900" bIns="38100" anchor="t" anchorCtr="0">
                          <a:noAutofit/>
                        </wps:bodyPr>
                      </wps:wsp>
                      <wps:wsp>
                        <wps:cNvPr id="113" name="Прямая со стрелкой 113"/>
                        <wps:cNvCnPr/>
                        <wps:spPr>
                          <a:xfrm>
                            <a:off x="4860857" y="9472908"/>
                            <a:ext cx="658" cy="172197"/>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14" name="Прямая со стрелкой 114"/>
                        <wps:cNvCnPr/>
                        <wps:spPr>
                          <a:xfrm>
                            <a:off x="5040730" y="9473417"/>
                            <a:ext cx="658" cy="172197"/>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15" name="Прямоугольник 115"/>
                        <wps:cNvSpPr/>
                        <wps:spPr>
                          <a:xfrm>
                            <a:off x="4709316" y="9792340"/>
                            <a:ext cx="1847817" cy="224162"/>
                          </a:xfrm>
                          <a:prstGeom prst="rect">
                            <a:avLst/>
                          </a:prstGeom>
                          <a:noFill/>
                          <a:ln>
                            <a:noFill/>
                          </a:ln>
                        </wps:spPr>
                        <wps:txbx>
                          <w:txbxContent>
                            <w:p w:rsidR="004A0239" w:rsidRDefault="004A0239">
                              <w:pPr>
                                <w:spacing w:line="275" w:lineRule="auto"/>
                                <w:jc w:val="center"/>
                                <w:textDirection w:val="btLr"/>
                              </w:pPr>
                              <w:r>
                                <w:rPr>
                                  <w:color w:val="000000"/>
                                  <w:sz w:val="32"/>
                                </w:rPr>
                                <w:t>ГАПОУ СО «КУПК»</w:t>
                              </w:r>
                            </w:p>
                          </w:txbxContent>
                        </wps:txbx>
                        <wps:bodyPr spcFirstLastPara="1" wrap="square" lIns="88900" tIns="38100" rIns="88900" bIns="38100" anchor="t" anchorCtr="0">
                          <a:noAutofit/>
                        </wps:bodyPr>
                      </wps:wsp>
                    </wpg:grpSp>
                  </wpg:wgp>
                </a:graphicData>
              </a:graphic>
            </wp:anchor>
          </w:drawing>
        </mc:Choice>
        <mc:Fallback>
          <w:pict>
            <v:group id="Группа 2" o:spid="_x0000_s1055" style="position:absolute;margin-left:51.55pt;margin-top:24.9pt;width:518.8pt;height:802.3pt;z-index:251659264;mso-position-horizontal-relative:page;mso-position-vertical-relative:page" coordorigin="20516" coordsize="6588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">
              <v:group id="Группа 65" o:spid="_x0000_s1056" style="position:absolute;left:20516;width:65887;height:75600" coordsize="65887,1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Прямоугольник 66" o:spid="_x0000_s1057" style="position:absolute;width:65887;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rsidR="004A0239" w:rsidRDefault="004A0239">
                        <w:pPr>
                          <w:spacing w:after="0" w:line="240" w:lineRule="auto"/>
                          <w:textDirection w:val="btLr"/>
                        </w:pPr>
                      </w:p>
                    </w:txbxContent>
                  </v:textbox>
                </v:rect>
                <v:rect id="Прямоугольник 67" o:spid="_x0000_s1058" style="position:absolute;width:65887;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" filled="f" strokeweight="2pt">
                  <v:stroke startarrowwidth="narrow" startarrowlength="short" endarrowwidth="narrow" endarrowlength="short" joinstyle="round"/>
                  <v:textbox inset="2.53958mm,2.53958mm,2.53958mm,2.53958mm">
                    <w:txbxContent>
                      <w:p w:rsidR="004A0239" w:rsidRDefault="004A0239">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68" o:spid="_x0000_s1059" type="#_x0000_t32" style="position:absolute;left:3271;top:87540;width:6;height:5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" filled="t" strokeweight="2pt">
                  <v:stroke startarrowwidth="narrow" startarrowlength="short" endarrowwidth="narrow" endarrowlength="short"/>
                </v:shape>
                <v:shape id="Прямая со стрелкой 69" o:spid="_x0000_s1060" type="#_x0000_t32" style="position:absolute;left:32;top:87489;width:65779;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" filled="t" strokeweight="2pt">
                  <v:stroke startarrowwidth="narrow" startarrowlength="short" endarrowwidth="narrow" endarrowlength="short"/>
                </v:shape>
                <v:shape id="Прямая со стрелкой 70" o:spid="_x0000_s1061" type="#_x0000_t32" style="position:absolute;left:7201;top:87586;width:7;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" filled="t" strokeweight="2pt">
                  <v:stroke startarrowwidth="narrow" startarrowlength="short" endarrowwidth="narrow" endarrowlength="short"/>
                </v:shape>
                <v:shape id="Прямая со стрелкой 71" o:spid="_x0000_s1062" type="#_x0000_t32" style="position:absolute;left:16205;top:87586;width:6;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" filled="t" strokeweight="2pt">
                  <v:stroke startarrowwidth="narrow" startarrowlength="short" endarrowwidth="narrow" endarrowlength="short"/>
                </v:shape>
                <v:shape id="Прямая со стрелкой 72" o:spid="_x0000_s1063" type="#_x0000_t32" style="position:absolute;left:21601;top:87586;width:6;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" filled="t" strokeweight="2pt">
                  <v:stroke startarrowwidth="narrow" startarrowlength="short" endarrowwidth="narrow" endarrowlength="short"/>
                </v:shape>
                <v:shape id="Прямая со стрелкой 73" o:spid="_x0000_s1064" type="#_x0000_t32" style="position:absolute;left:25202;top:87540;width:6;height:14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" filled="t" strokeweight="2pt">
                  <v:stroke startarrowwidth="narrow" startarrowlength="short" endarrowwidth="narrow" endarrowlength="short"/>
                </v:shape>
                <v:shape id="Прямая со стрелкой 74" o:spid="_x0000_s1065" type="#_x0000_t32" style="position:absolute;left:52209;top:92920;width:13;height:3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" filled="t" strokeweight="2pt">
                  <v:stroke startarrowwidth="narrow" startarrowlength="short" endarrowwidth="narrow" endarrowlength="short"/>
                </v:shape>
                <v:shape id="Прямая со стрелкой 75" o:spid="_x0000_s1066" type="#_x0000_t32" style="position:absolute;left:32;top:98290;width:2510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" filled="t" strokeweight="1pt">
                  <v:stroke startarrowwidth="narrow" startarrowlength="short" endarrowwidth="narrow" endarrowlength="short"/>
                </v:shape>
                <v:shape id="Прямая со стрелкой 76" o:spid="_x0000_s1067" type="#_x0000_t32" style="position:absolute;left:32;top:100088;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" filled="t" strokeweight="1pt">
                  <v:stroke startarrowwidth="narrow" startarrowlength="short" endarrowwidth="narrow" endarrowlength="short"/>
                </v:shape>
                <v:rect id="Прямоугольник 77" o:spid="_x0000_s1068" style="position:absolute;left:177;top:91254;width:2909;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" filled="f" stroked="f">
                  <v:textbox inset="7pt,3pt,7pt,3pt">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after="0" w:line="240" w:lineRule="auto"/>
                          <w:jc w:val="center"/>
                          <w:textDirection w:val="btLr"/>
                        </w:pPr>
                        <w:r>
                          <w:rPr>
                            <w:rFonts w:ascii="ISOCPEUR" w:eastAsia="ISOCPEUR" w:hAnsi="ISOCPEUR" w:cs="ISOCPEUR"/>
                            <w:color w:val="000000"/>
                            <w:sz w:val="18"/>
                          </w:rPr>
                          <w:t>Изм</w:t>
                        </w:r>
                        <w:r>
                          <w:rPr>
                            <w:rFonts w:ascii="ISOCPEUR" w:eastAsia="ISOCPEUR" w:hAnsi="ISOCPEUR" w:cs="ISOCPEUR"/>
                            <w:i/>
                            <w:color w:val="000000"/>
                            <w:sz w:val="18"/>
                          </w:rPr>
                          <w:t>.</w:t>
                        </w:r>
                      </w:p>
                    </w:txbxContent>
                  </v:textbox>
                </v:rect>
                <v:rect id="Прямоугольник 78" o:spid="_x0000_s1069" style="position:absolute;left:3462;top:91254;width:362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4A0239" w:rsidRDefault="004A0239">
                        <w:pPr>
                          <w:spacing w:after="0" w:line="240" w:lineRule="auto"/>
                          <w:jc w:val="center"/>
                          <w:textDirection w:val="btLr"/>
                        </w:pPr>
                        <w:r>
                          <w:rPr>
                            <w:rFonts w:ascii="ISOCPEUR" w:eastAsia="ISOCPEUR" w:hAnsi="ISOCPEUR" w:cs="ISOCPEUR"/>
                            <w:color w:val="000000"/>
                            <w:sz w:val="18"/>
                          </w:rPr>
                          <w:t>Лист</w:t>
                        </w:r>
                      </w:p>
                    </w:txbxContent>
                  </v:textbox>
                </v:rect>
                <v:rect id="Прямоугольник 79" o:spid="_x0000_s1070" style="position:absolute;left:7468;top:91254;width:847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Подпись</w:t>
                        </w:r>
                      </w:p>
                      <w:p w:rsidR="004A0239" w:rsidRDefault="004A0239">
                        <w:pPr>
                          <w:spacing w:after="0" w:line="240" w:lineRule="auto"/>
                          <w:jc w:val="center"/>
                          <w:textDirection w:val="btLr"/>
                        </w:pPr>
                        <w:r>
                          <w:rPr>
                            <w:rFonts w:ascii="ISOCPEUR" w:eastAsia="ISOCPEUR" w:hAnsi="ISOCPEUR" w:cs="ISOCPEUR"/>
                            <w:color w:val="000000"/>
                            <w:sz w:val="18"/>
                          </w:rPr>
                          <w:t>№ докум.</w:t>
                        </w:r>
                      </w:p>
                    </w:txbxContent>
                  </v:textbox>
                </v:rect>
                <v:rect id="Прямоугольник 80" o:spid="_x0000_s1071" style="position:absolute;left:16415;top:91254;width:505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Дата</w:t>
                        </w:r>
                      </w:p>
                      <w:p w:rsidR="004A0239" w:rsidRDefault="004A0239">
                        <w:pPr>
                          <w:spacing w:after="0" w:line="240" w:lineRule="auto"/>
                          <w:jc w:val="center"/>
                          <w:textDirection w:val="btLr"/>
                        </w:pPr>
                        <w:r>
                          <w:rPr>
                            <w:rFonts w:ascii="ISOCPEUR" w:eastAsia="ISOCPEUR" w:hAnsi="ISOCPEUR" w:cs="ISOCPEUR"/>
                            <w:color w:val="000000"/>
                            <w:sz w:val="18"/>
                          </w:rPr>
                          <w:t>Подпись</w:t>
                        </w:r>
                      </w:p>
                    </w:txbxContent>
                  </v:textbox>
                </v:rect>
                <v:rect id="Прямоугольник 81" o:spid="_x0000_s1072" style="position:absolute;left:21756;top:91254;width:329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" filled="f" stroked="f">
                  <v:textbox inset="7pt,3pt,7pt,3pt">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after="0" w:line="240" w:lineRule="auto"/>
                          <w:jc w:val="center"/>
                          <w:textDirection w:val="btLr"/>
                        </w:pPr>
                        <w:r>
                          <w:rPr>
                            <w:rFonts w:ascii="ISOCPEUR" w:eastAsia="ISOCPEUR" w:hAnsi="ISOCPEUR" w:cs="ISOCPEUR"/>
                            <w:color w:val="000000"/>
                            <w:sz w:val="18"/>
                          </w:rPr>
                          <w:t>Дата</w:t>
                        </w:r>
                      </w:p>
                    </w:txbxContent>
                  </v:textbox>
                </v:rect>
                <v:rect id="Прямоугольник 82" o:spid="_x0000_s1073" style="position:absolute;left:52476;top:93017;width:4859;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" filled="f" stroked="f">
                  <v:textbox inset="7pt,3pt,7pt,3pt">
                    <w:txbxContent>
                      <w:p w:rsidR="004A0239" w:rsidRDefault="004A0239">
                        <w:pPr>
                          <w:spacing w:line="275" w:lineRule="auto"/>
                          <w:jc w:val="center"/>
                          <w:textDirection w:val="btLr"/>
                        </w:pPr>
                        <w:r>
                          <w:rPr>
                            <w:color w:val="000000"/>
                            <w:sz w:val="20"/>
                          </w:rPr>
                          <w:t>Лист</w:t>
                        </w:r>
                      </w:p>
                      <w:p w:rsidR="004A0239" w:rsidRDefault="004A0239">
                        <w:pPr>
                          <w:spacing w:after="0" w:line="240" w:lineRule="auto"/>
                          <w:jc w:val="center"/>
                          <w:textDirection w:val="btLr"/>
                        </w:pPr>
                        <w:r>
                          <w:rPr>
                            <w:rFonts w:ascii="ISOCPEUR" w:eastAsia="ISOCPEUR" w:hAnsi="ISOCPEUR" w:cs="ISOCPEUR"/>
                            <w:color w:val="000000"/>
                            <w:sz w:val="18"/>
                          </w:rPr>
                          <w:t>Лист</w:t>
                        </w:r>
                      </w:p>
                    </w:txbxContent>
                  </v:textbox>
                </v:rect>
                <v:rect id="Прямоугольник 83" o:spid="_x0000_s1074" style="position:absolute;left:52476;top:94876;width:485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" filled="f" stroked="f">
                  <v:textbox inset="7pt,3pt,7pt,3pt">
                    <w:txbxContent>
                      <w:p w:rsidR="004A0239" w:rsidRDefault="004A0239">
                        <w:pPr>
                          <w:spacing w:after="0" w:line="240" w:lineRule="auto"/>
                          <w:jc w:val="center"/>
                          <w:textDirection w:val="btLr"/>
                        </w:pPr>
                        <w:r>
                          <w:rPr>
                            <w:rFonts w:ascii="ISOCPEUR" w:eastAsia="ISOCPEUR" w:hAnsi="ISOCPEUR" w:cs="ISOCPEUR"/>
                            <w:color w:val="000000"/>
                            <w:sz w:val="18"/>
                          </w:rPr>
                          <w:t>2</w:t>
                        </w:r>
                      </w:p>
                    </w:txbxContent>
                  </v:textbox>
                </v:rect>
                <v:rect id="Прямоугольник 84" o:spid="_x0000_s1075" style="position:absolute;left:25564;top:89058;width:4005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" filled="f" stroked="f">
                  <v:textbox inset="7pt,3pt,7pt,3pt">
                    <w:txbxContent>
                      <w:p w:rsidR="004A0239" w:rsidRDefault="004A0239">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p w:rsidR="004A0239" w:rsidRDefault="004A0239">
                        <w:pPr>
                          <w:spacing w:line="275" w:lineRule="auto"/>
                          <w:textDirection w:val="btLr"/>
                        </w:pPr>
                      </w:p>
                    </w:txbxContent>
                  </v:textbox>
                </v:rect>
                <v:shape id="Прямая со стрелкой 85" o:spid="_x0000_s1076" type="#_x0000_t32" style="position:absolute;left:39;top:92889;width:6577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" filled="t" strokeweight="2pt">
                  <v:stroke startarrowwidth="narrow" startarrowlength="short" endarrowwidth="narrow" endarrowlength="short"/>
                </v:shape>
                <v:shape id="Прямая со стрелкой 86" o:spid="_x0000_s1077" type="#_x0000_t32" style="position:absolute;left:82;top:91096;width:2510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" filled="t" strokeweight="2pt">
                  <v:stroke startarrowwidth="narrow" startarrowlength="short" endarrowwidth="narrow" endarrowlength="short"/>
                </v:shape>
                <v:shape id="Прямая со стрелкой 87" o:spid="_x0000_s1078" type="#_x0000_t32" style="position:absolute;left:32;top:89288;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" filled="t" strokeweight="1pt">
                  <v:stroke startarrowwidth="narrow" startarrowlength="short" endarrowwidth="narrow" endarrowlength="short"/>
                </v:shape>
                <v:shape id="Прямая со стрелкой 88" o:spid="_x0000_s1079" type="#_x0000_t32" style="position:absolute;left:32;top:96481;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" filled="t" strokeweight="1pt">
                  <v:stroke startarrowwidth="narrow" startarrowlength="short" endarrowwidth="narrow" endarrowlength="short"/>
                </v:shape>
                <v:shape id="Прямая со стрелкой 89" o:spid="_x0000_s1080" type="#_x0000_t32" style="position:absolute;left:32;top:94673;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" filled="t" strokeweight="1pt">
                  <v:stroke startarrowwidth="narrow" startarrowlength="short" endarrowwidth="narrow" endarrowlength="short"/>
                </v:shape>
                <v:group id="Группа 90" o:spid="_x0000_s1081" style="position:absolute;left:128;top:93063;width:15816;height:1579" coordsize="15816,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Прямоугольник 91" o:spid="_x0000_s1082" style="position:absolute;width:700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" filled="f" stroked="f">
                    <v:textbox inset="7pt,3pt,7pt,3pt">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Разраб</w:t>
                          </w:r>
                          <w:proofErr w:type="spellEnd"/>
                          <w:r>
                            <w:rPr>
                              <w:rFonts w:ascii="ISOCPEUR" w:eastAsia="ISOCPEUR" w:hAnsi="ISOCPEUR" w:cs="ISOCPEUR"/>
                              <w:color w:val="000000"/>
                              <w:sz w:val="18"/>
                            </w:rPr>
                            <w:t>.</w:t>
                          </w:r>
                        </w:p>
                      </w:txbxContent>
                    </v:textbox>
                  </v:rect>
                  <v:rect id="Прямоугольник 92" o:spid="_x0000_s1083" style="position:absolute;left:7339;width:847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" filled="f" stroked="f">
                    <v:textbox inset="7pt,3pt,7pt,3pt">
                      <w:txbxContent>
                        <w:p w:rsidR="004A0239" w:rsidRDefault="004A0239">
                          <w:pPr>
                            <w:spacing w:after="0" w:line="240" w:lineRule="auto"/>
                            <w:jc w:val="both"/>
                            <w:textDirection w:val="btLr"/>
                          </w:pPr>
                          <w:r>
                            <w:rPr>
                              <w:rFonts w:ascii="ISOCPEUR" w:eastAsia="ISOCPEUR" w:hAnsi="ISOCPEUR" w:cs="ISOCPEUR"/>
                              <w:color w:val="000000"/>
                              <w:sz w:val="16"/>
                            </w:rPr>
                            <w:t>Спиркин М.А.</w:t>
                          </w:r>
                        </w:p>
                      </w:txbxContent>
                    </v:textbox>
                  </v:rect>
                </v:group>
                <v:group id="Группа 93" o:spid="_x0000_s1084" style="position:absolute;left:128;top:94830;width:15816;height:1575"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Прямоугольник 94" o:spid="_x0000_s1085"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" filled="f" stroked="f">
                    <v:textbox inset="7pt,3pt,7pt,3pt">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Провер</w:t>
                          </w:r>
                          <w:proofErr w:type="spellEnd"/>
                          <w:r>
                            <w:rPr>
                              <w:rFonts w:ascii="ISOCPEUR" w:eastAsia="ISOCPEUR" w:hAnsi="ISOCPEUR" w:cs="ISOCPEUR"/>
                              <w:color w:val="000000"/>
                              <w:sz w:val="18"/>
                            </w:rPr>
                            <w:t>.</w:t>
                          </w:r>
                        </w:p>
                        <w:p w:rsidR="004A0239" w:rsidRDefault="004A0239">
                          <w:pPr>
                            <w:spacing w:after="0" w:line="240" w:lineRule="auto"/>
                            <w:jc w:val="both"/>
                            <w:textDirection w:val="btLr"/>
                          </w:pPr>
                        </w:p>
                      </w:txbxContent>
                    </v:textbox>
                  </v:rect>
                  <v:rect id="Прямоугольник 95" o:spid="_x0000_s1086"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" filled="f" stroked="f">
                    <v:textbox inset="7pt,3pt,7pt,3pt">
                      <w:txbxContent>
                        <w:p w:rsidR="004A0239" w:rsidRDefault="004A0239">
                          <w:pPr>
                            <w:spacing w:line="275" w:lineRule="auto"/>
                            <w:textDirection w:val="btLr"/>
                          </w:pPr>
                          <w:r>
                            <w:rPr>
                              <w:rFonts w:ascii="ISOCPEUR" w:eastAsia="ISOCPEUR" w:hAnsi="ISOCPEUR" w:cs="ISOCPEUR"/>
                              <w:color w:val="000000"/>
                              <w:sz w:val="16"/>
                            </w:rPr>
                            <w:t>Калмыкова И.М.</w:t>
                          </w:r>
                        </w:p>
                        <w:p w:rsidR="004A0239" w:rsidRDefault="004A0239">
                          <w:pPr>
                            <w:spacing w:line="275" w:lineRule="auto"/>
                            <w:textDirection w:val="btLr"/>
                          </w:pPr>
                        </w:p>
                      </w:txbxContent>
                    </v:textbox>
                  </v:rect>
                </v:group>
                <v:group id="Группа 96" o:spid="_x0000_s1087" style="position:absolute;left:128;top:96639;width:15816;height:1574"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Прямоугольник 97" o:spid="_x0000_s1088"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" filled="f" stroked="f">
                    <v:textbox inset="7pt,3pt,7pt,3pt">
                      <w:txbxContent>
                        <w:p w:rsidR="004A0239" w:rsidRDefault="004A0239">
                          <w:pPr>
                            <w:spacing w:after="0" w:line="240" w:lineRule="auto"/>
                            <w:jc w:val="both"/>
                            <w:textDirection w:val="btLr"/>
                          </w:pPr>
                        </w:p>
                      </w:txbxContent>
                    </v:textbox>
                  </v:rect>
                  <v:rect id="Прямоугольник 98" o:spid="_x0000_s1089"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" filled="f" stroked="f">
                    <v:textbox inset="7pt,3pt,7pt,3pt">
                      <w:txbxContent>
                        <w:p w:rsidR="004A0239" w:rsidRDefault="004A0239">
                          <w:pPr>
                            <w:spacing w:line="275" w:lineRule="auto"/>
                            <w:textDirection w:val="btLr"/>
                          </w:pPr>
                        </w:p>
                      </w:txbxContent>
                    </v:textbox>
                  </v:rect>
                </v:group>
                <v:group id="Группа 99" o:spid="_x0000_s1090" style="position:absolute;left:128;top:98397;width:15816;height:1579" coordsize="15816,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Прямоугольник 100" o:spid="_x0000_s1091" style="position:absolute;width:700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" filled="f" stroked="f">
                    <v:textbox inset="7pt,3pt,7pt,3pt">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
                      </w:txbxContent>
                    </v:textbox>
                  </v:rect>
                  <v:rect id="Прямоугольник 101" o:spid="_x0000_s1092" style="position:absolute;left:7339;width:847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" filled="f" stroked="f">
                    <v:textbox inset="7pt,3pt,7pt,3pt">
                      <w:txbxContent>
                        <w:p w:rsidR="004A0239" w:rsidRDefault="004A0239">
                          <w:pPr>
                            <w:spacing w:line="275" w:lineRule="auto"/>
                            <w:textDirection w:val="btLr"/>
                          </w:pPr>
                        </w:p>
                      </w:txbxContent>
                    </v:textbox>
                  </v:rect>
                </v:group>
                <v:group id="Группа 102" o:spid="_x0000_s1093" style="position:absolute;left:128;top:100159;width:15816;height:1575"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Прямоугольник 103" o:spid="_x0000_s1094"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" filled="f" stroked="f">
                    <v:textbox inset="7pt,3pt,7pt,3pt">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
                      </w:txbxContent>
                    </v:textbox>
                  </v:rect>
                  <v:rect id="Прямоугольник 104" o:spid="_x0000_s1095"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" filled="f" stroked="f">
                    <v:textbox inset="7pt,3pt,7pt,3pt">
                      <w:txbxContent>
                        <w:p w:rsidR="004A0239" w:rsidRDefault="004A0239">
                          <w:pPr>
                            <w:spacing w:line="275" w:lineRule="auto"/>
                            <w:textDirection w:val="btLr"/>
                          </w:pPr>
                        </w:p>
                      </w:txbxContent>
                    </v:textbox>
                  </v:rect>
                </v:group>
                <v:shape id="Прямая со стрелкой 105" o:spid="_x0000_s1096" type="#_x0000_t32" style="position:absolute;left:46806;top:92920;width:7;height:8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" filled="t" strokeweight="2pt">
                  <v:stroke startarrowwidth="narrow" startarrowlength="short" endarrowwidth="narrow" endarrowlength="short"/>
                </v:shape>
                <v:rect id="Прямоугольник 106" o:spid="_x0000_s1097" style="position:absolute;left:25653;top:93302;width:20728;height:8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" filled="f" stroked="f">
                  <v:textbox inset="7pt,3pt,7pt,3pt">
                    <w:txbxContent>
                      <w:p w:rsidR="004A0239" w:rsidRDefault="004A0239">
                        <w:pPr>
                          <w:spacing w:after="0" w:line="240" w:lineRule="auto"/>
                          <w:jc w:val="center"/>
                          <w:textDirection w:val="btLr"/>
                        </w:pPr>
                      </w:p>
                      <w:p w:rsidR="004A0239" w:rsidRDefault="004A0239">
                        <w:pPr>
                          <w:spacing w:after="0" w:line="240" w:lineRule="auto"/>
                          <w:jc w:val="center"/>
                          <w:textDirection w:val="btLr"/>
                        </w:pPr>
                        <w:r>
                          <w:rPr>
                            <w:rFonts w:ascii="ISOCPEUR" w:eastAsia="ISOCPEUR" w:hAnsi="ISOCPEUR" w:cs="ISOCPEUR"/>
                            <w:color w:val="000000"/>
                            <w:sz w:val="32"/>
                          </w:rPr>
                          <w:t>ПОЯСНИТЕЛЬНАЯ ЗАПИСКА</w:t>
                        </w:r>
                      </w:p>
                    </w:txbxContent>
                  </v:textbox>
                </v:rect>
                <v:shape id="Прямая со стрелкой 107" o:spid="_x0000_s1098" type="#_x0000_t32" style="position:absolute;left:46849;top:94693;width:1900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" filled="t" strokeweight="2pt">
                  <v:stroke startarrowwidth="narrow" startarrowlength="short" endarrowwidth="narrow" endarrowlength="short"/>
                </v:shape>
                <v:shape id="Прямая со стрелкой 108" o:spid="_x0000_s1099" type="#_x0000_t32" style="position:absolute;left:46842;top:96486;width:19006;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" filled="t" strokeweight="2pt">
                  <v:stroke startarrowwidth="narrow" startarrowlength="short" endarrowwidth="narrow" endarrowlength="short"/>
                </v:shape>
                <v:shape id="Прямая со стрелкой 109" o:spid="_x0000_s1100" type="#_x0000_t32" style="position:absolute;left:57608;top:92920;width:10;height:3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" filled="t" strokeweight="2pt">
                  <v:stroke startarrowwidth="narrow" startarrowlength="short" endarrowwidth="narrow" endarrowlength="short"/>
                </v:shape>
                <v:rect id="Прямоугольник 110" o:spid="_x0000_s1101" style="position:absolute;left:47093;top:93017;width:485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" filled="f" stroked="f">
                  <v:textbox inset="7pt,3pt,7pt,3pt">
                    <w:txbxContent>
                      <w:p w:rsidR="004A0239" w:rsidRDefault="004A0239">
                        <w:pPr>
                          <w:spacing w:after="0" w:line="240" w:lineRule="auto"/>
                          <w:jc w:val="center"/>
                          <w:textDirection w:val="btLr"/>
                        </w:pPr>
                        <w:r>
                          <w:rPr>
                            <w:rFonts w:ascii="ISOCPEUR" w:eastAsia="ISOCPEUR" w:hAnsi="ISOCPEUR" w:cs="ISOCPEUR"/>
                            <w:color w:val="000000"/>
                            <w:sz w:val="18"/>
                          </w:rPr>
                          <w:t>Лит</w:t>
                        </w:r>
                        <w:r>
                          <w:rPr>
                            <w:rFonts w:ascii="ISOCPEUR" w:eastAsia="ISOCPEUR" w:hAnsi="ISOCPEUR" w:cs="ISOCPEUR"/>
                            <w:i/>
                            <w:color w:val="000000"/>
                            <w:sz w:val="18"/>
                          </w:rPr>
                          <w:t>.</w:t>
                        </w:r>
                      </w:p>
                    </w:txbxContent>
                  </v:textbox>
                </v:rect>
                <v:rect id="Прямоугольник 111" o:spid="_x0000_s1102" style="position:absolute;left:57905;top:93017;width:766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" filled="f" stroked="f">
                  <v:textbox inset="7pt,3pt,7pt,3pt">
                    <w:txbxContent>
                      <w:p w:rsidR="004A0239" w:rsidRDefault="004A0239">
                        <w:pPr>
                          <w:spacing w:after="0" w:line="240" w:lineRule="auto"/>
                          <w:jc w:val="center"/>
                          <w:textDirection w:val="btLr"/>
                        </w:pPr>
                        <w:r>
                          <w:rPr>
                            <w:rFonts w:ascii="ISOCPEUR" w:eastAsia="ISOCPEUR" w:hAnsi="ISOCPEUR" w:cs="ISOCPEUR"/>
                            <w:color w:val="000000"/>
                            <w:sz w:val="18"/>
                          </w:rPr>
                          <w:t>Листов</w:t>
                        </w:r>
                      </w:p>
                    </w:txbxContent>
                  </v:textbox>
                </v:rect>
                <v:rect id="Прямоугольник 112" o:spid="_x0000_s1103" style="position:absolute;left:57951;top:94825;width:766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" filled="f" stroked="f">
                  <v:textbox inset="7pt,3pt,7pt,3pt">
                    <w:txbxContent>
                      <w:p w:rsidR="004A0239" w:rsidRDefault="004A0239">
                        <w:pPr>
                          <w:spacing w:line="275" w:lineRule="auto"/>
                          <w:jc w:val="center"/>
                          <w:textDirection w:val="btLr"/>
                        </w:pPr>
                        <w:r>
                          <w:rPr>
                            <w:color w:val="000000"/>
                            <w:sz w:val="20"/>
                          </w:rPr>
                          <w:t>28</w:t>
                        </w:r>
                      </w:p>
                    </w:txbxContent>
                  </v:textbox>
                </v:rect>
                <v:shape id="Прямая со стрелкой 113" o:spid="_x0000_s1104" type="#_x0000_t32" style="position:absolute;left:48608;top:94729;width:7;height:1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" filled="t" strokeweight="1pt">
                  <v:stroke startarrowwidth="narrow" startarrowlength="short" endarrowwidth="narrow" endarrowlength="short"/>
                </v:shape>
                <v:shape id="Прямая со стрелкой 114" o:spid="_x0000_s1105" type="#_x0000_t32" style="position:absolute;left:50407;top:94734;width:6;height:1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" filled="t" strokeweight="1pt">
                  <v:stroke startarrowwidth="narrow" startarrowlength="short" endarrowwidth="narrow" endarrowlength="short"/>
                </v:shape>
                <v:rect id="Прямоугольник 115" o:spid="_x0000_s1106" style="position:absolute;left:47093;top:97923;width:18478;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" filled="f" stroked="f">
                  <v:textbox inset="7pt,3pt,7pt,3pt">
                    <w:txbxContent>
                      <w:p w:rsidR="004A0239" w:rsidRDefault="004A0239">
                        <w:pPr>
                          <w:spacing w:line="275" w:lineRule="auto"/>
                          <w:jc w:val="center"/>
                          <w:textDirection w:val="btLr"/>
                        </w:pPr>
                        <w:r>
                          <w:rPr>
                            <w:color w:val="000000"/>
                            <w:sz w:val="32"/>
                          </w:rPr>
                          <w:t>ГАПОУ СО «КУПК»</w:t>
                        </w:r>
                      </w:p>
                    </w:txbxContent>
                  </v:textbox>
                </v:rect>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31280"/>
    <w:multiLevelType w:val="multilevel"/>
    <w:tmpl w:val="DA581D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1A71EA"/>
    <w:multiLevelType w:val="multilevel"/>
    <w:tmpl w:val="F55C5188"/>
    <w:lvl w:ilvl="0">
      <w:start w:val="2"/>
      <w:numFmt w:val="decimal"/>
      <w:lvlText w:val="%1."/>
      <w:lvlJc w:val="left"/>
      <w:pPr>
        <w:ind w:left="360" w:hanging="360"/>
      </w:pPr>
    </w:lvl>
    <w:lvl w:ilvl="1">
      <w:start w:val="7"/>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2200B4"/>
    <w:multiLevelType w:val="multilevel"/>
    <w:tmpl w:val="68364C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15062DF1"/>
    <w:multiLevelType w:val="multilevel"/>
    <w:tmpl w:val="823A862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172D5DAF"/>
    <w:multiLevelType w:val="multilevel"/>
    <w:tmpl w:val="8DAC8924"/>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6646BE"/>
    <w:multiLevelType w:val="multilevel"/>
    <w:tmpl w:val="6D420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8D2C8C"/>
    <w:multiLevelType w:val="hybridMultilevel"/>
    <w:tmpl w:val="790A0F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BD5945"/>
    <w:multiLevelType w:val="hybridMultilevel"/>
    <w:tmpl w:val="03E02A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A3C5343"/>
    <w:multiLevelType w:val="hybridMultilevel"/>
    <w:tmpl w:val="DF1E18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289318B"/>
    <w:multiLevelType w:val="multilevel"/>
    <w:tmpl w:val="C3C607E0"/>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
      <w:lvlJc w:val="left"/>
      <w:pPr>
        <w:ind w:left="2496" w:hanging="360"/>
      </w:pPr>
      <w:rPr>
        <w:rFonts w:ascii="Noto Sans Symbols" w:eastAsia="Noto Sans Symbols" w:hAnsi="Noto Sans Symbols" w:cs="Noto Sans Symbols"/>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10" w15:restartNumberingAfterBreak="0">
    <w:nsid w:val="49503FA1"/>
    <w:multiLevelType w:val="hybridMultilevel"/>
    <w:tmpl w:val="D7D80A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9AB6C5A"/>
    <w:multiLevelType w:val="hybridMultilevel"/>
    <w:tmpl w:val="2C12F7B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9BA1CAB"/>
    <w:multiLevelType w:val="multilevel"/>
    <w:tmpl w:val="09927B2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4EC348FC"/>
    <w:multiLevelType w:val="multilevel"/>
    <w:tmpl w:val="5CC6931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15:restartNumberingAfterBreak="0">
    <w:nsid w:val="50C31C7E"/>
    <w:multiLevelType w:val="multilevel"/>
    <w:tmpl w:val="98E8AC2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55C708BC"/>
    <w:multiLevelType w:val="multilevel"/>
    <w:tmpl w:val="9E98A63E"/>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987DB0"/>
    <w:multiLevelType w:val="multilevel"/>
    <w:tmpl w:val="98E8AC2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60711B42"/>
    <w:multiLevelType w:val="multilevel"/>
    <w:tmpl w:val="E502FA8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15:restartNumberingAfterBreak="0">
    <w:nsid w:val="669A68EB"/>
    <w:multiLevelType w:val="multilevel"/>
    <w:tmpl w:val="78A2496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9" w15:restartNumberingAfterBreak="0">
    <w:nsid w:val="6FA31D14"/>
    <w:multiLevelType w:val="multilevel"/>
    <w:tmpl w:val="7A0ED21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78DA279B"/>
    <w:multiLevelType w:val="multilevel"/>
    <w:tmpl w:val="2CBC7F7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1" w15:restartNumberingAfterBreak="0">
    <w:nsid w:val="7DF20816"/>
    <w:multiLevelType w:val="hybridMultilevel"/>
    <w:tmpl w:val="E02A57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4"/>
  </w:num>
  <w:num w:numId="2">
    <w:abstractNumId w:val="19"/>
  </w:num>
  <w:num w:numId="3">
    <w:abstractNumId w:val="12"/>
  </w:num>
  <w:num w:numId="4">
    <w:abstractNumId w:val="2"/>
  </w:num>
  <w:num w:numId="5">
    <w:abstractNumId w:val="18"/>
  </w:num>
  <w:num w:numId="6">
    <w:abstractNumId w:val="20"/>
  </w:num>
  <w:num w:numId="7">
    <w:abstractNumId w:val="0"/>
  </w:num>
  <w:num w:numId="8">
    <w:abstractNumId w:val="5"/>
  </w:num>
  <w:num w:numId="9">
    <w:abstractNumId w:val="1"/>
  </w:num>
  <w:num w:numId="10">
    <w:abstractNumId w:val="4"/>
  </w:num>
  <w:num w:numId="11">
    <w:abstractNumId w:val="15"/>
  </w:num>
  <w:num w:numId="12">
    <w:abstractNumId w:val="3"/>
  </w:num>
  <w:num w:numId="13">
    <w:abstractNumId w:val="17"/>
  </w:num>
  <w:num w:numId="14">
    <w:abstractNumId w:val="13"/>
  </w:num>
  <w:num w:numId="15">
    <w:abstractNumId w:val="9"/>
  </w:num>
  <w:num w:numId="16">
    <w:abstractNumId w:val="7"/>
  </w:num>
  <w:num w:numId="17">
    <w:abstractNumId w:val="11"/>
  </w:num>
  <w:num w:numId="18">
    <w:abstractNumId w:val="8"/>
  </w:num>
  <w:num w:numId="19">
    <w:abstractNumId w:val="21"/>
  </w:num>
  <w:num w:numId="20">
    <w:abstractNumId w:val="10"/>
  </w:num>
  <w:num w:numId="21">
    <w:abstractNumId w:val="16"/>
  </w:num>
  <w:num w:numId="2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udent">
    <w15:presenceInfo w15:providerId="AD" w15:userId="S-1-5-21-2485388978-2989257123-3070069164-1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7A2"/>
    <w:rsid w:val="000314B1"/>
    <w:rsid w:val="00051C55"/>
    <w:rsid w:val="000B61FF"/>
    <w:rsid w:val="001B7BB1"/>
    <w:rsid w:val="00220651"/>
    <w:rsid w:val="0024503D"/>
    <w:rsid w:val="002C2AAD"/>
    <w:rsid w:val="002C4702"/>
    <w:rsid w:val="0040418E"/>
    <w:rsid w:val="004430B5"/>
    <w:rsid w:val="004A0239"/>
    <w:rsid w:val="0053690A"/>
    <w:rsid w:val="00666208"/>
    <w:rsid w:val="0071319D"/>
    <w:rsid w:val="00842604"/>
    <w:rsid w:val="008555F4"/>
    <w:rsid w:val="00885B79"/>
    <w:rsid w:val="00A20CF1"/>
    <w:rsid w:val="00A774C2"/>
    <w:rsid w:val="00A8597D"/>
    <w:rsid w:val="00AF4E7A"/>
    <w:rsid w:val="00B3083A"/>
    <w:rsid w:val="00E73E46"/>
    <w:rsid w:val="00E8105C"/>
    <w:rsid w:val="00F337A2"/>
    <w:rsid w:val="00F661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48CD05-7DA9-450A-9E00-036A44274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uiPriority w:val="9"/>
    <w:unhideWhenUsed/>
    <w:qFormat/>
    <w:pPr>
      <w:keepNext/>
      <w:keepLines/>
      <w:spacing w:before="200" w:after="0"/>
      <w:outlineLvl w:val="1"/>
    </w:pPr>
    <w:rPr>
      <w:rFonts w:ascii="Cambria" w:eastAsia="Cambria" w:hAnsi="Cambria" w:cs="Cambria"/>
      <w:b/>
      <w:color w:val="4F81BD"/>
      <w:sz w:val="26"/>
      <w:szCs w:val="2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66620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66208"/>
  </w:style>
  <w:style w:type="paragraph" w:styleId="a7">
    <w:name w:val="footer"/>
    <w:basedOn w:val="a"/>
    <w:link w:val="a8"/>
    <w:uiPriority w:val="99"/>
    <w:unhideWhenUsed/>
    <w:rsid w:val="0066620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66208"/>
  </w:style>
  <w:style w:type="paragraph" w:styleId="a9">
    <w:name w:val="No Spacing"/>
    <w:link w:val="aa"/>
    <w:uiPriority w:val="1"/>
    <w:qFormat/>
    <w:rsid w:val="008555F4"/>
    <w:pPr>
      <w:spacing w:after="0" w:line="240" w:lineRule="auto"/>
    </w:pPr>
    <w:rPr>
      <w:rFonts w:asciiTheme="minorHAnsi" w:eastAsiaTheme="minorEastAsia" w:hAnsiTheme="minorHAnsi" w:cstheme="minorBidi"/>
    </w:rPr>
  </w:style>
  <w:style w:type="character" w:customStyle="1" w:styleId="aa">
    <w:name w:val="Без интервала Знак"/>
    <w:basedOn w:val="a0"/>
    <w:link w:val="a9"/>
    <w:uiPriority w:val="1"/>
    <w:rsid w:val="008555F4"/>
    <w:rPr>
      <w:rFonts w:asciiTheme="minorHAnsi" w:eastAsiaTheme="minorEastAsia" w:hAnsiTheme="minorHAnsi" w:cstheme="minorBidi"/>
    </w:rPr>
  </w:style>
  <w:style w:type="paragraph" w:styleId="ab">
    <w:name w:val="List Paragraph"/>
    <w:basedOn w:val="a"/>
    <w:uiPriority w:val="34"/>
    <w:qFormat/>
    <w:rsid w:val="00A8597D"/>
    <w:pPr>
      <w:ind w:left="720"/>
      <w:contextualSpacing/>
    </w:pPr>
  </w:style>
  <w:style w:type="paragraph" w:styleId="ac">
    <w:name w:val="Balloon Text"/>
    <w:basedOn w:val="a"/>
    <w:link w:val="ad"/>
    <w:uiPriority w:val="99"/>
    <w:semiHidden/>
    <w:unhideWhenUsed/>
    <w:rsid w:val="00842604"/>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842604"/>
    <w:rPr>
      <w:rFonts w:ascii="Segoe UI" w:hAnsi="Segoe UI" w:cs="Segoe UI"/>
      <w:sz w:val="18"/>
      <w:szCs w:val="18"/>
    </w:rPr>
  </w:style>
  <w:style w:type="paragraph" w:styleId="ae">
    <w:name w:val="TOC Heading"/>
    <w:basedOn w:val="1"/>
    <w:next w:val="a"/>
    <w:uiPriority w:val="39"/>
    <w:unhideWhenUsed/>
    <w:qFormat/>
    <w:rsid w:val="00842604"/>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842604"/>
    <w:pPr>
      <w:spacing w:after="100"/>
    </w:pPr>
  </w:style>
  <w:style w:type="paragraph" w:styleId="20">
    <w:name w:val="toc 2"/>
    <w:basedOn w:val="a"/>
    <w:next w:val="a"/>
    <w:autoRedefine/>
    <w:uiPriority w:val="39"/>
    <w:unhideWhenUsed/>
    <w:rsid w:val="00842604"/>
    <w:pPr>
      <w:spacing w:after="100"/>
      <w:ind w:left="220"/>
    </w:pPr>
  </w:style>
  <w:style w:type="paragraph" w:styleId="30">
    <w:name w:val="toc 3"/>
    <w:basedOn w:val="a"/>
    <w:next w:val="a"/>
    <w:autoRedefine/>
    <w:uiPriority w:val="39"/>
    <w:unhideWhenUsed/>
    <w:rsid w:val="00842604"/>
    <w:pPr>
      <w:spacing w:after="100"/>
      <w:ind w:left="440"/>
    </w:pPr>
  </w:style>
  <w:style w:type="character" w:styleId="af">
    <w:name w:val="Hyperlink"/>
    <w:basedOn w:val="a0"/>
    <w:uiPriority w:val="99"/>
    <w:unhideWhenUsed/>
    <w:rsid w:val="00842604"/>
    <w:rPr>
      <w:color w:val="0000FF" w:themeColor="hyperlink"/>
      <w:u w:val="single"/>
    </w:rPr>
  </w:style>
  <w:style w:type="character" w:styleId="af0">
    <w:name w:val="Unresolved Mention"/>
    <w:basedOn w:val="a0"/>
    <w:uiPriority w:val="99"/>
    <w:semiHidden/>
    <w:unhideWhenUsed/>
    <w:rsid w:val="00E73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324284">
      <w:bodyDiv w:val="1"/>
      <w:marLeft w:val="0"/>
      <w:marRight w:val="0"/>
      <w:marTop w:val="0"/>
      <w:marBottom w:val="0"/>
      <w:divBdr>
        <w:top w:val="none" w:sz="0" w:space="0" w:color="auto"/>
        <w:left w:val="none" w:sz="0" w:space="0" w:color="auto"/>
        <w:bottom w:val="none" w:sz="0" w:space="0" w:color="auto"/>
        <w:right w:val="none" w:sz="0" w:space="0" w:color="auto"/>
      </w:divBdr>
    </w:div>
    <w:div w:id="1492218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u.wikipedia.org/wiki/%D0%A1%D0%B0%D0%B9%D1%82" TargetMode="External"/><Relationship Id="rId26" Type="http://schemas.openxmlformats.org/officeDocument/2006/relationships/hyperlink" Target="https://ru.wikipedia.org/wiki/.NET_Framework" TargetMode="External"/><Relationship Id="rId39" Type="http://schemas.openxmlformats.org/officeDocument/2006/relationships/image" Target="media/image13.png"/><Relationship Id="rId21" Type="http://schemas.openxmlformats.org/officeDocument/2006/relationships/hyperlink" Target="https://ru.wikipedia.org/wiki/%D0%9C%D0%B0%D1%88%D0%B8%D0%BD%D0%BD%D1%8B%D0%B9_%D0%BA%D0%BE%D0%B4"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ru.wikipedia.org/wiki/%D0%98%D0%BD%D1%84%D0%BE%D1%80%D0%BC%D0%B0%D1%86%D0%B8%D1%8F" TargetMode="Externa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u.wikipedia.org/wiki/%D0%9F%D1%80%D0%B8%D0%BA%D0%BB%D0%B0%D0%B4%D0%BD%D0%BE%D0%B5_%D0%BF%D1%80%D0%BE%D0%B3%D1%80%D0%B0%D0%BC%D0%BC%D0%BD%D0%BE%D0%B5_%D0%BE%D0%B1%D0%B5%D1%81%D0%BF%D0%B5%D1%87%D0%B5%D0%BD%D0%B8%D0%B5" TargetMode="External"/><Relationship Id="rId29" Type="http://schemas.openxmlformats.org/officeDocument/2006/relationships/hyperlink" Target="https://ru.wikipedia.org/wiki/.NET_Compact_Framework" TargetMode="External"/><Relationship Id="rId11" Type="http://schemas.openxmlformats.org/officeDocument/2006/relationships/hyperlink" Target="https://ru.wikipedia.org/wiki/%D0%9F%D1%80%D0%B5%D0%B4%D0%BC%D0%B5%D1%82%D0%BD%D0%B0%D1%8F_%D0%BE%D0%B1%D0%BB%D0%B0%D1%81%D1%82%D1%8C" TargetMode="External"/><Relationship Id="rId24" Type="http://schemas.openxmlformats.org/officeDocument/2006/relationships/hyperlink" Target="https://ru.wikipedia.org/wiki/Windows_Mobi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ru.wikipedia.org/wiki/%D0%91%D0%B0%D0%B7%D0%B0_%D0%B4%D0%B0%D0%BD%D0%BD%D1%8B%D1%85" TargetMode="External"/><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ru.wikipedia.org/wiki/%D0%92%D0%B5%D0%B1-%D0%BF%D1%80%D0%B8%D0%BB%D0%BE%D0%B6%D0%B5%D0%BD%D0%B8%D0%B5" TargetMode="External"/><Relationship Id="rId14" Type="http://schemas.openxmlformats.org/officeDocument/2006/relationships/image" Target="media/image4.png"/><Relationship Id="rId22" Type="http://schemas.openxmlformats.org/officeDocument/2006/relationships/hyperlink" Target="https://ru.wikipedia.org/wiki/%D0%A3%D0%BF%D1%80%D0%B0%D0%B2%D0%BB%D1%8F%D0%B5%D0%BC%D1%8B%D0%B9_%D0%BA%D0%BE%D0%B4" TargetMode="External"/><Relationship Id="rId27" Type="http://schemas.openxmlformats.org/officeDocument/2006/relationships/hyperlink" Target="https://ru.wikipedia.org/wiki/Xbox" TargetMode="External"/><Relationship Id="rId30" Type="http://schemas.openxmlformats.org/officeDocument/2006/relationships/hyperlink" Target="https://ru.wikipedia.org/wiki/Silverligh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ru.wikipedia.org/wiki/%D0%9F%D1%80%D0%B5%D0%B4%D0%BC%D0%B5%D1%82%D0%BD%D0%B0%D1%8F_%D0%BE%D0%B1%D0%BB%D0%B0%D1%81%D1%82%D1%8C" TargetMode="External"/><Relationship Id="rId3" Type="http://schemas.openxmlformats.org/officeDocument/2006/relationships/settings" Target="settings.xml"/><Relationship Id="rId12" Type="http://schemas.openxmlformats.org/officeDocument/2006/relationships/hyperlink" Target="https://ru.wikipedia.org/wiki/%D0%9F%D1%80%D0%BE%D0%B5%D0%BA%D1%82%D0%B8%D1%80%D0%BE%D0%B2%D0%B0%D0%BD%D0%B8%D0%B5_%D0%B1%D0%B0%D0%B7_%D0%B4%D0%B0%D0%BD%D0%BD%D1%8B%D1%85" TargetMode="External"/><Relationship Id="rId17" Type="http://schemas.openxmlformats.org/officeDocument/2006/relationships/hyperlink" Target="https://ru.wikipedia.org/wiki/%D0%93%D1%80%D0%B0%D1%84%D0%B8%D1%87%D0%B5%D1%81%D0%BA%D0%B8%D0%B9_%D0%B8%D0%BD%D1%82%D0%B5%D1%80%D1%84%D0%B5%D0%B9%D1%81_%D0%BF%D0%BE%D0%BB%D1%8C%D0%B7%D0%BE%D0%B2%D0%B0%D1%82%D0%B5%D0%BB%D1%8F" TargetMode="External"/><Relationship Id="rId25" Type="http://schemas.openxmlformats.org/officeDocument/2006/relationships/hyperlink" Target="https://ru.wikipedia.org/wiki/Windows_CE"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hyperlink" Target="https://ru.wikipedia.org/wiki/%D0%92%D0%B5%D0%B1-%D1%81%D0%BB%D1%83%D0%B6%D0%B1%D0%B0" TargetMode="External"/><Relationship Id="rId41" Type="http://schemas.openxmlformats.org/officeDocument/2006/relationships/image" Target="media/image15.png"/><Relationship Id="rId54" Type="http://schemas.openxmlformats.org/officeDocument/2006/relationships/hyperlink" Target="https://github.com/closedxml/officeopenx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A2%D0%B5%D0%BA%D1%81%D1%82%D0%BE%D0%B2%D1%8B%D0%B9_%D0%B8%D0%BD%D1%82%D0%B5%D1%80%D1%84%D0%B5%D0%B9%D1%81_%D0%BF%D0%BE%D0%BB%D1%8C%D0%B7%D0%BE%D0%B2%D0%B0%D1%82%D0%B5%D0%BB%D1%8F" TargetMode="External"/><Relationship Id="rId23" Type="http://schemas.openxmlformats.org/officeDocument/2006/relationships/hyperlink" Target="https://ru.wikipedia.org/wiki/Windows" TargetMode="External"/><Relationship Id="rId28" Type="http://schemas.openxmlformats.org/officeDocument/2006/relationships/hyperlink" Target="https://ru.wikipedia.org/wiki/Windows_Phone"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eader" Target="header2.xml"/><Relationship Id="rId10" Type="http://schemas.openxmlformats.org/officeDocument/2006/relationships/hyperlink" Target="https://ru.wikipedia.org/wiki/%D0%9A%D0%BE%D0%BD%D1%86%D0%B5%D0%BF%D1%82%D1%83%D0%B0%D0%BB%D1%8C%D0%BD%D0%B0%D1%8F_%D1%81%D1%85%D0%B5%D0%BC%D0%B0"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ru.wikipedia.org/w/index.php?title=%D0%98%D0%BD%D1%84%D0%BE%D1%80%D0%BC%D0%B0%D1%86%D0%B8%D0%BE%D0%BD%D0%BD%D1%8B%D0%B9_%D0%BC%D0%B0%D1%81%D1%81%D0%B8%D0%B2&amp;action=edit&amp;redlink=1" TargetMode="External"/><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ru.wikipedia.org/wiki/%D0%9C%D0%BE%D0%B4%D0%B5%D0%BB%D1%8C_%D0%B4%D0%B0%D0%BD%D0%BD%D1%8B%D1%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31</Pages>
  <Words>6615</Words>
  <Characters>37712</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10</cp:revision>
  <dcterms:created xsi:type="dcterms:W3CDTF">2024-06-13T05:47:00Z</dcterms:created>
  <dcterms:modified xsi:type="dcterms:W3CDTF">2024-06-14T03:25:00Z</dcterms:modified>
</cp:coreProperties>
</file>