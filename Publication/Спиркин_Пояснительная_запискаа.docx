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eastAsia="Calibri" w:hAnsi="Calibri" w:cs="Calibri"/>
          <w:color w:val="auto"/>
          <w:sz w:val="22"/>
          <w:szCs w:val="22"/>
        </w:rPr>
        <w:id w:val="-917698824"/>
        <w:docPartObj>
          <w:docPartGallery w:val="Table of Contents"/>
          <w:docPartUnique/>
        </w:docPartObj>
      </w:sdtPr>
      <w:sdtEndPr>
        <w:rPr>
          <w:rFonts w:ascii="Times New Roman" w:hAnsi="Times New Roman" w:cs="Times New Roman"/>
          <w:b/>
          <w:bCs/>
          <w:sz w:val="28"/>
          <w:szCs w:val="28"/>
        </w:rPr>
      </w:sdtEndPr>
      <w:sdtContent>
        <w:p w:rsidR="00842604" w:rsidRPr="00B3083A" w:rsidRDefault="00E73E46" w:rsidP="00E73E46">
          <w:pPr>
            <w:pStyle w:val="ae"/>
            <w:jc w:val="center"/>
            <w:rPr>
              <w:rFonts w:ascii="Times New Roman" w:hAnsi="Times New Roman" w:cs="Times New Roman"/>
              <w:color w:val="auto"/>
              <w:sz w:val="28"/>
              <w:szCs w:val="28"/>
            </w:rPr>
          </w:pPr>
          <w:r w:rsidRPr="00B3083A">
            <w:rPr>
              <w:rFonts w:ascii="Times New Roman" w:hAnsi="Times New Roman" w:cs="Times New Roman"/>
              <w:color w:val="auto"/>
              <w:sz w:val="28"/>
              <w:szCs w:val="28"/>
            </w:rPr>
            <w:t>ОГЛАВЛЕНИЕ</w:t>
          </w:r>
        </w:p>
        <w:p w:rsidR="00E73E46" w:rsidRDefault="00842604">
          <w:pPr>
            <w:pStyle w:val="10"/>
            <w:tabs>
              <w:tab w:val="right" w:leader="dot" w:pos="9913"/>
            </w:tabs>
            <w:rPr>
              <w:rFonts w:asciiTheme="minorHAnsi" w:eastAsiaTheme="minorEastAsia" w:hAnsiTheme="minorHAnsi" w:cstheme="minorBidi"/>
              <w:noProof/>
            </w:rPr>
          </w:pPr>
          <w:r w:rsidRPr="00B3083A">
            <w:rPr>
              <w:rFonts w:ascii="Times New Roman" w:hAnsi="Times New Roman" w:cs="Times New Roman"/>
              <w:sz w:val="28"/>
              <w:szCs w:val="28"/>
            </w:rPr>
            <w:fldChar w:fldCharType="begin"/>
          </w:r>
          <w:r w:rsidRPr="00B3083A">
            <w:rPr>
              <w:rFonts w:ascii="Times New Roman" w:hAnsi="Times New Roman" w:cs="Times New Roman"/>
              <w:sz w:val="28"/>
              <w:szCs w:val="28"/>
            </w:rPr>
            <w:instrText xml:space="preserve"> TOC \o "1-3" \h \z \u </w:instrText>
          </w:r>
          <w:r w:rsidRPr="00B3083A">
            <w:rPr>
              <w:rFonts w:ascii="Times New Roman" w:hAnsi="Times New Roman" w:cs="Times New Roman"/>
              <w:sz w:val="28"/>
              <w:szCs w:val="28"/>
            </w:rPr>
            <w:fldChar w:fldCharType="separate"/>
          </w:r>
          <w:hyperlink w:anchor="_Toc169182070" w:history="1">
            <w:r w:rsidR="00E73E46" w:rsidRPr="00DA1766">
              <w:rPr>
                <w:rStyle w:val="af"/>
                <w:rFonts w:ascii="Times New Roman" w:hAnsi="Times New Roman" w:cs="Times New Roman"/>
                <w:noProof/>
              </w:rPr>
              <w:t>ВВЕДЕНИЕ</w:t>
            </w:r>
            <w:r w:rsidR="00E73E46">
              <w:rPr>
                <w:noProof/>
                <w:webHidden/>
              </w:rPr>
              <w:tab/>
            </w:r>
            <w:r w:rsidR="00E73E46">
              <w:rPr>
                <w:noProof/>
                <w:webHidden/>
              </w:rPr>
              <w:fldChar w:fldCharType="begin"/>
            </w:r>
            <w:r w:rsidR="00E73E46">
              <w:rPr>
                <w:noProof/>
                <w:webHidden/>
              </w:rPr>
              <w:instrText xml:space="preserve"> PAGEREF _Toc169182070 \h </w:instrText>
            </w:r>
            <w:r w:rsidR="00E73E46">
              <w:rPr>
                <w:noProof/>
                <w:webHidden/>
              </w:rPr>
            </w:r>
            <w:r w:rsidR="00E73E46">
              <w:rPr>
                <w:noProof/>
                <w:webHidden/>
              </w:rPr>
              <w:fldChar w:fldCharType="separate"/>
            </w:r>
            <w:r w:rsidR="00E73E46">
              <w:rPr>
                <w:noProof/>
                <w:webHidden/>
              </w:rPr>
              <w:t>3</w:t>
            </w:r>
            <w:r w:rsidR="00E73E46">
              <w:rPr>
                <w:noProof/>
                <w:webHidden/>
              </w:rPr>
              <w:fldChar w:fldCharType="end"/>
            </w:r>
          </w:hyperlink>
        </w:p>
        <w:p w:rsidR="00E73E46" w:rsidRDefault="004A0239">
          <w:pPr>
            <w:pStyle w:val="10"/>
            <w:tabs>
              <w:tab w:val="left" w:pos="440"/>
              <w:tab w:val="right" w:leader="dot" w:pos="9913"/>
            </w:tabs>
            <w:rPr>
              <w:rFonts w:asciiTheme="minorHAnsi" w:eastAsiaTheme="minorEastAsia" w:hAnsiTheme="minorHAnsi" w:cstheme="minorBidi"/>
              <w:noProof/>
            </w:rPr>
          </w:pPr>
          <w:hyperlink w:anchor="_Toc169182071" w:history="1">
            <w:r w:rsidR="00E73E46" w:rsidRPr="00DA1766">
              <w:rPr>
                <w:rStyle w:val="af"/>
                <w:rFonts w:ascii="Times New Roman" w:eastAsia="Times New Roman" w:hAnsi="Times New Roman" w:cs="Times New Roman"/>
                <w:noProof/>
                <w:highlight w:val="white"/>
              </w:rPr>
              <w:t>1.</w:t>
            </w:r>
            <w:r w:rsidR="00E73E46">
              <w:rPr>
                <w:rFonts w:asciiTheme="minorHAnsi" w:eastAsiaTheme="minorEastAsia" w:hAnsiTheme="minorHAnsi" w:cstheme="minorBidi"/>
                <w:noProof/>
              </w:rPr>
              <w:tab/>
            </w:r>
            <w:r w:rsidR="00E73E46" w:rsidRPr="00DA1766">
              <w:rPr>
                <w:rStyle w:val="af"/>
                <w:rFonts w:ascii="Times New Roman" w:eastAsia="Times New Roman" w:hAnsi="Times New Roman" w:cs="Times New Roman"/>
                <w:noProof/>
                <w:highlight w:val="white"/>
              </w:rPr>
              <w:t>АНАЛИТИЧЕСКАЯ ЧАСТЬ</w:t>
            </w:r>
            <w:r w:rsidR="00E73E46">
              <w:rPr>
                <w:noProof/>
                <w:webHidden/>
              </w:rPr>
              <w:tab/>
            </w:r>
            <w:r w:rsidR="00E73E46">
              <w:rPr>
                <w:noProof/>
                <w:webHidden/>
              </w:rPr>
              <w:fldChar w:fldCharType="begin"/>
            </w:r>
            <w:r w:rsidR="00E73E46">
              <w:rPr>
                <w:noProof/>
                <w:webHidden/>
              </w:rPr>
              <w:instrText xml:space="preserve"> PAGEREF _Toc169182071 \h </w:instrText>
            </w:r>
            <w:r w:rsidR="00E73E46">
              <w:rPr>
                <w:noProof/>
                <w:webHidden/>
              </w:rPr>
            </w:r>
            <w:r w:rsidR="00E73E46">
              <w:rPr>
                <w:noProof/>
                <w:webHidden/>
              </w:rPr>
              <w:fldChar w:fldCharType="separate"/>
            </w:r>
            <w:r w:rsidR="00E73E46">
              <w:rPr>
                <w:noProof/>
                <w:webHidden/>
              </w:rPr>
              <w:t>5</w:t>
            </w:r>
            <w:r w:rsidR="00E73E46">
              <w:rPr>
                <w:noProof/>
                <w:webHidden/>
              </w:rPr>
              <w:fldChar w:fldCharType="end"/>
            </w:r>
          </w:hyperlink>
        </w:p>
        <w:p w:rsidR="00E73E46" w:rsidRDefault="004A0239">
          <w:pPr>
            <w:pStyle w:val="20"/>
            <w:tabs>
              <w:tab w:val="left" w:pos="880"/>
              <w:tab w:val="right" w:leader="dot" w:pos="9913"/>
            </w:tabs>
            <w:rPr>
              <w:rFonts w:asciiTheme="minorHAnsi" w:eastAsiaTheme="minorEastAsia" w:hAnsiTheme="minorHAnsi" w:cstheme="minorBidi"/>
              <w:noProof/>
            </w:rPr>
          </w:pPr>
          <w:hyperlink w:anchor="_Toc169182072" w:history="1">
            <w:r w:rsidR="00E73E46" w:rsidRPr="00DA1766">
              <w:rPr>
                <w:rStyle w:val="af"/>
                <w:rFonts w:ascii="Times New Roman" w:eastAsia="Times New Roman" w:hAnsi="Times New Roman" w:cs="Times New Roman"/>
                <w:noProof/>
                <w:highlight w:val="white"/>
              </w:rPr>
              <w:t>1.1.</w:t>
            </w:r>
            <w:r w:rsidR="00E73E46">
              <w:rPr>
                <w:rFonts w:asciiTheme="minorHAnsi" w:eastAsiaTheme="minorEastAsia" w:hAnsiTheme="minorHAnsi" w:cstheme="minorBidi"/>
                <w:noProof/>
              </w:rPr>
              <w:tab/>
            </w:r>
            <w:r w:rsidR="00E73E46" w:rsidRPr="00DA1766">
              <w:rPr>
                <w:rStyle w:val="af"/>
                <w:rFonts w:ascii="Times New Roman" w:eastAsia="Times New Roman" w:hAnsi="Times New Roman" w:cs="Times New Roman"/>
                <w:noProof/>
                <w:highlight w:val="white"/>
              </w:rPr>
              <w:t>Анализ предметной области</w:t>
            </w:r>
            <w:r w:rsidR="00E73E46">
              <w:rPr>
                <w:noProof/>
                <w:webHidden/>
              </w:rPr>
              <w:tab/>
            </w:r>
            <w:r w:rsidR="00E73E46">
              <w:rPr>
                <w:noProof/>
                <w:webHidden/>
              </w:rPr>
              <w:fldChar w:fldCharType="begin"/>
            </w:r>
            <w:r w:rsidR="00E73E46">
              <w:rPr>
                <w:noProof/>
                <w:webHidden/>
              </w:rPr>
              <w:instrText xml:space="preserve"> PAGEREF _Toc169182072 \h </w:instrText>
            </w:r>
            <w:r w:rsidR="00E73E46">
              <w:rPr>
                <w:noProof/>
                <w:webHidden/>
              </w:rPr>
            </w:r>
            <w:r w:rsidR="00E73E46">
              <w:rPr>
                <w:noProof/>
                <w:webHidden/>
              </w:rPr>
              <w:fldChar w:fldCharType="separate"/>
            </w:r>
            <w:r w:rsidR="00E73E46">
              <w:rPr>
                <w:noProof/>
                <w:webHidden/>
              </w:rPr>
              <w:t>5</w:t>
            </w:r>
            <w:r w:rsidR="00E73E46">
              <w:rPr>
                <w:noProof/>
                <w:webHidden/>
              </w:rPr>
              <w:fldChar w:fldCharType="end"/>
            </w:r>
          </w:hyperlink>
        </w:p>
        <w:p w:rsidR="00E73E46" w:rsidRDefault="004A0239">
          <w:pPr>
            <w:pStyle w:val="20"/>
            <w:tabs>
              <w:tab w:val="left" w:pos="880"/>
              <w:tab w:val="right" w:leader="dot" w:pos="9913"/>
            </w:tabs>
            <w:rPr>
              <w:rFonts w:asciiTheme="minorHAnsi" w:eastAsiaTheme="minorEastAsia" w:hAnsiTheme="minorHAnsi" w:cstheme="minorBidi"/>
              <w:noProof/>
            </w:rPr>
          </w:pPr>
          <w:hyperlink w:anchor="_Toc169182073" w:history="1">
            <w:r w:rsidR="00E73E46" w:rsidRPr="00DA1766">
              <w:rPr>
                <w:rStyle w:val="af"/>
                <w:rFonts w:ascii="Times New Roman" w:eastAsia="Times New Roman" w:hAnsi="Times New Roman" w:cs="Times New Roman"/>
                <w:noProof/>
                <w:highlight w:val="white"/>
              </w:rPr>
              <w:t>1.2.</w:t>
            </w:r>
            <w:r w:rsidR="00E73E46">
              <w:rPr>
                <w:rFonts w:asciiTheme="minorHAnsi" w:eastAsiaTheme="minorEastAsia" w:hAnsiTheme="minorHAnsi" w:cstheme="minorBidi"/>
                <w:noProof/>
              </w:rPr>
              <w:tab/>
            </w:r>
            <w:r w:rsidR="00E73E46" w:rsidRPr="00DA1766">
              <w:rPr>
                <w:rStyle w:val="af"/>
                <w:rFonts w:ascii="Times New Roman" w:eastAsia="Times New Roman" w:hAnsi="Times New Roman" w:cs="Times New Roman"/>
                <w:noProof/>
              </w:rPr>
              <w:t>Постановка задачи</w:t>
            </w:r>
            <w:r w:rsidR="00E73E46">
              <w:rPr>
                <w:noProof/>
                <w:webHidden/>
              </w:rPr>
              <w:tab/>
            </w:r>
            <w:r w:rsidR="00E73E46">
              <w:rPr>
                <w:noProof/>
                <w:webHidden/>
              </w:rPr>
              <w:fldChar w:fldCharType="begin"/>
            </w:r>
            <w:r w:rsidR="00E73E46">
              <w:rPr>
                <w:noProof/>
                <w:webHidden/>
              </w:rPr>
              <w:instrText xml:space="preserve"> PAGEREF _Toc169182073 \h </w:instrText>
            </w:r>
            <w:r w:rsidR="00E73E46">
              <w:rPr>
                <w:noProof/>
                <w:webHidden/>
              </w:rPr>
            </w:r>
            <w:r w:rsidR="00E73E46">
              <w:rPr>
                <w:noProof/>
                <w:webHidden/>
              </w:rPr>
              <w:fldChar w:fldCharType="separate"/>
            </w:r>
            <w:r w:rsidR="00E73E46">
              <w:rPr>
                <w:noProof/>
                <w:webHidden/>
              </w:rPr>
              <w:t>8</w:t>
            </w:r>
            <w:r w:rsidR="00E73E46">
              <w:rPr>
                <w:noProof/>
                <w:webHidden/>
              </w:rPr>
              <w:fldChar w:fldCharType="end"/>
            </w:r>
          </w:hyperlink>
        </w:p>
        <w:p w:rsidR="00E73E46" w:rsidRDefault="004A0239">
          <w:pPr>
            <w:pStyle w:val="10"/>
            <w:tabs>
              <w:tab w:val="left" w:pos="440"/>
              <w:tab w:val="right" w:leader="dot" w:pos="9913"/>
            </w:tabs>
            <w:rPr>
              <w:rFonts w:asciiTheme="minorHAnsi" w:eastAsiaTheme="minorEastAsia" w:hAnsiTheme="minorHAnsi" w:cstheme="minorBidi"/>
              <w:noProof/>
            </w:rPr>
          </w:pPr>
          <w:hyperlink w:anchor="_Toc169182074" w:history="1">
            <w:r w:rsidR="00E73E46" w:rsidRPr="00DA1766">
              <w:rPr>
                <w:rStyle w:val="af"/>
                <w:rFonts w:ascii="Times New Roman" w:hAnsi="Times New Roman" w:cs="Times New Roman"/>
                <w:noProof/>
                <w:lang w:val="en-US"/>
              </w:rPr>
              <w:t>2.</w:t>
            </w:r>
            <w:r w:rsidR="00E73E46">
              <w:rPr>
                <w:rFonts w:asciiTheme="minorHAnsi" w:eastAsiaTheme="minorEastAsia" w:hAnsiTheme="minorHAnsi" w:cstheme="minorBidi"/>
                <w:noProof/>
              </w:rPr>
              <w:tab/>
            </w:r>
            <w:r w:rsidR="00E73E46" w:rsidRPr="00DA1766">
              <w:rPr>
                <w:rStyle w:val="af"/>
                <w:rFonts w:ascii="Times New Roman" w:hAnsi="Times New Roman" w:cs="Times New Roman"/>
                <w:noProof/>
              </w:rPr>
              <w:t>ПРОЕКТНАЯ ЧАСТЬ</w:t>
            </w:r>
            <w:r w:rsidR="00E73E46">
              <w:rPr>
                <w:noProof/>
                <w:webHidden/>
              </w:rPr>
              <w:tab/>
            </w:r>
            <w:r w:rsidR="00E73E46">
              <w:rPr>
                <w:noProof/>
                <w:webHidden/>
              </w:rPr>
              <w:fldChar w:fldCharType="begin"/>
            </w:r>
            <w:r w:rsidR="00E73E46">
              <w:rPr>
                <w:noProof/>
                <w:webHidden/>
              </w:rPr>
              <w:instrText xml:space="preserve"> PAGEREF _Toc169182074 \h </w:instrText>
            </w:r>
            <w:r w:rsidR="00E73E46">
              <w:rPr>
                <w:noProof/>
                <w:webHidden/>
              </w:rPr>
            </w:r>
            <w:r w:rsidR="00E73E46">
              <w:rPr>
                <w:noProof/>
                <w:webHidden/>
              </w:rPr>
              <w:fldChar w:fldCharType="separate"/>
            </w:r>
            <w:r w:rsidR="00E73E46">
              <w:rPr>
                <w:noProof/>
                <w:webHidden/>
              </w:rPr>
              <w:t>10</w:t>
            </w:r>
            <w:r w:rsidR="00E73E46">
              <w:rPr>
                <w:noProof/>
                <w:webHidden/>
              </w:rPr>
              <w:fldChar w:fldCharType="end"/>
            </w:r>
          </w:hyperlink>
        </w:p>
        <w:p w:rsidR="00E73E46" w:rsidRDefault="004A0239">
          <w:pPr>
            <w:pStyle w:val="20"/>
            <w:tabs>
              <w:tab w:val="left" w:pos="880"/>
              <w:tab w:val="right" w:leader="dot" w:pos="9913"/>
            </w:tabs>
            <w:rPr>
              <w:rFonts w:asciiTheme="minorHAnsi" w:eastAsiaTheme="minorEastAsia" w:hAnsiTheme="minorHAnsi" w:cstheme="minorBidi"/>
              <w:noProof/>
            </w:rPr>
          </w:pPr>
          <w:hyperlink w:anchor="_Toc169182075" w:history="1">
            <w:r w:rsidR="00E73E46" w:rsidRPr="00DA1766">
              <w:rPr>
                <w:rStyle w:val="af"/>
                <w:rFonts w:ascii="Times New Roman" w:hAnsi="Times New Roman" w:cs="Times New Roman"/>
                <w:noProof/>
              </w:rPr>
              <w:t>2.1.</w:t>
            </w:r>
            <w:r w:rsidR="00E73E46">
              <w:rPr>
                <w:rFonts w:asciiTheme="minorHAnsi" w:eastAsiaTheme="minorEastAsia" w:hAnsiTheme="minorHAnsi" w:cstheme="minorBidi"/>
                <w:noProof/>
              </w:rPr>
              <w:tab/>
            </w:r>
            <w:r w:rsidR="00E73E46" w:rsidRPr="00DA1766">
              <w:rPr>
                <w:rStyle w:val="af"/>
                <w:rFonts w:ascii="Times New Roman" w:hAnsi="Times New Roman" w:cs="Times New Roman"/>
                <w:noProof/>
              </w:rPr>
              <w:t>Проектирование и реализация базы данных системы</w:t>
            </w:r>
            <w:r w:rsidR="00E73E46">
              <w:rPr>
                <w:noProof/>
                <w:webHidden/>
              </w:rPr>
              <w:tab/>
            </w:r>
            <w:r w:rsidR="00E73E46">
              <w:rPr>
                <w:noProof/>
                <w:webHidden/>
              </w:rPr>
              <w:fldChar w:fldCharType="begin"/>
            </w:r>
            <w:r w:rsidR="00E73E46">
              <w:rPr>
                <w:noProof/>
                <w:webHidden/>
              </w:rPr>
              <w:instrText xml:space="preserve"> PAGEREF _Toc169182075 \h </w:instrText>
            </w:r>
            <w:r w:rsidR="00E73E46">
              <w:rPr>
                <w:noProof/>
                <w:webHidden/>
              </w:rPr>
            </w:r>
            <w:r w:rsidR="00E73E46">
              <w:rPr>
                <w:noProof/>
                <w:webHidden/>
              </w:rPr>
              <w:fldChar w:fldCharType="separate"/>
            </w:r>
            <w:r w:rsidR="00E73E46">
              <w:rPr>
                <w:noProof/>
                <w:webHidden/>
              </w:rPr>
              <w:t>10</w:t>
            </w:r>
            <w:r w:rsidR="00E73E46">
              <w:rPr>
                <w:noProof/>
                <w:webHidden/>
              </w:rPr>
              <w:fldChar w:fldCharType="end"/>
            </w:r>
          </w:hyperlink>
        </w:p>
        <w:p w:rsidR="00E73E46" w:rsidRDefault="004A0239">
          <w:pPr>
            <w:pStyle w:val="20"/>
            <w:tabs>
              <w:tab w:val="left" w:pos="880"/>
              <w:tab w:val="right" w:leader="dot" w:pos="9913"/>
            </w:tabs>
            <w:rPr>
              <w:rFonts w:asciiTheme="minorHAnsi" w:eastAsiaTheme="minorEastAsia" w:hAnsiTheme="minorHAnsi" w:cstheme="minorBidi"/>
              <w:noProof/>
            </w:rPr>
          </w:pPr>
          <w:hyperlink w:anchor="_Toc169182076" w:history="1">
            <w:r w:rsidR="00E73E46" w:rsidRPr="00DA1766">
              <w:rPr>
                <w:rStyle w:val="af"/>
                <w:rFonts w:ascii="Times New Roman" w:eastAsia="Times New Roman" w:hAnsi="Times New Roman" w:cs="Times New Roman"/>
                <w:noProof/>
              </w:rPr>
              <w:t>2.2.</w:t>
            </w:r>
            <w:r w:rsidR="00E73E46">
              <w:rPr>
                <w:rFonts w:asciiTheme="minorHAnsi" w:eastAsiaTheme="minorEastAsia" w:hAnsiTheme="minorHAnsi" w:cstheme="minorBidi"/>
                <w:noProof/>
              </w:rPr>
              <w:tab/>
            </w:r>
            <w:r w:rsidR="00E73E46" w:rsidRPr="00DA1766">
              <w:rPr>
                <w:rStyle w:val="af"/>
                <w:rFonts w:ascii="Times New Roman" w:eastAsia="Times New Roman" w:hAnsi="Times New Roman" w:cs="Times New Roman"/>
                <w:noProof/>
              </w:rPr>
              <w:t>Проектирование и реализация пользовательского интерфейса системы</w:t>
            </w:r>
            <w:r w:rsidR="00E73E46">
              <w:rPr>
                <w:noProof/>
                <w:webHidden/>
              </w:rPr>
              <w:tab/>
            </w:r>
            <w:r w:rsidR="00E73E46">
              <w:rPr>
                <w:noProof/>
                <w:webHidden/>
              </w:rPr>
              <w:fldChar w:fldCharType="begin"/>
            </w:r>
            <w:r w:rsidR="00E73E46">
              <w:rPr>
                <w:noProof/>
                <w:webHidden/>
              </w:rPr>
              <w:instrText xml:space="preserve"> PAGEREF _Toc169182076 \h </w:instrText>
            </w:r>
            <w:r w:rsidR="00E73E46">
              <w:rPr>
                <w:noProof/>
                <w:webHidden/>
              </w:rPr>
            </w:r>
            <w:r w:rsidR="00E73E46">
              <w:rPr>
                <w:noProof/>
                <w:webHidden/>
              </w:rPr>
              <w:fldChar w:fldCharType="separate"/>
            </w:r>
            <w:r w:rsidR="00E73E46">
              <w:rPr>
                <w:noProof/>
                <w:webHidden/>
              </w:rPr>
              <w:t>12</w:t>
            </w:r>
            <w:r w:rsidR="00E73E46">
              <w:rPr>
                <w:noProof/>
                <w:webHidden/>
              </w:rPr>
              <w:fldChar w:fldCharType="end"/>
            </w:r>
          </w:hyperlink>
        </w:p>
        <w:p w:rsidR="00E73E46" w:rsidRDefault="004A0239">
          <w:pPr>
            <w:pStyle w:val="30"/>
            <w:tabs>
              <w:tab w:val="left" w:pos="1320"/>
              <w:tab w:val="right" w:leader="dot" w:pos="9913"/>
            </w:tabs>
            <w:rPr>
              <w:rFonts w:asciiTheme="minorHAnsi" w:eastAsiaTheme="minorEastAsia" w:hAnsiTheme="minorHAnsi" w:cstheme="minorBidi"/>
              <w:noProof/>
            </w:rPr>
          </w:pPr>
          <w:hyperlink w:anchor="_Toc169182077" w:history="1">
            <w:r w:rsidR="00E73E46" w:rsidRPr="00DA1766">
              <w:rPr>
                <w:rStyle w:val="af"/>
                <w:rFonts w:ascii="Times New Roman" w:hAnsi="Times New Roman" w:cs="Times New Roman"/>
                <w:noProof/>
              </w:rPr>
              <w:t>2.2.1.</w:t>
            </w:r>
            <w:r w:rsidR="00E73E46">
              <w:rPr>
                <w:rFonts w:asciiTheme="minorHAnsi" w:eastAsiaTheme="minorEastAsia" w:hAnsiTheme="minorHAnsi" w:cstheme="minorBidi"/>
                <w:noProof/>
              </w:rPr>
              <w:tab/>
            </w:r>
            <w:r w:rsidR="00E73E46" w:rsidRPr="00DA1766">
              <w:rPr>
                <w:rStyle w:val="af"/>
                <w:rFonts w:ascii="Times New Roman" w:hAnsi="Times New Roman" w:cs="Times New Roman"/>
                <w:noProof/>
              </w:rPr>
              <w:t>Структура приложения</w:t>
            </w:r>
            <w:r w:rsidR="00E73E46">
              <w:rPr>
                <w:noProof/>
                <w:webHidden/>
              </w:rPr>
              <w:tab/>
            </w:r>
            <w:r w:rsidR="00E73E46">
              <w:rPr>
                <w:noProof/>
                <w:webHidden/>
              </w:rPr>
              <w:fldChar w:fldCharType="begin"/>
            </w:r>
            <w:r w:rsidR="00E73E46">
              <w:rPr>
                <w:noProof/>
                <w:webHidden/>
              </w:rPr>
              <w:instrText xml:space="preserve"> PAGEREF _Toc169182077 \h </w:instrText>
            </w:r>
            <w:r w:rsidR="00E73E46">
              <w:rPr>
                <w:noProof/>
                <w:webHidden/>
              </w:rPr>
            </w:r>
            <w:r w:rsidR="00E73E46">
              <w:rPr>
                <w:noProof/>
                <w:webHidden/>
              </w:rPr>
              <w:fldChar w:fldCharType="separate"/>
            </w:r>
            <w:r w:rsidR="00E73E46">
              <w:rPr>
                <w:noProof/>
                <w:webHidden/>
              </w:rPr>
              <w:t>14</w:t>
            </w:r>
            <w:r w:rsidR="00E73E46">
              <w:rPr>
                <w:noProof/>
                <w:webHidden/>
              </w:rPr>
              <w:fldChar w:fldCharType="end"/>
            </w:r>
          </w:hyperlink>
        </w:p>
        <w:p w:rsidR="00E73E46" w:rsidRDefault="004A0239">
          <w:pPr>
            <w:pStyle w:val="30"/>
            <w:tabs>
              <w:tab w:val="left" w:pos="1320"/>
              <w:tab w:val="right" w:leader="dot" w:pos="9913"/>
            </w:tabs>
            <w:rPr>
              <w:rFonts w:asciiTheme="minorHAnsi" w:eastAsiaTheme="minorEastAsia" w:hAnsiTheme="minorHAnsi" w:cstheme="minorBidi"/>
              <w:noProof/>
            </w:rPr>
          </w:pPr>
          <w:hyperlink w:anchor="_Toc169182078" w:history="1">
            <w:r w:rsidR="00E73E46" w:rsidRPr="00DA1766">
              <w:rPr>
                <w:rStyle w:val="af"/>
                <w:rFonts w:ascii="Times New Roman" w:hAnsi="Times New Roman" w:cs="Times New Roman"/>
                <w:noProof/>
              </w:rPr>
              <w:t>2.2.2.</w:t>
            </w:r>
            <w:r w:rsidR="00E73E46">
              <w:rPr>
                <w:rFonts w:asciiTheme="minorHAnsi" w:eastAsiaTheme="minorEastAsia" w:hAnsiTheme="minorHAnsi" w:cstheme="minorBidi"/>
                <w:noProof/>
              </w:rPr>
              <w:tab/>
            </w:r>
            <w:r w:rsidR="00E73E46" w:rsidRPr="00DA1766">
              <w:rPr>
                <w:rStyle w:val="af"/>
                <w:rFonts w:ascii="Times New Roman" w:hAnsi="Times New Roman" w:cs="Times New Roman"/>
                <w:noProof/>
              </w:rPr>
              <w:t>Реализация пользовательских форм</w:t>
            </w:r>
            <w:r w:rsidR="00E73E46">
              <w:rPr>
                <w:noProof/>
                <w:webHidden/>
              </w:rPr>
              <w:tab/>
            </w:r>
            <w:r w:rsidR="00E73E46">
              <w:rPr>
                <w:noProof/>
                <w:webHidden/>
              </w:rPr>
              <w:fldChar w:fldCharType="begin"/>
            </w:r>
            <w:r w:rsidR="00E73E46">
              <w:rPr>
                <w:noProof/>
                <w:webHidden/>
              </w:rPr>
              <w:instrText xml:space="preserve"> PAGEREF _Toc169182078 \h </w:instrText>
            </w:r>
            <w:r w:rsidR="00E73E46">
              <w:rPr>
                <w:noProof/>
                <w:webHidden/>
              </w:rPr>
            </w:r>
            <w:r w:rsidR="00E73E46">
              <w:rPr>
                <w:noProof/>
                <w:webHidden/>
              </w:rPr>
              <w:fldChar w:fldCharType="separate"/>
            </w:r>
            <w:r w:rsidR="00E73E46">
              <w:rPr>
                <w:noProof/>
                <w:webHidden/>
              </w:rPr>
              <w:t>16</w:t>
            </w:r>
            <w:r w:rsidR="00E73E46">
              <w:rPr>
                <w:noProof/>
                <w:webHidden/>
              </w:rPr>
              <w:fldChar w:fldCharType="end"/>
            </w:r>
          </w:hyperlink>
        </w:p>
        <w:p w:rsidR="00E73E46" w:rsidRDefault="004A0239">
          <w:pPr>
            <w:pStyle w:val="30"/>
            <w:tabs>
              <w:tab w:val="left" w:pos="1320"/>
              <w:tab w:val="right" w:leader="dot" w:pos="9913"/>
            </w:tabs>
            <w:rPr>
              <w:rFonts w:asciiTheme="minorHAnsi" w:eastAsiaTheme="minorEastAsia" w:hAnsiTheme="minorHAnsi" w:cstheme="minorBidi"/>
              <w:noProof/>
            </w:rPr>
          </w:pPr>
          <w:hyperlink w:anchor="_Toc169182079" w:history="1">
            <w:r w:rsidR="00E73E46" w:rsidRPr="00DA1766">
              <w:rPr>
                <w:rStyle w:val="af"/>
                <w:rFonts w:ascii="Times New Roman" w:hAnsi="Times New Roman" w:cs="Times New Roman"/>
                <w:noProof/>
              </w:rPr>
              <w:t>2.2.3.</w:t>
            </w:r>
            <w:r w:rsidR="00E73E46">
              <w:rPr>
                <w:rFonts w:asciiTheme="minorHAnsi" w:eastAsiaTheme="minorEastAsia" w:hAnsiTheme="minorHAnsi" w:cstheme="minorBidi"/>
                <w:noProof/>
              </w:rPr>
              <w:tab/>
            </w:r>
            <w:r w:rsidR="00E73E46" w:rsidRPr="00DA1766">
              <w:rPr>
                <w:rStyle w:val="af"/>
                <w:rFonts w:ascii="Times New Roman" w:hAnsi="Times New Roman" w:cs="Times New Roman"/>
                <w:noProof/>
              </w:rPr>
              <w:t>Разработка запросов</w:t>
            </w:r>
            <w:r w:rsidR="00E73E46">
              <w:rPr>
                <w:noProof/>
                <w:webHidden/>
              </w:rPr>
              <w:tab/>
            </w:r>
            <w:r w:rsidR="00E73E46">
              <w:rPr>
                <w:noProof/>
                <w:webHidden/>
              </w:rPr>
              <w:fldChar w:fldCharType="begin"/>
            </w:r>
            <w:r w:rsidR="00E73E46">
              <w:rPr>
                <w:noProof/>
                <w:webHidden/>
              </w:rPr>
              <w:instrText xml:space="preserve"> PAGEREF _Toc169182079 \h </w:instrText>
            </w:r>
            <w:r w:rsidR="00E73E46">
              <w:rPr>
                <w:noProof/>
                <w:webHidden/>
              </w:rPr>
            </w:r>
            <w:r w:rsidR="00E73E46">
              <w:rPr>
                <w:noProof/>
                <w:webHidden/>
              </w:rPr>
              <w:fldChar w:fldCharType="separate"/>
            </w:r>
            <w:r w:rsidR="00E73E46">
              <w:rPr>
                <w:noProof/>
                <w:webHidden/>
              </w:rPr>
              <w:t>28</w:t>
            </w:r>
            <w:r w:rsidR="00E73E46">
              <w:rPr>
                <w:noProof/>
                <w:webHidden/>
              </w:rPr>
              <w:fldChar w:fldCharType="end"/>
            </w:r>
          </w:hyperlink>
        </w:p>
        <w:p w:rsidR="00E73E46" w:rsidRDefault="004A0239">
          <w:pPr>
            <w:pStyle w:val="30"/>
            <w:tabs>
              <w:tab w:val="left" w:pos="1320"/>
              <w:tab w:val="right" w:leader="dot" w:pos="9913"/>
            </w:tabs>
            <w:rPr>
              <w:rFonts w:asciiTheme="minorHAnsi" w:eastAsiaTheme="minorEastAsia" w:hAnsiTheme="minorHAnsi" w:cstheme="minorBidi"/>
              <w:noProof/>
            </w:rPr>
          </w:pPr>
          <w:hyperlink w:anchor="_Toc169182080" w:history="1">
            <w:r w:rsidR="00E73E46" w:rsidRPr="00DA1766">
              <w:rPr>
                <w:rStyle w:val="af"/>
                <w:rFonts w:ascii="Times New Roman" w:hAnsi="Times New Roman" w:cs="Times New Roman"/>
                <w:noProof/>
              </w:rPr>
              <w:t>2.2.4.</w:t>
            </w:r>
            <w:r w:rsidR="00E73E46">
              <w:rPr>
                <w:rFonts w:asciiTheme="minorHAnsi" w:eastAsiaTheme="minorEastAsia" w:hAnsiTheme="minorHAnsi" w:cstheme="minorBidi"/>
                <w:noProof/>
              </w:rPr>
              <w:tab/>
            </w:r>
            <w:r w:rsidR="00E73E46" w:rsidRPr="00DA1766">
              <w:rPr>
                <w:rStyle w:val="af"/>
                <w:rFonts w:ascii="Times New Roman" w:hAnsi="Times New Roman" w:cs="Times New Roman"/>
                <w:noProof/>
              </w:rPr>
              <w:t>Разработка отчетов</w:t>
            </w:r>
            <w:r w:rsidR="00E73E46">
              <w:rPr>
                <w:noProof/>
                <w:webHidden/>
              </w:rPr>
              <w:tab/>
            </w:r>
            <w:r w:rsidR="00E73E46">
              <w:rPr>
                <w:noProof/>
                <w:webHidden/>
              </w:rPr>
              <w:fldChar w:fldCharType="begin"/>
            </w:r>
            <w:r w:rsidR="00E73E46">
              <w:rPr>
                <w:noProof/>
                <w:webHidden/>
              </w:rPr>
              <w:instrText xml:space="preserve"> PAGEREF _Toc169182080 \h </w:instrText>
            </w:r>
            <w:r w:rsidR="00E73E46">
              <w:rPr>
                <w:noProof/>
                <w:webHidden/>
              </w:rPr>
            </w:r>
            <w:r w:rsidR="00E73E46">
              <w:rPr>
                <w:noProof/>
                <w:webHidden/>
              </w:rPr>
              <w:fldChar w:fldCharType="separate"/>
            </w:r>
            <w:r w:rsidR="00E73E46">
              <w:rPr>
                <w:noProof/>
                <w:webHidden/>
              </w:rPr>
              <w:t>41</w:t>
            </w:r>
            <w:r w:rsidR="00E73E46">
              <w:rPr>
                <w:noProof/>
                <w:webHidden/>
              </w:rPr>
              <w:fldChar w:fldCharType="end"/>
            </w:r>
          </w:hyperlink>
        </w:p>
        <w:p w:rsidR="00E73E46" w:rsidRDefault="004A0239">
          <w:pPr>
            <w:pStyle w:val="10"/>
            <w:tabs>
              <w:tab w:val="right" w:leader="dot" w:pos="9913"/>
            </w:tabs>
            <w:rPr>
              <w:rFonts w:asciiTheme="minorHAnsi" w:eastAsiaTheme="minorEastAsia" w:hAnsiTheme="minorHAnsi" w:cstheme="minorBidi"/>
              <w:noProof/>
            </w:rPr>
          </w:pPr>
          <w:hyperlink w:anchor="_Toc169182081" w:history="1">
            <w:r w:rsidR="00E73E46" w:rsidRPr="00DA1766">
              <w:rPr>
                <w:rStyle w:val="af"/>
                <w:rFonts w:ascii="Times New Roman" w:eastAsia="Times New Roman" w:hAnsi="Times New Roman" w:cs="Times New Roman"/>
                <w:noProof/>
              </w:rPr>
              <w:t>ЗАКЛЮЧЕНИЕ</w:t>
            </w:r>
            <w:r w:rsidR="00E73E46">
              <w:rPr>
                <w:noProof/>
                <w:webHidden/>
              </w:rPr>
              <w:tab/>
            </w:r>
            <w:r w:rsidR="00E73E46">
              <w:rPr>
                <w:noProof/>
                <w:webHidden/>
              </w:rPr>
              <w:fldChar w:fldCharType="begin"/>
            </w:r>
            <w:r w:rsidR="00E73E46">
              <w:rPr>
                <w:noProof/>
                <w:webHidden/>
              </w:rPr>
              <w:instrText xml:space="preserve"> PAGEREF _Toc169182081 \h </w:instrText>
            </w:r>
            <w:r w:rsidR="00E73E46">
              <w:rPr>
                <w:noProof/>
                <w:webHidden/>
              </w:rPr>
            </w:r>
            <w:r w:rsidR="00E73E46">
              <w:rPr>
                <w:noProof/>
                <w:webHidden/>
              </w:rPr>
              <w:fldChar w:fldCharType="separate"/>
            </w:r>
            <w:r w:rsidR="00E73E46">
              <w:rPr>
                <w:noProof/>
                <w:webHidden/>
              </w:rPr>
              <w:t>43</w:t>
            </w:r>
            <w:r w:rsidR="00E73E46">
              <w:rPr>
                <w:noProof/>
                <w:webHidden/>
              </w:rPr>
              <w:fldChar w:fldCharType="end"/>
            </w:r>
          </w:hyperlink>
        </w:p>
        <w:p w:rsidR="00E73E46" w:rsidRDefault="004A0239">
          <w:pPr>
            <w:pStyle w:val="10"/>
            <w:tabs>
              <w:tab w:val="right" w:leader="dot" w:pos="9913"/>
            </w:tabs>
            <w:rPr>
              <w:rFonts w:asciiTheme="minorHAnsi" w:eastAsiaTheme="minorEastAsia" w:hAnsiTheme="minorHAnsi" w:cstheme="minorBidi"/>
              <w:noProof/>
            </w:rPr>
          </w:pPr>
          <w:hyperlink w:anchor="_Toc169182082" w:history="1">
            <w:r w:rsidR="00E73E46" w:rsidRPr="00DA1766">
              <w:rPr>
                <w:rStyle w:val="af"/>
                <w:rFonts w:ascii="Times New Roman" w:eastAsia="Times New Roman" w:hAnsi="Times New Roman" w:cs="Times New Roman"/>
                <w:noProof/>
              </w:rPr>
              <w:t>СПИСОК ЛИТЕРАТУРЫ</w:t>
            </w:r>
            <w:r w:rsidR="00E73E46">
              <w:rPr>
                <w:noProof/>
                <w:webHidden/>
              </w:rPr>
              <w:tab/>
            </w:r>
            <w:r w:rsidR="00E73E46">
              <w:rPr>
                <w:noProof/>
                <w:webHidden/>
              </w:rPr>
              <w:fldChar w:fldCharType="begin"/>
            </w:r>
            <w:r w:rsidR="00E73E46">
              <w:rPr>
                <w:noProof/>
                <w:webHidden/>
              </w:rPr>
              <w:instrText xml:space="preserve"> PAGEREF _Toc169182082 \h </w:instrText>
            </w:r>
            <w:r w:rsidR="00E73E46">
              <w:rPr>
                <w:noProof/>
                <w:webHidden/>
              </w:rPr>
            </w:r>
            <w:r w:rsidR="00E73E46">
              <w:rPr>
                <w:noProof/>
                <w:webHidden/>
              </w:rPr>
              <w:fldChar w:fldCharType="separate"/>
            </w:r>
            <w:r w:rsidR="00E73E46">
              <w:rPr>
                <w:noProof/>
                <w:webHidden/>
              </w:rPr>
              <w:t>44</w:t>
            </w:r>
            <w:r w:rsidR="00E73E46">
              <w:rPr>
                <w:noProof/>
                <w:webHidden/>
              </w:rPr>
              <w:fldChar w:fldCharType="end"/>
            </w:r>
          </w:hyperlink>
        </w:p>
        <w:p w:rsidR="00E73E46" w:rsidRDefault="00E73E46" w:rsidP="00E73E46">
          <w:pPr>
            <w:pStyle w:val="20"/>
            <w:tabs>
              <w:tab w:val="right" w:leader="dot" w:pos="9913"/>
            </w:tabs>
            <w:ind w:left="0"/>
            <w:rPr>
              <w:rFonts w:asciiTheme="minorHAnsi" w:eastAsiaTheme="minorEastAsia" w:hAnsiTheme="minorHAnsi" w:cstheme="minorBidi"/>
              <w:noProof/>
            </w:rPr>
          </w:pPr>
          <w:hyperlink w:anchor="_Toc169182083" w:history="1">
            <w:r w:rsidRPr="00DA1766">
              <w:rPr>
                <w:rStyle w:val="af"/>
                <w:noProof/>
              </w:rPr>
              <w:t>Приложение А. Техническое задание</w:t>
            </w:r>
            <w:r>
              <w:rPr>
                <w:noProof/>
                <w:webHidden/>
              </w:rPr>
              <w:tab/>
            </w:r>
            <w:r>
              <w:rPr>
                <w:noProof/>
                <w:webHidden/>
              </w:rPr>
              <w:fldChar w:fldCharType="begin"/>
            </w:r>
            <w:r>
              <w:rPr>
                <w:noProof/>
                <w:webHidden/>
              </w:rPr>
              <w:instrText xml:space="preserve"> PAGEREF _Toc169182083 \h </w:instrText>
            </w:r>
            <w:r>
              <w:rPr>
                <w:noProof/>
                <w:webHidden/>
              </w:rPr>
            </w:r>
            <w:r>
              <w:rPr>
                <w:noProof/>
                <w:webHidden/>
              </w:rPr>
              <w:fldChar w:fldCharType="separate"/>
            </w:r>
            <w:r>
              <w:rPr>
                <w:noProof/>
                <w:webHidden/>
              </w:rPr>
              <w:t>45</w:t>
            </w:r>
            <w:r>
              <w:rPr>
                <w:noProof/>
                <w:webHidden/>
              </w:rPr>
              <w:fldChar w:fldCharType="end"/>
            </w:r>
          </w:hyperlink>
        </w:p>
        <w:p w:rsidR="00842604" w:rsidRPr="00220651" w:rsidRDefault="00842604">
          <w:pPr>
            <w:rPr>
              <w:rFonts w:ascii="Times New Roman" w:hAnsi="Times New Roman" w:cs="Times New Roman"/>
              <w:sz w:val="28"/>
              <w:szCs w:val="28"/>
            </w:rPr>
          </w:pPr>
          <w:r w:rsidRPr="00B3083A">
            <w:rPr>
              <w:rFonts w:ascii="Times New Roman" w:hAnsi="Times New Roman" w:cs="Times New Roman"/>
              <w:b/>
              <w:bCs/>
              <w:sz w:val="28"/>
              <w:szCs w:val="28"/>
            </w:rPr>
            <w:fldChar w:fldCharType="end"/>
          </w:r>
        </w:p>
      </w:sdtContent>
    </w:sdt>
    <w:p w:rsidR="00E8105C" w:rsidRPr="00A8597D" w:rsidRDefault="00E8105C" w:rsidP="00E8105C">
      <w:pPr>
        <w:spacing w:after="160" w:line="300" w:lineRule="auto"/>
        <w:rPr>
          <w:rFonts w:ascii="Times New Roman" w:eastAsia="Times New Roman" w:hAnsi="Times New Roman" w:cs="Times New Roman"/>
          <w:sz w:val="28"/>
          <w:szCs w:val="28"/>
        </w:rPr>
      </w:pPr>
    </w:p>
    <w:p w:rsidR="00E8105C" w:rsidRDefault="00E8105C">
      <w:pPr>
        <w:rPr>
          <w:rFonts w:ascii="Times New Roman" w:hAnsi="Times New Roman" w:cs="Times New Roman"/>
          <w:caps/>
          <w:spacing w:val="-20"/>
          <w:sz w:val="28"/>
          <w:szCs w:val="28"/>
        </w:rPr>
      </w:pPr>
    </w:p>
    <w:p w:rsidR="00E8105C" w:rsidRPr="00E8105C" w:rsidRDefault="00E8105C" w:rsidP="00E8105C">
      <w:pPr>
        <w:rPr>
          <w:rFonts w:ascii="Times New Roman" w:hAnsi="Times New Roman" w:cs="Times New Roman"/>
          <w:caps/>
          <w:spacing w:val="-20"/>
          <w:sz w:val="28"/>
          <w:szCs w:val="28"/>
        </w:rPr>
      </w:pPr>
      <w:r>
        <w:rPr>
          <w:rFonts w:ascii="Times New Roman" w:hAnsi="Times New Roman" w:cs="Times New Roman"/>
          <w:caps/>
          <w:spacing w:val="-20"/>
          <w:sz w:val="28"/>
          <w:szCs w:val="28"/>
        </w:rPr>
        <w:br w:type="page"/>
      </w:r>
    </w:p>
    <w:p w:rsidR="00F337A2" w:rsidRPr="00842604" w:rsidRDefault="0053690A" w:rsidP="000314B1">
      <w:pPr>
        <w:pStyle w:val="1"/>
        <w:jc w:val="center"/>
        <w:rPr>
          <w:rFonts w:ascii="Times New Roman" w:hAnsi="Times New Roman" w:cs="Times New Roman"/>
          <w:b w:val="0"/>
          <w:color w:val="auto"/>
        </w:rPr>
      </w:pPr>
      <w:bookmarkStart w:id="0" w:name="_Toc169182070"/>
      <w:r w:rsidRPr="00842604">
        <w:rPr>
          <w:rFonts w:ascii="Times New Roman" w:hAnsi="Times New Roman" w:cs="Times New Roman"/>
          <w:b w:val="0"/>
          <w:color w:val="auto"/>
        </w:rPr>
        <w:lastRenderedPageBreak/>
        <w:t>ВВЕДЕНИЕ</w:t>
      </w:r>
      <w:bookmarkEnd w:id="0"/>
    </w:p>
    <w:p w:rsidR="00F337A2" w:rsidRPr="00842604" w:rsidRDefault="00F337A2">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p>
    <w:p w:rsidR="00F337A2" w:rsidRPr="00842604"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Экологическая обстановка является одним из наиболее важных факторов, влияющих на качество жизни и здоровье людей. Например: загрязнение воздуха, водное загрязнение, разрушение экосистемы. Загрязнение воздуха является основным причиной многих респираторных заболеваний. Токсичные вещества, такие, как диоксид азота и частицы твердых веществ, являются основными загрязнителями воздуха, которые проникают в организм через дыхательные пути и могут нанести серьезный вред. Водное загрязнение также является серьезной проблемой, которая негативно сказывается на здоровье людей. Бактерии, вирусы и токсичные вещества в воде могут вызывать заболевания пищеварительной системы, гепатиты, дизентерию и другие инфекции. Разрушение экосистемы и вырубка лесов приводят к уменьшению биоразнообразия и нарушению природных равновесий. Это может сказаться на возникновении и распространении определенных болезней, которые могут перейти с животных на человека. Кроме того, экологическая обстановка напрямую влияет на психическое состояние человека. Жизнь в загрязненных и неблагоприятных условиях может вызывать стресс, депрессию и другие психические расстройства.</w:t>
      </w:r>
    </w:p>
    <w:p w:rsidR="00F337A2" w:rsidRPr="00842604"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Информационная система (ИС) в экологической сфере позволит собирать данные с помощью сенсоров, других технических устройств и открытых опубликованных источников, передают информацию в центральные базы данных для анализа, обработки и построения моделей. На основе полученных данных, экологические ИС предоставляют информацию управленцам, научным исследователям и другим заинтересованным лицам для принятия решений и разработки стратегий в области экологии и устойчивого развития. ИС также позволяют автоматизировать многие процессы, связанные с экологическим мониторингом, контролем и управлением, что помогает оптимизировать работу и повышать эффективность экологических программ и проектов. Они также способствуют повышению прозрачности и доступности информации для общественности, что стимулирует экологическую осведомленность и активность граждан.</w:t>
      </w:r>
    </w:p>
    <w:p w:rsidR="00F337A2" w:rsidRDefault="0053690A" w:rsidP="0071319D">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Поэтому создание информационных систем, способных эффективно анализировать данные об экологической ситуации и предоставлять пользователю удобные инструменты для ее улучшения, становится все более актуальной задачей.</w:t>
      </w:r>
    </w:p>
    <w:p w:rsidR="0071319D" w:rsidRDefault="0071319D" w:rsidP="0071319D">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p>
    <w:p w:rsidR="0071319D" w:rsidRDefault="0071319D" w:rsidP="0071319D">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p>
    <w:p w:rsidR="0071319D" w:rsidRDefault="0071319D" w:rsidP="0071319D">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p>
    <w:p w:rsidR="0071319D" w:rsidRDefault="0071319D" w:rsidP="0071319D">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p>
    <w:p w:rsidR="0071319D" w:rsidRPr="00842604" w:rsidRDefault="0071319D" w:rsidP="0071319D">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p>
    <w:p w:rsidR="00F337A2" w:rsidRPr="00842604"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 xml:space="preserve">Разработка ИС на базе </w:t>
      </w:r>
      <w:proofErr w:type="spellStart"/>
      <w:r w:rsidRPr="00842604">
        <w:rPr>
          <w:rFonts w:ascii="Times New Roman" w:eastAsia="Times New Roman" w:hAnsi="Times New Roman" w:cs="Times New Roman"/>
          <w:color w:val="000000"/>
          <w:sz w:val="28"/>
          <w:szCs w:val="28"/>
        </w:rPr>
        <w:t>Windows</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Presentation</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Foundation</w:t>
      </w:r>
      <w:proofErr w:type="spellEnd"/>
      <w:r w:rsidRPr="00842604">
        <w:rPr>
          <w:rFonts w:ascii="Times New Roman" w:eastAsia="Times New Roman" w:hAnsi="Times New Roman" w:cs="Times New Roman"/>
          <w:color w:val="000000"/>
          <w:sz w:val="28"/>
          <w:szCs w:val="28"/>
        </w:rPr>
        <w:t xml:space="preserve"> (WPF), платформы разработки клиентского ПО от </w:t>
      </w:r>
      <w:proofErr w:type="spellStart"/>
      <w:r w:rsidRPr="00842604">
        <w:rPr>
          <w:rFonts w:ascii="Times New Roman" w:eastAsia="Times New Roman" w:hAnsi="Times New Roman" w:cs="Times New Roman"/>
          <w:color w:val="000000"/>
          <w:sz w:val="28"/>
          <w:szCs w:val="28"/>
        </w:rPr>
        <w:t>Microsoft</w:t>
      </w:r>
      <w:proofErr w:type="spellEnd"/>
      <w:r w:rsidRPr="00842604">
        <w:rPr>
          <w:rFonts w:ascii="Times New Roman" w:eastAsia="Times New Roman" w:hAnsi="Times New Roman" w:cs="Times New Roman"/>
          <w:color w:val="000000"/>
          <w:sz w:val="28"/>
          <w:szCs w:val="28"/>
        </w:rPr>
        <w:t xml:space="preserve">, обеспечивает мощные средства для создания современных графических пользовательских интерфейсов и обработки данных. Использование WPF позволяет создавать интуитивно понятные и привлекательные визуальные компоненты, что упрощает работу пользователя и повышает эффективность использования ИС. Для разработки информационных систем на базе </w:t>
      </w:r>
      <w:proofErr w:type="spellStart"/>
      <w:r w:rsidRPr="00842604">
        <w:rPr>
          <w:rFonts w:ascii="Times New Roman" w:eastAsia="Times New Roman" w:hAnsi="Times New Roman" w:cs="Times New Roman"/>
          <w:color w:val="000000"/>
          <w:sz w:val="28"/>
          <w:szCs w:val="28"/>
        </w:rPr>
        <w:t>Windows</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Presentation</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Foundation</w:t>
      </w:r>
      <w:proofErr w:type="spellEnd"/>
      <w:r w:rsidRPr="00842604">
        <w:rPr>
          <w:rFonts w:ascii="Times New Roman" w:eastAsia="Times New Roman" w:hAnsi="Times New Roman" w:cs="Times New Roman"/>
          <w:color w:val="000000"/>
          <w:sz w:val="28"/>
          <w:szCs w:val="28"/>
        </w:rPr>
        <w:t xml:space="preserve"> (WPF) можно использовать </w:t>
      </w:r>
      <w:proofErr w:type="spellStart"/>
      <w:r w:rsidRPr="00842604">
        <w:rPr>
          <w:rFonts w:ascii="Times New Roman" w:eastAsia="Times New Roman" w:hAnsi="Times New Roman" w:cs="Times New Roman"/>
          <w:color w:val="000000"/>
          <w:sz w:val="28"/>
          <w:szCs w:val="28"/>
        </w:rPr>
        <w:t>Microsoft</w:t>
      </w:r>
      <w:proofErr w:type="spellEnd"/>
      <w:r w:rsidRPr="00842604">
        <w:rPr>
          <w:rFonts w:ascii="Times New Roman" w:eastAsia="Times New Roman" w:hAnsi="Times New Roman" w:cs="Times New Roman"/>
          <w:color w:val="000000"/>
          <w:sz w:val="28"/>
          <w:szCs w:val="28"/>
        </w:rPr>
        <w:t xml:space="preserve"> SQL </w:t>
      </w:r>
      <w:proofErr w:type="spellStart"/>
      <w:r w:rsidRPr="00842604">
        <w:rPr>
          <w:rFonts w:ascii="Times New Roman" w:eastAsia="Times New Roman" w:hAnsi="Times New Roman" w:cs="Times New Roman"/>
          <w:color w:val="000000"/>
          <w:sz w:val="28"/>
          <w:szCs w:val="28"/>
        </w:rPr>
        <w:t>Server</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Management</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Studio</w:t>
      </w:r>
      <w:proofErr w:type="spellEnd"/>
      <w:r w:rsidRPr="00842604">
        <w:rPr>
          <w:rFonts w:ascii="Times New Roman" w:eastAsia="Times New Roman" w:hAnsi="Times New Roman" w:cs="Times New Roman"/>
          <w:color w:val="000000"/>
          <w:sz w:val="28"/>
          <w:szCs w:val="28"/>
        </w:rPr>
        <w:t xml:space="preserve"> (SSMS) для создания, изменения и управления базой данных. WPF предоставляет широкие возможности для создания графического пользовательского интерфейса и работы с данными.</w:t>
      </w:r>
    </w:p>
    <w:p w:rsidR="00F337A2" w:rsidRPr="00842604" w:rsidRDefault="0053690A">
      <w:pPr>
        <w:pBdr>
          <w:top w:val="nil"/>
          <w:left w:val="nil"/>
          <w:bottom w:val="nil"/>
          <w:right w:val="nil"/>
          <w:between w:val="nil"/>
        </w:pBdr>
        <w:shd w:val="clear" w:color="auto" w:fill="FFFFFF"/>
        <w:spacing w:after="0"/>
        <w:ind w:firstLine="70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SSMS оснащен набором инструментов для работы с данными, таких как различные окна просмотра данных, редактор запросов, редактор таблиц и другие. Эти инструменты позволяют разработчикам легко работать с данными, отображать их в удобной форме, выполнять запросы и анализировать результаты.</w:t>
      </w:r>
    </w:p>
    <w:p w:rsidR="00F337A2" w:rsidRPr="00842604" w:rsidRDefault="0053690A">
      <w:pPr>
        <w:pBdr>
          <w:top w:val="nil"/>
          <w:left w:val="nil"/>
          <w:bottom w:val="nil"/>
          <w:right w:val="nil"/>
          <w:between w:val="nil"/>
        </w:pBdr>
        <w:shd w:val="clear" w:color="auto" w:fill="FFFFFF"/>
        <w:spacing w:after="0"/>
        <w:ind w:firstLine="70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Целью данного курсового проекта является разработка информационной системы, которая будет предоставлять возможности для мониторинга состояния окружающей среды, анализа экологической обстановки и принятия мер по ее улучшению. Она будет базироваться на WPF и будет выполнять такие функции, как сбор данных из различных источников (наблюдений, измерений, статистики), визуализация результатов анализа в удобной форме (графики, диаграммы, карты) и предоставление пользователю инструментов для принятия решений и планирования дальнейших действий.</w:t>
      </w:r>
    </w:p>
    <w:p w:rsidR="00F337A2" w:rsidRPr="00842604"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Разработка такой информационной системы позволит эффективно управлять экологической обстановкой, анализировать ее состояние, выявлять причины нарушений и принимать меры по их устранению. Это также позволит повысить осведомленность и ответственность общества в отношении экологической проблематики и принять участие в ее решении.</w:t>
      </w:r>
    </w:p>
    <w:p w:rsidR="00F337A2" w:rsidRPr="00842604" w:rsidRDefault="0053690A">
      <w:pPr>
        <w:pBdr>
          <w:top w:val="nil"/>
          <w:left w:val="nil"/>
          <w:bottom w:val="nil"/>
          <w:right w:val="nil"/>
          <w:between w:val="nil"/>
        </w:pBdr>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Для достижения поставленной цели необходимо выполнить следующие задачи:</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Провести анализ предметной области.</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Разработать техническое задание на информационную систему.</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Спроектировать БД системы.</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Разработать запросы в БД.</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Реализовать БД.</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Реализовать пользовательский интерфейс.</w:t>
      </w:r>
    </w:p>
    <w:p w:rsidR="00F337A2" w:rsidRPr="00842604" w:rsidRDefault="0053690A">
      <w:pPr>
        <w:numPr>
          <w:ilvl w:val="1"/>
          <w:numId w:val="9"/>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Разработать пособие и инструкцию по работе с данной информационной системой.</w:t>
      </w:r>
    </w:p>
    <w:p w:rsidR="00F337A2" w:rsidRPr="00842604" w:rsidRDefault="0053690A">
      <w:pPr>
        <w:numPr>
          <w:ilvl w:val="1"/>
          <w:numId w:val="9"/>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Провести тестирование разработанной информационной системы.</w:t>
      </w:r>
    </w:p>
    <w:p w:rsidR="00F337A2" w:rsidRPr="00842604" w:rsidRDefault="0053690A">
      <w:pPr>
        <w:rPr>
          <w:rFonts w:ascii="Times New Roman" w:eastAsia="Times New Roman" w:hAnsi="Times New Roman" w:cs="Times New Roman"/>
          <w:sz w:val="28"/>
          <w:szCs w:val="28"/>
        </w:rPr>
      </w:pPr>
      <w:r w:rsidRPr="00842604">
        <w:rPr>
          <w:rFonts w:ascii="Times New Roman" w:hAnsi="Times New Roman" w:cs="Times New Roman"/>
          <w:sz w:val="28"/>
          <w:szCs w:val="28"/>
        </w:rPr>
        <w:br w:type="page"/>
      </w:r>
    </w:p>
    <w:p w:rsidR="00F337A2" w:rsidRPr="00842604" w:rsidRDefault="0053690A" w:rsidP="002C4702">
      <w:pPr>
        <w:pStyle w:val="1"/>
        <w:numPr>
          <w:ilvl w:val="0"/>
          <w:numId w:val="14"/>
        </w:numPr>
        <w:spacing w:before="0"/>
        <w:ind w:left="0" w:firstLine="0"/>
        <w:jc w:val="center"/>
        <w:rPr>
          <w:rFonts w:ascii="Times New Roman" w:eastAsia="Times New Roman" w:hAnsi="Times New Roman" w:cs="Times New Roman"/>
          <w:b w:val="0"/>
          <w:color w:val="000000"/>
          <w:highlight w:val="white"/>
        </w:rPr>
      </w:pPr>
      <w:bookmarkStart w:id="1" w:name="_Toc169182071"/>
      <w:r w:rsidRPr="00842604">
        <w:rPr>
          <w:rFonts w:ascii="Times New Roman" w:eastAsia="Times New Roman" w:hAnsi="Times New Roman" w:cs="Times New Roman"/>
          <w:b w:val="0"/>
          <w:color w:val="000000"/>
          <w:highlight w:val="white"/>
        </w:rPr>
        <w:lastRenderedPageBreak/>
        <w:t>АНАЛИТИЧЕСКАЯ ЧАСТЬ</w:t>
      </w:r>
      <w:bookmarkEnd w:id="1"/>
    </w:p>
    <w:p w:rsidR="000314B1" w:rsidRDefault="0053690A" w:rsidP="00842604">
      <w:pPr>
        <w:pStyle w:val="2"/>
        <w:numPr>
          <w:ilvl w:val="1"/>
          <w:numId w:val="14"/>
        </w:numPr>
        <w:ind w:left="709" w:hanging="10"/>
        <w:rPr>
          <w:rFonts w:ascii="Times New Roman" w:eastAsia="Times New Roman" w:hAnsi="Times New Roman" w:cs="Times New Roman"/>
          <w:b w:val="0"/>
          <w:color w:val="000000"/>
          <w:sz w:val="28"/>
          <w:szCs w:val="28"/>
          <w:highlight w:val="white"/>
        </w:rPr>
      </w:pPr>
      <w:bookmarkStart w:id="2" w:name="_Toc169182072"/>
      <w:r w:rsidRPr="00842604">
        <w:rPr>
          <w:rFonts w:ascii="Times New Roman" w:eastAsia="Times New Roman" w:hAnsi="Times New Roman" w:cs="Times New Roman"/>
          <w:b w:val="0"/>
          <w:color w:val="000000"/>
          <w:sz w:val="28"/>
          <w:szCs w:val="28"/>
          <w:highlight w:val="white"/>
        </w:rPr>
        <w:t>Анализ предметной области</w:t>
      </w:r>
      <w:bookmarkEnd w:id="2"/>
    </w:p>
    <w:p w:rsidR="004A0239" w:rsidRPr="004A0239" w:rsidRDefault="004A0239" w:rsidP="004A0239">
      <w:pPr>
        <w:rPr>
          <w:highlight w:val="white"/>
        </w:rPr>
      </w:pP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Учет экологической обстановки является важным аспектом в современном обществе, поскольку охрана окружающей среды стала приоритетным направлением для многих стран, организаций и индивидуалов. Это связано с растущим осознанием людьми важности сохранения природных ресурсов, биологического разнообразия и снижения негативного влияния на климат.</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 предметной области учета экологической обстановки рассматриваются следующие аспекты:</w:t>
      </w:r>
    </w:p>
    <w:p w:rsidR="000314B1" w:rsidRPr="00842604" w:rsidRDefault="000314B1" w:rsidP="000314B1">
      <w:pPr>
        <w:numPr>
          <w:ilvl w:val="0"/>
          <w:numId w:val="13"/>
        </w:numPr>
        <w:pBdr>
          <w:top w:val="nil"/>
          <w:left w:val="nil"/>
          <w:bottom w:val="nil"/>
          <w:right w:val="nil"/>
          <w:between w:val="nil"/>
        </w:pBdr>
        <w:tabs>
          <w:tab w:val="left" w:pos="709"/>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Измерение и мониторинг загрязнений: Учет экологической обстановки включает системы измерения и мониторинга загрязнений воздуха, воды и почвы. Это позволяет обнаружить и изучить источники загрязнений, определить их влияние на окружающую среду и принять меры для их снижения.</w:t>
      </w:r>
    </w:p>
    <w:p w:rsidR="000314B1" w:rsidRPr="00842604" w:rsidRDefault="000314B1" w:rsidP="000314B1">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Оценка и прогнозирование экологических последствий: Учет экологической обстановки также включает оценку и прогнозирование экологических последствий различных деятельностей, таких как строительство, производство или использование природных ресурсов. Это позволяет принимать решения, основанные на данных о возможных негативных воздействиях на окружающую среду.</w:t>
      </w:r>
    </w:p>
    <w:p w:rsidR="000314B1" w:rsidRPr="00842604" w:rsidRDefault="000314B1" w:rsidP="000314B1">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Управление природными ресурсами: Учет экологической обстановки помогает в управлении природными ресурсами, такими как леса, водные и сельскохозяйственные угодья. Мониторинг состояния и использования этих ресурсов позволяет определить уровень устойчивого их использования и разработать стратегии для их сохранения.</w:t>
      </w:r>
    </w:p>
    <w:p w:rsidR="000314B1" w:rsidRPr="00842604" w:rsidRDefault="000314B1" w:rsidP="000314B1">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Социально-экономический анализ: Учет экологической обстановки также включает социально-экономический анализ влияния экологических факторов на общество и экономику. Это позволяет оценить стоимость потерь, связанных с загрязнением окружающей среды, и определить экономические выгоды от внедрения мер по охране окружающей среды.</w:t>
      </w:r>
    </w:p>
    <w:p w:rsidR="000314B1" w:rsidRPr="00842604" w:rsidRDefault="000314B1" w:rsidP="000314B1">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Развитие экологической политики: Учет экологической обстановки помогает разработке и реализации экологической политики на различных уровнях - от государственных до муниципальных. Он предоставляет информацию о состоянии окружающей среды, ее изменениях и проблемах, требующих вмешательства, и способствует разработке мер по снижению негативного влияния на природу.</w:t>
      </w:r>
    </w:p>
    <w:p w:rsidR="000314B1" w:rsidRPr="00842604" w:rsidRDefault="000314B1" w:rsidP="000314B1">
      <w:pPr>
        <w:tabs>
          <w:tab w:val="left" w:pos="709"/>
        </w:tabs>
        <w:ind w:firstLine="633"/>
        <w:rPr>
          <w:rFonts w:ascii="Times New Roman" w:hAnsi="Times New Roman" w:cs="Times New Roman"/>
          <w:sz w:val="28"/>
          <w:szCs w:val="28"/>
        </w:rPr>
      </w:pPr>
      <w:r w:rsidRPr="00842604">
        <w:rPr>
          <w:rFonts w:ascii="Times New Roman" w:hAnsi="Times New Roman" w:cs="Times New Roman"/>
          <w:sz w:val="28"/>
          <w:szCs w:val="28"/>
        </w:rPr>
        <w:br w:type="page"/>
      </w:r>
    </w:p>
    <w:p w:rsidR="000314B1" w:rsidRPr="00842604" w:rsidRDefault="000314B1" w:rsidP="000314B1">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Осведомленность и образование: Учет экологической обстановки играет важную роль в формировании осведомленности и образования общества в области охраны окружающей среды. Предоставление гражданам доступа к информации о состоянии окружающей среды и ее влиянии на здоровье и благополучие способствует принятию эколог</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База данных для исследования экологической обстановки представляет собой набор инструментов, методов и подходов, которые используются для изучения и оценки различных аспектов окружающей среды и ее состояния.</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Важным компонентом базы данных является сбор и анализ данных о различных показателях экологической обстановки. Это может включать измерение уровня загрязнения воздуха, воды и почвы, исследование биологического разнообразия, оценку состояния экосистем и многое другое. Для этого используются различные методы, такие как выборочное наблюдение, случайные пробы, эксперименты и моделирование.</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База данных также включает в себя разработку стандартов и нормативов, которые помогают сравнить и оценить уровень экологической обстановки в разных регионах и странах. Эти стандарты могут определять допустимые уровни загрязнения, методы оценки экологического воздействия, требования к экологической сертификации и т.д.</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Сведения, которые находятся в методической базе - экологическая обстановка:</w:t>
      </w:r>
    </w:p>
    <w:p w:rsidR="000314B1" w:rsidRPr="00842604" w:rsidRDefault="000314B1" w:rsidP="000314B1">
      <w:pPr>
        <w:numPr>
          <w:ilvl w:val="0"/>
          <w:numId w:val="3"/>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Информация о состоянии окружающей природной среды, включая данные о загрязнении воздуха, водных ресурсов, почв, лесов и других экосистем.</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Результаты экологических мониторингов и исследований, проводимых организациями и экспертами в области экологии.</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Статистические данные о производственных и бытовых отходах, их объеме, составе и способах утилизации.</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Информация о химических веществах, воздействующих на окружающую среду, и их влиянии на здоровье человека и экосистемы.</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Методы и приборы для измерения параметров экологической обстановки, такие как уровень шума, концентрация вредных веществ, уровень радиации и другие параметры жизнедеятельности природных и техногенных экосистем.</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Рекомендации по улучшению экологической обстановки и снижению негативного влияния человеческой деятельности на окружающую среду.</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Нормативные документы, законы и правила, регламентирующие охрану окружающей среды и управление природными ресурсами.</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Методология проведения экологической оценки предприятий, территорий и проектов с учетом их воздействия на экологическую обстановку.</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Интернациональные и национальные соглашения и протоколы, касающиеся охраны окружающей среды и снижения выбросов парниковых газов.</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Материалы семинаров, конференций, презентаций и других мероприятий, посвященных экологической проблематике.</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Внедрение автоматизации в процессы учета событий имеет множество экологических преимуществ. Устраняя необходимость в физических папках для хранения информации о мероприятиях, мы сокращаем потребление бумаги и помогаем экономить природные ресурсы. Кроме того, цифровая доступность гарантирует, что несколько человек могут одновременно получить доступ к необходимому событию, сводя к минимуму риск дублирования и ненужного использования ресурсов. </w:t>
      </w:r>
    </w:p>
    <w:p w:rsidR="000314B1" w:rsidRPr="00842604" w:rsidRDefault="000314B1" w:rsidP="000314B1">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Для более детального рассмотрения процесса учета мероприятий рассмотрим рисунок 1 и 2, представленный в виде контекстной диаграммы и диаграммы детализации IDEF0, выполненный в программе </w:t>
      </w:r>
      <w:proofErr w:type="spellStart"/>
      <w:r w:rsidRPr="00842604">
        <w:rPr>
          <w:rFonts w:ascii="Times New Roman" w:eastAsia="Times New Roman" w:hAnsi="Times New Roman" w:cs="Times New Roman"/>
          <w:sz w:val="28"/>
          <w:szCs w:val="28"/>
        </w:rPr>
        <w:t>Visio</w:t>
      </w:r>
      <w:proofErr w:type="spellEnd"/>
      <w:r w:rsidRPr="00842604">
        <w:rPr>
          <w:rFonts w:ascii="Times New Roman" w:eastAsia="Times New Roman" w:hAnsi="Times New Roman" w:cs="Times New Roman"/>
          <w:sz w:val="28"/>
          <w:szCs w:val="28"/>
        </w:rPr>
        <w:t>.</w:t>
      </w:r>
    </w:p>
    <w:p w:rsidR="000314B1" w:rsidRPr="00842604" w:rsidRDefault="000314B1" w:rsidP="000314B1">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0" distB="0" distL="0" distR="0" wp14:anchorId="7F177806" wp14:editId="42648786">
            <wp:extent cx="6025677" cy="4112252"/>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6025677" cy="4112252"/>
                    </a:xfrm>
                    <a:prstGeom prst="rect">
                      <a:avLst/>
                    </a:prstGeom>
                    <a:ln/>
                  </pic:spPr>
                </pic:pic>
              </a:graphicData>
            </a:graphic>
          </wp:inline>
        </w:drawing>
      </w:r>
    </w:p>
    <w:p w:rsidR="000314B1" w:rsidRPr="00842604" w:rsidRDefault="000314B1" w:rsidP="00A774C2">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1 – Функциональная диаграмма бизнес-процесса учета экологической обстановки</w:t>
      </w:r>
    </w:p>
    <w:p w:rsidR="000314B1" w:rsidRPr="00842604" w:rsidRDefault="00220651" w:rsidP="00220651">
      <w:pPr>
        <w:spacing w:after="0"/>
        <w:jc w:val="center"/>
        <w:rPr>
          <w:rFonts w:ascii="Times New Roman" w:eastAsia="Times New Roman" w:hAnsi="Times New Roman" w:cs="Times New Roman"/>
          <w:sz w:val="28"/>
          <w:szCs w:val="28"/>
        </w:rPr>
      </w:pPr>
      <w:r w:rsidRPr="00220651">
        <w:rPr>
          <w:rFonts w:ascii="Times New Roman" w:eastAsia="Times New Roman" w:hAnsi="Times New Roman" w:cs="Times New Roman"/>
          <w:noProof/>
          <w:sz w:val="28"/>
          <w:szCs w:val="28"/>
        </w:rPr>
        <w:lastRenderedPageBreak/>
        <w:drawing>
          <wp:inline distT="0" distB="0" distL="0" distR="0" wp14:anchorId="62873684" wp14:editId="4EA288F1">
            <wp:extent cx="6301105" cy="4312285"/>
            <wp:effectExtent l="0" t="0" r="4445"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1105" cy="4312285"/>
                    </a:xfrm>
                    <a:prstGeom prst="rect">
                      <a:avLst/>
                    </a:prstGeom>
                  </pic:spPr>
                </pic:pic>
              </a:graphicData>
            </a:graphic>
          </wp:inline>
        </w:drawing>
      </w:r>
    </w:p>
    <w:p w:rsidR="000314B1" w:rsidRPr="00842604" w:rsidRDefault="000314B1" w:rsidP="00A774C2">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2 – Функциональная диаграмма детализации бизнес-процесса учета экологической обстановки</w:t>
      </w:r>
    </w:p>
    <w:p w:rsidR="000314B1" w:rsidRPr="00842604" w:rsidRDefault="000314B1" w:rsidP="000314B1">
      <w:pPr>
        <w:spacing w:after="0"/>
        <w:ind w:firstLine="709"/>
        <w:jc w:val="both"/>
        <w:rPr>
          <w:rFonts w:ascii="Times New Roman" w:eastAsia="Times New Roman" w:hAnsi="Times New Roman" w:cs="Times New Roman"/>
          <w:sz w:val="28"/>
          <w:szCs w:val="28"/>
        </w:rPr>
      </w:pPr>
    </w:p>
    <w:p w:rsidR="000314B1" w:rsidRPr="00842604" w:rsidRDefault="000314B1" w:rsidP="000314B1">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IDEF0 - </w:t>
      </w:r>
      <w:proofErr w:type="spellStart"/>
      <w:r w:rsidRPr="00842604">
        <w:rPr>
          <w:rFonts w:ascii="Times New Roman" w:eastAsia="Times New Roman" w:hAnsi="Times New Roman" w:cs="Times New Roman"/>
          <w:sz w:val="28"/>
          <w:szCs w:val="28"/>
        </w:rPr>
        <w:t>Function</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Modeling</w:t>
      </w:r>
      <w:proofErr w:type="spellEnd"/>
      <w:r w:rsidRPr="00842604">
        <w:rPr>
          <w:rFonts w:ascii="Times New Roman" w:hAnsi="Times New Roman" w:cs="Times New Roman"/>
          <w:sz w:val="28"/>
          <w:szCs w:val="28"/>
        </w:rPr>
        <w:t> </w:t>
      </w:r>
      <w:r w:rsidRPr="00842604">
        <w:rPr>
          <w:rFonts w:ascii="Times New Roman" w:eastAsia="Times New Roman" w:hAnsi="Times New Roman" w:cs="Times New Roman"/>
          <w:sz w:val="28"/>
          <w:szCs w:val="28"/>
        </w:rPr>
        <w:t xml:space="preserve">-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w:t>
      </w:r>
    </w:p>
    <w:p w:rsidR="000314B1" w:rsidRPr="00842604" w:rsidRDefault="000314B1" w:rsidP="000314B1">
      <w:pPr>
        <w:spacing w:after="0"/>
        <w:ind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Visio</w:t>
      </w:r>
      <w:proofErr w:type="spellEnd"/>
      <w:r w:rsidRPr="00842604">
        <w:rPr>
          <w:rFonts w:ascii="Times New Roman" w:eastAsia="Times New Roman" w:hAnsi="Times New Roman" w:cs="Times New Roman"/>
          <w:sz w:val="28"/>
          <w:szCs w:val="28"/>
        </w:rPr>
        <w:t xml:space="preserve"> — программа для построения диаграмм и векторной графики, разработанная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Он позволяет пользователям создавать различные типы диаграмм, такие как блок-схемы, организационные диаграммы и сетевые диаграммы, что делает его полезным для визуализации и передачи сложной информации.</w:t>
      </w:r>
    </w:p>
    <w:p w:rsidR="00A8597D" w:rsidRDefault="0053690A" w:rsidP="0071319D">
      <w:pPr>
        <w:pStyle w:val="2"/>
        <w:numPr>
          <w:ilvl w:val="1"/>
          <w:numId w:val="14"/>
        </w:numPr>
        <w:ind w:left="709" w:hanging="10"/>
        <w:rPr>
          <w:rFonts w:ascii="Times New Roman" w:eastAsia="Times New Roman" w:hAnsi="Times New Roman" w:cs="Times New Roman"/>
          <w:b w:val="0"/>
          <w:color w:val="auto"/>
          <w:sz w:val="28"/>
          <w:szCs w:val="28"/>
        </w:rPr>
      </w:pPr>
      <w:bookmarkStart w:id="3" w:name="_Toc169182073"/>
      <w:r w:rsidRPr="00842604">
        <w:rPr>
          <w:rFonts w:ascii="Times New Roman" w:eastAsia="Times New Roman" w:hAnsi="Times New Roman" w:cs="Times New Roman"/>
          <w:b w:val="0"/>
          <w:color w:val="auto"/>
          <w:sz w:val="28"/>
          <w:szCs w:val="28"/>
        </w:rPr>
        <w:t>Постановка задачи</w:t>
      </w:r>
      <w:bookmarkStart w:id="4" w:name="_3znysh7" w:colFirst="0" w:colLast="0"/>
      <w:bookmarkEnd w:id="3"/>
      <w:bookmarkEnd w:id="4"/>
    </w:p>
    <w:p w:rsidR="0071319D" w:rsidRPr="0071319D" w:rsidRDefault="0071319D" w:rsidP="0071319D">
      <w:pPr>
        <w:rPr>
          <w:del w:id="5" w:author="student" w:date="2024-03-22T09:52:00Z"/>
          <w:highlight w:val="white"/>
        </w:rPr>
      </w:pPr>
    </w:p>
    <w:p w:rsidR="000314B1" w:rsidRPr="00842604" w:rsidRDefault="000314B1" w:rsidP="000314B1">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Необходимо создать приложение на платформе WPF с использованием MS SQL сервера и картой для мониторинга экологической обстановки. </w:t>
      </w:r>
    </w:p>
    <w:p w:rsidR="000314B1" w:rsidRDefault="000314B1" w:rsidP="000314B1">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Основная цель приложения - предоставить пользователям информацию о степени экологической загрязненности в определенных районах и позволить им вносить свои наблюдения по состоянию окружающей среды.</w:t>
      </w:r>
    </w:p>
    <w:p w:rsidR="004A0239" w:rsidRPr="00842604" w:rsidRDefault="004A0239" w:rsidP="000314B1">
      <w:pPr>
        <w:spacing w:after="0"/>
        <w:ind w:firstLine="709"/>
        <w:jc w:val="both"/>
        <w:rPr>
          <w:rFonts w:ascii="Times New Roman" w:eastAsia="Times New Roman" w:hAnsi="Times New Roman" w:cs="Times New Roman"/>
          <w:sz w:val="28"/>
          <w:szCs w:val="28"/>
        </w:rPr>
      </w:pPr>
    </w:p>
    <w:p w:rsidR="000314B1" w:rsidRPr="00842604" w:rsidRDefault="000314B1" w:rsidP="000314B1">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Основные функциональные требования:</w:t>
      </w:r>
    </w:p>
    <w:p w:rsidR="000314B1"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Авторизация и регистрация пользователей.</w:t>
      </w:r>
    </w:p>
    <w:p w:rsidR="00A774C2" w:rsidRPr="00842604" w:rsidRDefault="00A774C2" w:rsidP="00A774C2">
      <w:pPr>
        <w:pBdr>
          <w:top w:val="nil"/>
          <w:left w:val="nil"/>
          <w:bottom w:val="nil"/>
          <w:right w:val="nil"/>
          <w:between w:val="nil"/>
        </w:pBdr>
        <w:spacing w:after="0"/>
        <w:ind w:left="1069"/>
        <w:jc w:val="both"/>
        <w:rPr>
          <w:rFonts w:ascii="Times New Roman" w:eastAsia="Times New Roman" w:hAnsi="Times New Roman" w:cs="Times New Roman"/>
          <w:color w:val="000000"/>
          <w:sz w:val="28"/>
          <w:szCs w:val="28"/>
        </w:rPr>
      </w:pPr>
    </w:p>
    <w:p w:rsidR="000314B1" w:rsidRPr="00842604"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Отображение карты.</w:t>
      </w:r>
    </w:p>
    <w:p w:rsidR="000314B1" w:rsidRPr="00842604"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Просмотр данных об экологической обстановке.</w:t>
      </w:r>
    </w:p>
    <w:p w:rsidR="000314B1" w:rsidRPr="00842604"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Добавление наблюдений пользователями.</w:t>
      </w:r>
    </w:p>
    <w:p w:rsidR="000314B1" w:rsidRPr="00842604"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Система уведомлений.</w:t>
      </w:r>
    </w:p>
    <w:p w:rsidR="000314B1" w:rsidRPr="00842604"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Аналитика и статистика.</w:t>
      </w:r>
    </w:p>
    <w:p w:rsidR="00E73E46" w:rsidRDefault="000314B1" w:rsidP="000314B1">
      <w:p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Подробные требования к разрабатываемой ИС представлены в Техническом задании (см. Приложение А).</w:t>
      </w:r>
    </w:p>
    <w:p w:rsidR="00E73E46" w:rsidRDefault="00E73E46" w:rsidP="00E73E46">
      <w:r>
        <w:br w:type="page"/>
      </w:r>
    </w:p>
    <w:p w:rsidR="000314B1" w:rsidRPr="00A774C2" w:rsidRDefault="000314B1" w:rsidP="002C4702">
      <w:pPr>
        <w:pStyle w:val="1"/>
        <w:numPr>
          <w:ilvl w:val="0"/>
          <w:numId w:val="14"/>
        </w:numPr>
        <w:spacing w:before="0"/>
        <w:ind w:left="0" w:firstLine="0"/>
        <w:jc w:val="center"/>
        <w:rPr>
          <w:rFonts w:ascii="Times New Roman" w:hAnsi="Times New Roman" w:cs="Times New Roman"/>
          <w:b w:val="0"/>
          <w:color w:val="auto"/>
          <w:lang w:val="en-US"/>
        </w:rPr>
      </w:pPr>
      <w:bookmarkStart w:id="6" w:name="_Toc169182074"/>
      <w:r w:rsidRPr="00A774C2">
        <w:rPr>
          <w:rFonts w:ascii="Times New Roman" w:hAnsi="Times New Roman" w:cs="Times New Roman"/>
          <w:b w:val="0"/>
          <w:color w:val="auto"/>
        </w:rPr>
        <w:lastRenderedPageBreak/>
        <w:t>ПРОЕКТНАЯ ЧАСТЬ</w:t>
      </w:r>
      <w:bookmarkEnd w:id="6"/>
    </w:p>
    <w:p w:rsidR="000314B1" w:rsidRPr="00A774C2" w:rsidRDefault="000314B1" w:rsidP="00220651">
      <w:pPr>
        <w:pStyle w:val="2"/>
        <w:numPr>
          <w:ilvl w:val="1"/>
          <w:numId w:val="14"/>
        </w:numPr>
        <w:spacing w:before="0"/>
        <w:ind w:left="1418" w:hanging="709"/>
        <w:rPr>
          <w:rFonts w:ascii="Times New Roman" w:hAnsi="Times New Roman" w:cs="Times New Roman"/>
          <w:b w:val="0"/>
          <w:color w:val="auto"/>
          <w:sz w:val="28"/>
          <w:szCs w:val="28"/>
        </w:rPr>
      </w:pPr>
      <w:bookmarkStart w:id="7" w:name="_Toc169182075"/>
      <w:r w:rsidRPr="00A774C2">
        <w:rPr>
          <w:rFonts w:ascii="Times New Roman" w:hAnsi="Times New Roman" w:cs="Times New Roman"/>
          <w:b w:val="0"/>
          <w:color w:val="auto"/>
          <w:sz w:val="28"/>
          <w:szCs w:val="28"/>
        </w:rPr>
        <w:t>Проектирование и реализация базы данных системы</w:t>
      </w:r>
      <w:bookmarkEnd w:id="7"/>
    </w:p>
    <w:p w:rsidR="00E73E46" w:rsidRDefault="00E73E46" w:rsidP="000314B1">
      <w:pPr>
        <w:spacing w:after="0"/>
        <w:ind w:firstLine="709"/>
        <w:jc w:val="both"/>
        <w:rPr>
          <w:rFonts w:ascii="Times New Roman" w:eastAsia="Times New Roman" w:hAnsi="Times New Roman" w:cs="Times New Roman"/>
          <w:sz w:val="28"/>
          <w:szCs w:val="28"/>
        </w:rPr>
      </w:pPr>
    </w:p>
    <w:p w:rsidR="000314B1" w:rsidRDefault="000314B1" w:rsidP="000314B1">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Разработку базы данных было принято начать с построения ER-модели. ER-модель - </w:t>
      </w:r>
      <w:hyperlink r:id="rId9">
        <w:r>
          <w:rPr>
            <w:rFonts w:ascii="Times New Roman" w:eastAsia="Times New Roman" w:hAnsi="Times New Roman" w:cs="Times New Roman"/>
            <w:sz w:val="28"/>
            <w:szCs w:val="28"/>
          </w:rPr>
          <w:t>модель данных</w:t>
        </w:r>
      </w:hyperlink>
      <w:r>
        <w:rPr>
          <w:rFonts w:ascii="Times New Roman" w:eastAsia="Times New Roman" w:hAnsi="Times New Roman" w:cs="Times New Roman"/>
          <w:sz w:val="28"/>
          <w:szCs w:val="28"/>
        </w:rPr>
        <w:t>, позволяющая описывать </w:t>
      </w:r>
      <w:hyperlink r:id="rId10">
        <w:r>
          <w:rPr>
            <w:rFonts w:ascii="Times New Roman" w:eastAsia="Times New Roman" w:hAnsi="Times New Roman" w:cs="Times New Roman"/>
            <w:sz w:val="28"/>
            <w:szCs w:val="28"/>
          </w:rPr>
          <w:t>концептуальные схемы</w:t>
        </w:r>
      </w:hyperlink>
      <w:r>
        <w:rPr>
          <w:rFonts w:ascii="Times New Roman" w:eastAsia="Times New Roman" w:hAnsi="Times New Roman" w:cs="Times New Roman"/>
          <w:sz w:val="28"/>
          <w:szCs w:val="28"/>
        </w:rPr>
        <w:t> </w:t>
      </w:r>
      <w:hyperlink r:id="rId11">
        <w:r>
          <w:rPr>
            <w:rFonts w:ascii="Times New Roman" w:eastAsia="Times New Roman" w:hAnsi="Times New Roman" w:cs="Times New Roman"/>
            <w:sz w:val="28"/>
            <w:szCs w:val="28"/>
          </w:rPr>
          <w:t>предметной области</w:t>
        </w:r>
      </w:hyperlink>
      <w:r>
        <w:rPr>
          <w:rFonts w:ascii="Times New Roman" w:eastAsia="Times New Roman" w:hAnsi="Times New Roman" w:cs="Times New Roman"/>
          <w:sz w:val="28"/>
          <w:szCs w:val="28"/>
        </w:rPr>
        <w:t>. ER-модель используется при высокоуровневом (концептуальном) </w:t>
      </w:r>
      <w:hyperlink r:id="rId12">
        <w:r>
          <w:rPr>
            <w:rFonts w:ascii="Times New Roman" w:eastAsia="Times New Roman" w:hAnsi="Times New Roman" w:cs="Times New Roman"/>
            <w:sz w:val="28"/>
            <w:szCs w:val="28"/>
          </w:rPr>
          <w:t>проектировании баз данных</w:t>
        </w:r>
      </w:hyperlink>
      <w:r>
        <w:rPr>
          <w:rFonts w:ascii="Times New Roman" w:eastAsia="Times New Roman" w:hAnsi="Times New Roman" w:cs="Times New Roman"/>
          <w:sz w:val="28"/>
          <w:szCs w:val="28"/>
        </w:rPr>
        <w:t>. С её помощью можно выделить ключевые сущности и обозначить связи, которые могут устанавливаться между этими сущностями.</w:t>
      </w:r>
    </w:p>
    <w:p w:rsidR="000314B1" w:rsidRDefault="000314B1" w:rsidP="000314B1">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сущности имеют между собой связь один-ко-многим. ER-модель представлена на</w:t>
      </w:r>
      <w:del w:id="8" w:author="student" w:date="2024-03-22T09:52:00Z">
        <w:r>
          <w:rPr>
            <w:rFonts w:ascii="Times New Roman" w:eastAsia="Times New Roman" w:hAnsi="Times New Roman" w:cs="Times New Roman"/>
            <w:color w:val="000000"/>
            <w:sz w:val="24"/>
            <w:szCs w:val="24"/>
          </w:rPr>
          <w:delText xml:space="preserve"> </w:delText>
        </w:r>
      </w:del>
    </w:p>
    <w:p w:rsidR="000314B1" w:rsidRDefault="000314B1" w:rsidP="000314B1">
      <w:pPr>
        <w:shd w:val="clear" w:color="auto" w:fill="FFFFFF"/>
        <w:spacing w:after="0"/>
        <w:jc w:val="both"/>
        <w:rPr>
          <w:ins w:id="9" w:author="student" w:date="2024-03-22T09:52:00Z"/>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5D335F8" wp14:editId="32CA23F7">
            <wp:extent cx="6301105" cy="348742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6301105" cy="3487420"/>
                    </a:xfrm>
                    <a:prstGeom prst="rect">
                      <a:avLst/>
                    </a:prstGeom>
                    <a:ln/>
                  </pic:spPr>
                </pic:pic>
              </a:graphicData>
            </a:graphic>
          </wp:inline>
        </w:drawing>
      </w:r>
    </w:p>
    <w:p w:rsidR="000314B1" w:rsidRDefault="000314B1" w:rsidP="000314B1">
      <w:pPr>
        <w:spacing w:after="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 – ER-модель БД</w:t>
      </w:r>
    </w:p>
    <w:p w:rsidR="000314B1" w:rsidRDefault="000314B1" w:rsidP="000314B1">
      <w:pPr>
        <w:pBdr>
          <w:top w:val="nil"/>
          <w:left w:val="nil"/>
          <w:bottom w:val="nil"/>
          <w:right w:val="nil"/>
          <w:between w:val="nil"/>
        </w:pBdr>
        <w:shd w:val="clear" w:color="auto" w:fill="FFFFFF"/>
        <w:spacing w:after="0"/>
        <w:ind w:firstLine="709"/>
        <w:jc w:val="both"/>
        <w:rPr>
          <w:color w:val="000000"/>
          <w:sz w:val="27"/>
          <w:szCs w:val="27"/>
        </w:rPr>
      </w:pPr>
    </w:p>
    <w:p w:rsidR="000314B1" w:rsidRDefault="000314B1" w:rsidP="000314B1">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Разработанная ER-модель состоит из 11 сущностей: Пользователи, Новости, Роли, Экологические мероприятия, Изучения проб, Пробы, Тип, Норма, Регион, Мероприятие, Загрязнение.</w:t>
      </w:r>
    </w:p>
    <w:p w:rsidR="000314B1" w:rsidRDefault="000314B1" w:rsidP="000314B1">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Сущности: Роли, тип обследования, норма, созданы для подстановки в сущности: Пробы, Изучения проб и роли в сущность пользователь.</w:t>
      </w:r>
    </w:p>
    <w:p w:rsidR="000314B1" w:rsidRDefault="000314B1" w:rsidP="000314B1">
      <w:pPr>
        <w:spacing w:after="0"/>
        <w:ind w:firstLine="709"/>
        <w:jc w:val="both"/>
        <w:rPr>
          <w:del w:id="10" w:author="student" w:date="2024-03-22T09:52:00Z"/>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Сущности: Пользователи, загрязнение, образец, организации, новости, регион, мероприятие, являются основными рабочими сущностями в БД. Каждая сущность необходима для своей задачи: </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Загрязнение: представляет различные типы загрязнений, уровень загрязнения, источники загрязнения, время.</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Образец</w:t>
      </w:r>
      <w:proofErr w:type="gramStart"/>
      <w:r>
        <w:rPr>
          <w:rFonts w:ascii="Times New Roman" w:eastAsia="Times New Roman" w:hAnsi="Times New Roman" w:cs="Times New Roman"/>
          <w:color w:val="000000"/>
          <w:sz w:val="28"/>
          <w:szCs w:val="28"/>
        </w:rPr>
        <w:t>: Содержит</w:t>
      </w:r>
      <w:proofErr w:type="gramEnd"/>
      <w:r>
        <w:rPr>
          <w:rFonts w:ascii="Times New Roman" w:eastAsia="Times New Roman" w:hAnsi="Times New Roman" w:cs="Times New Roman"/>
          <w:color w:val="000000"/>
          <w:sz w:val="28"/>
          <w:szCs w:val="28"/>
        </w:rPr>
        <w:t xml:space="preserve"> данные об объекте обследования или анализа в контексте экологии </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lastRenderedPageBreak/>
        <w:t>Тип обследования</w:t>
      </w:r>
      <w:proofErr w:type="gramStart"/>
      <w:r>
        <w:rPr>
          <w:rFonts w:ascii="Times New Roman" w:eastAsia="Times New Roman" w:hAnsi="Times New Roman" w:cs="Times New Roman"/>
          <w:color w:val="000000"/>
          <w:sz w:val="28"/>
          <w:szCs w:val="28"/>
        </w:rPr>
        <w:t>: Описывает</w:t>
      </w:r>
      <w:proofErr w:type="gramEnd"/>
      <w:r>
        <w:rPr>
          <w:rFonts w:ascii="Times New Roman" w:eastAsia="Times New Roman" w:hAnsi="Times New Roman" w:cs="Times New Roman"/>
          <w:color w:val="000000"/>
          <w:sz w:val="28"/>
          <w:szCs w:val="28"/>
        </w:rPr>
        <w:t xml:space="preserve"> различные виды экологических обследовании.</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Норма</w:t>
      </w:r>
      <w:proofErr w:type="gramStart"/>
      <w:r>
        <w:rPr>
          <w:rFonts w:ascii="Times New Roman" w:eastAsia="Times New Roman" w:hAnsi="Times New Roman" w:cs="Times New Roman"/>
          <w:color w:val="000000"/>
          <w:sz w:val="28"/>
          <w:szCs w:val="28"/>
        </w:rPr>
        <w:t>: Содержит</w:t>
      </w:r>
      <w:proofErr w:type="gramEnd"/>
      <w:r>
        <w:rPr>
          <w:rFonts w:ascii="Times New Roman" w:eastAsia="Times New Roman" w:hAnsi="Times New Roman" w:cs="Times New Roman"/>
          <w:color w:val="000000"/>
          <w:sz w:val="28"/>
          <w:szCs w:val="28"/>
        </w:rPr>
        <w:t xml:space="preserve"> установленные стандарты, нормативы и пороговые значения для экологических показателей, которые определяют допустимые уровни загрязнения и качество окружающей среды. </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Регион: представляет информацию о различных регионах, их географии, природных ресурсах, их состоянии</w:t>
      </w:r>
      <w:ins w:id="11" w:author="student" w:date="2024-03-22T09:52:00Z">
        <w:r>
          <w:rPr>
            <w:rFonts w:ascii="Times New Roman" w:eastAsia="Times New Roman" w:hAnsi="Times New Roman" w:cs="Times New Roman"/>
            <w:color w:val="000000"/>
            <w:sz w:val="28"/>
            <w:szCs w:val="28"/>
          </w:rPr>
          <w:t>.</w:t>
        </w:r>
      </w:ins>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Мероприятие: содержит информацию о различных планируемых или проводимых экологических и природоохранных мероприятиях</w:t>
      </w:r>
      <w:ins w:id="12" w:author="student" w:date="2024-03-22T09:52:00Z">
        <w:r>
          <w:rPr>
            <w:rFonts w:ascii="Times New Roman" w:eastAsia="Times New Roman" w:hAnsi="Times New Roman" w:cs="Times New Roman"/>
            <w:color w:val="000000"/>
            <w:sz w:val="28"/>
            <w:szCs w:val="28"/>
          </w:rPr>
          <w:t>.</w:t>
        </w:r>
      </w:ins>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Новости: содержит новостную информацию об экологических событиях, проектах и других новостях в области окружающей среды.</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Роли: сущность, описывающая различные роли или категории пользователей, которые могут иметь различные разрешения и функции в системе.</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Пользователь, содержит в себе информацию о пользователях системы.</w:t>
      </w:r>
    </w:p>
    <w:p w:rsidR="000314B1" w:rsidRDefault="000314B1" w:rsidP="000314B1">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проектирования ER-модели был выполнен экспорт в MS SQL -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Microsoft</w:t>
      </w:r>
      <w:proofErr w:type="spellEnd"/>
      <w:r>
        <w:rPr>
          <w:rFonts w:ascii="Times New Roman" w:eastAsia="Times New Roman" w:hAnsi="Times New Roman" w:cs="Times New Roman"/>
          <w:sz w:val="28"/>
          <w:szCs w:val="28"/>
        </w:rPr>
        <w:t xml:space="preserve"> SQL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 система управления реляционными базами данных (РСУБД), разработанная корпорацией </w:t>
      </w:r>
      <w:proofErr w:type="spellStart"/>
      <w:r>
        <w:rPr>
          <w:rFonts w:ascii="Times New Roman" w:eastAsia="Times New Roman" w:hAnsi="Times New Roman" w:cs="Times New Roman"/>
          <w:sz w:val="28"/>
          <w:szCs w:val="28"/>
        </w:rPr>
        <w:t>Microsoft</w:t>
      </w:r>
      <w:proofErr w:type="spellEnd"/>
      <w:r>
        <w:rPr>
          <w:rFonts w:ascii="Times New Roman" w:eastAsia="Times New Roman" w:hAnsi="Times New Roman" w:cs="Times New Roman"/>
          <w:sz w:val="28"/>
          <w:szCs w:val="28"/>
        </w:rPr>
        <w:t xml:space="preserve">. Основной используемый язык запросов - </w:t>
      </w:r>
      <w:proofErr w:type="spellStart"/>
      <w:r>
        <w:rPr>
          <w:rFonts w:ascii="Times New Roman" w:eastAsia="Times New Roman" w:hAnsi="Times New Roman" w:cs="Times New Roman"/>
          <w:sz w:val="28"/>
          <w:szCs w:val="28"/>
        </w:rPr>
        <w:t>Transact</w:t>
      </w:r>
      <w:proofErr w:type="spellEnd"/>
      <w:r>
        <w:rPr>
          <w:rFonts w:ascii="Times New Roman" w:eastAsia="Times New Roman" w:hAnsi="Times New Roman" w:cs="Times New Roman"/>
          <w:sz w:val="28"/>
          <w:szCs w:val="28"/>
        </w:rPr>
        <w:t>-SQL, создан совместно </w:t>
      </w:r>
      <w:proofErr w:type="spellStart"/>
      <w:r>
        <w:rPr>
          <w:rFonts w:ascii="Times New Roman" w:eastAsia="Times New Roman" w:hAnsi="Times New Roman" w:cs="Times New Roman"/>
          <w:sz w:val="28"/>
          <w:szCs w:val="28"/>
        </w:rPr>
        <w:t>Microsoft</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Sybase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Transact</w:t>
      </w:r>
      <w:proofErr w:type="spellEnd"/>
      <w:r>
        <w:rPr>
          <w:rFonts w:ascii="Times New Roman" w:eastAsia="Times New Roman" w:hAnsi="Times New Roman" w:cs="Times New Roman"/>
          <w:sz w:val="28"/>
          <w:szCs w:val="28"/>
        </w:rPr>
        <w:t xml:space="preserve"> - SQL является реализацией стандарта ANSI/ISO по структурированному языку запросов (SQL) с расширениями. В MS SQL -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были установлены типы данных для каждой таблицы. </w:t>
      </w:r>
    </w:p>
    <w:p w:rsidR="000314B1" w:rsidRDefault="000314B1" w:rsidP="000314B1">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3 представлена физическая схема БД, реализованная на платформе MS SQL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2018. На модели отражены названия атрибутов и их типы данных на сервере. Так же на модели отображены связи между сущностями для обеспечения целостности данных.</w:t>
      </w:r>
    </w:p>
    <w:p w:rsidR="000314B1" w:rsidRDefault="000314B1" w:rsidP="000314B1">
      <w:pPr>
        <w:shd w:val="clear" w:color="auto" w:fill="FFFFFF"/>
        <w:spacing w:after="0"/>
        <w:jc w:val="both"/>
        <w:rPr>
          <w:rFonts w:ascii="Times New Roman" w:eastAsia="Times New Roman" w:hAnsi="Times New Roman" w:cs="Times New Roman"/>
          <w:b/>
          <w:sz w:val="24"/>
          <w:szCs w:val="24"/>
        </w:rPr>
      </w:pPr>
      <w:bookmarkStart w:id="13" w:name="_GoBack"/>
      <w:r>
        <w:rPr>
          <w:rFonts w:ascii="Times New Roman" w:eastAsia="Times New Roman" w:hAnsi="Times New Roman" w:cs="Times New Roman"/>
          <w:b/>
          <w:noProof/>
          <w:sz w:val="24"/>
          <w:szCs w:val="24"/>
        </w:rPr>
        <w:lastRenderedPageBreak/>
        <w:drawing>
          <wp:inline distT="114300" distB="114300" distL="114300" distR="114300" wp14:anchorId="0FD28F67" wp14:editId="1BD41FA3">
            <wp:extent cx="6300795" cy="41021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6300795" cy="4102100"/>
                    </a:xfrm>
                    <a:prstGeom prst="rect">
                      <a:avLst/>
                    </a:prstGeom>
                    <a:ln/>
                  </pic:spPr>
                </pic:pic>
              </a:graphicData>
            </a:graphic>
          </wp:inline>
        </w:drawing>
      </w:r>
      <w:bookmarkEnd w:id="13"/>
    </w:p>
    <w:p w:rsidR="00F337A2" w:rsidRDefault="000314B1" w:rsidP="002C4702">
      <w:pPr>
        <w:spacing w:after="0"/>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 – Физическая модель БД</w:t>
      </w:r>
    </w:p>
    <w:p w:rsidR="002C4702" w:rsidRDefault="002C4702" w:rsidP="002C4702">
      <w:pPr>
        <w:spacing w:after="0"/>
        <w:ind w:firstLine="708"/>
        <w:jc w:val="center"/>
        <w:rPr>
          <w:rFonts w:ascii="Times New Roman" w:eastAsia="Times New Roman" w:hAnsi="Times New Roman" w:cs="Times New Roman"/>
          <w:sz w:val="28"/>
          <w:szCs w:val="28"/>
        </w:rPr>
      </w:pPr>
    </w:p>
    <w:p w:rsidR="00A8597D" w:rsidRPr="00842604" w:rsidRDefault="0053690A" w:rsidP="00220651">
      <w:pPr>
        <w:pStyle w:val="2"/>
        <w:numPr>
          <w:ilvl w:val="1"/>
          <w:numId w:val="14"/>
        </w:numPr>
        <w:spacing w:before="0"/>
        <w:ind w:left="1418" w:hanging="709"/>
        <w:rPr>
          <w:rFonts w:ascii="Times New Roman" w:eastAsia="Times New Roman" w:hAnsi="Times New Roman" w:cs="Times New Roman"/>
          <w:b w:val="0"/>
          <w:color w:val="000000"/>
          <w:sz w:val="28"/>
          <w:szCs w:val="28"/>
        </w:rPr>
      </w:pPr>
      <w:bookmarkStart w:id="14" w:name="_2et92p0" w:colFirst="0" w:colLast="0"/>
      <w:bookmarkStart w:id="15" w:name="_tyjcwt" w:colFirst="0" w:colLast="0"/>
      <w:bookmarkStart w:id="16" w:name="_3dy6vkm" w:colFirst="0" w:colLast="0"/>
      <w:bookmarkStart w:id="17" w:name="_Toc169182076"/>
      <w:bookmarkEnd w:id="14"/>
      <w:bookmarkEnd w:id="15"/>
      <w:bookmarkEnd w:id="16"/>
      <w:r w:rsidRPr="00842604">
        <w:rPr>
          <w:rFonts w:ascii="Times New Roman" w:eastAsia="Times New Roman" w:hAnsi="Times New Roman" w:cs="Times New Roman"/>
          <w:b w:val="0"/>
          <w:color w:val="000000"/>
          <w:sz w:val="28"/>
          <w:szCs w:val="28"/>
        </w:rPr>
        <w:t>Проектирование и реализация пользовательского интерфейса системы</w:t>
      </w:r>
      <w:bookmarkEnd w:id="17"/>
    </w:p>
    <w:p w:rsidR="00E73E46" w:rsidRDefault="00E73E46">
      <w:pPr>
        <w:spacing w:after="0"/>
        <w:ind w:firstLine="708"/>
        <w:jc w:val="both"/>
        <w:rPr>
          <w:rFonts w:ascii="Times New Roman" w:eastAsia="Times New Roman" w:hAnsi="Times New Roman" w:cs="Times New Roman"/>
          <w:sz w:val="28"/>
          <w:szCs w:val="28"/>
        </w:rPr>
      </w:pPr>
    </w:p>
    <w:p w:rsidR="00F337A2" w:rsidRPr="00842604" w:rsidRDefault="0053690A">
      <w:pPr>
        <w:spacing w:after="0"/>
        <w:ind w:firstLine="708"/>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Для реализации пользовательского интерфейса была выбрана интегрированная среда разработки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2019.</w:t>
      </w:r>
    </w:p>
    <w:p w:rsidR="00F337A2" w:rsidRPr="00842604" w:rsidRDefault="0053690A" w:rsidP="00842604">
      <w:pPr>
        <w:spacing w:after="0"/>
        <w:ind w:firstLine="708"/>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w:t>
      </w:r>
      <w:proofErr w:type="gramStart"/>
      <w:r w:rsidRPr="00842604">
        <w:rPr>
          <w:rFonts w:ascii="Times New Roman" w:eastAsia="Times New Roman" w:hAnsi="Times New Roman" w:cs="Times New Roman"/>
          <w:sz w:val="28"/>
          <w:szCs w:val="28"/>
        </w:rPr>
        <w:t>- это</w:t>
      </w:r>
      <w:proofErr w:type="gramEnd"/>
      <w:r w:rsidRPr="00842604">
        <w:rPr>
          <w:rFonts w:ascii="Times New Roman" w:eastAsia="Times New Roman" w:hAnsi="Times New Roman" w:cs="Times New Roman"/>
          <w:sz w:val="28"/>
          <w:szCs w:val="28"/>
        </w:rPr>
        <w:t xml:space="preserve"> популярная интегрированная среда разработки (IDE) от компании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предназначенная для создания различных типов приложений, включая настольные приложения, веб-приложения, мобильные приложения, игры и облачные решения.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включает в себя широкий спектр инструментов, редактор кода, отладочные средства, средства тестирования,</w:t>
      </w:r>
      <w:r w:rsidR="00842604" w:rsidRPr="00842604">
        <w:rPr>
          <w:rFonts w:ascii="Times New Roman" w:eastAsia="Times New Roman" w:hAnsi="Times New Roman" w:cs="Times New Roman"/>
          <w:sz w:val="28"/>
          <w:szCs w:val="28"/>
        </w:rPr>
        <w:t xml:space="preserve"> </w:t>
      </w:r>
      <w:r w:rsidRPr="00842604">
        <w:rPr>
          <w:rFonts w:ascii="Times New Roman" w:eastAsia="Times New Roman" w:hAnsi="Times New Roman" w:cs="Times New Roman"/>
          <w:sz w:val="28"/>
          <w:szCs w:val="28"/>
        </w:rPr>
        <w:t xml:space="preserve">поддержку </w:t>
      </w:r>
      <w:proofErr w:type="spellStart"/>
      <w:r w:rsidRPr="00842604">
        <w:rPr>
          <w:rFonts w:ascii="Times New Roman" w:eastAsia="Times New Roman" w:hAnsi="Times New Roman" w:cs="Times New Roman"/>
          <w:sz w:val="28"/>
          <w:szCs w:val="28"/>
        </w:rPr>
        <w:t>версионирования</w:t>
      </w:r>
      <w:proofErr w:type="spellEnd"/>
      <w:r w:rsidRPr="00842604">
        <w:rPr>
          <w:rFonts w:ascii="Times New Roman" w:eastAsia="Times New Roman" w:hAnsi="Times New Roman" w:cs="Times New Roman"/>
          <w:sz w:val="28"/>
          <w:szCs w:val="28"/>
        </w:rPr>
        <w:t xml:space="preserve"> и другие функции, которые делают процесс разработки визуальным и удобным.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также обладает богатой экосистемой расширений и </w:t>
      </w:r>
      <w:proofErr w:type="gramStart"/>
      <w:r w:rsidRPr="00842604">
        <w:rPr>
          <w:rFonts w:ascii="Times New Roman" w:eastAsia="Times New Roman" w:hAnsi="Times New Roman" w:cs="Times New Roman"/>
          <w:sz w:val="28"/>
          <w:szCs w:val="28"/>
        </w:rPr>
        <w:t>интеграцией с другими сервисами</w:t>
      </w:r>
      <w:proofErr w:type="gramEnd"/>
      <w:r w:rsidRPr="00842604">
        <w:rPr>
          <w:rFonts w:ascii="Times New Roman" w:eastAsia="Times New Roman" w:hAnsi="Times New Roman" w:cs="Times New Roman"/>
          <w:sz w:val="28"/>
          <w:szCs w:val="28"/>
        </w:rPr>
        <w:t xml:space="preserve"> и платформами разработки, что делает ее популярным инструментом среди разработчиков. Данные продукты</w:t>
      </w:r>
      <w:r w:rsidR="00842604" w:rsidRPr="00842604">
        <w:rPr>
          <w:rFonts w:ascii="Times New Roman" w:eastAsia="Times New Roman" w:hAnsi="Times New Roman" w:cs="Times New Roman"/>
          <w:sz w:val="28"/>
          <w:szCs w:val="28"/>
        </w:rPr>
        <w:t xml:space="preserve"> </w:t>
      </w:r>
      <w:r w:rsidRPr="00842604">
        <w:rPr>
          <w:rFonts w:ascii="Times New Roman" w:eastAsia="Times New Roman" w:hAnsi="Times New Roman" w:cs="Times New Roman"/>
          <w:sz w:val="28"/>
          <w:szCs w:val="28"/>
        </w:rPr>
        <w:t xml:space="preserve">позволяют, разрабатывать как </w:t>
      </w:r>
      <w:hyperlink r:id="rId15">
        <w:r w:rsidRPr="00842604">
          <w:rPr>
            <w:rFonts w:ascii="Times New Roman" w:eastAsia="Times New Roman" w:hAnsi="Times New Roman" w:cs="Times New Roman"/>
            <w:sz w:val="28"/>
            <w:szCs w:val="28"/>
          </w:rPr>
          <w:t>консольные</w:t>
        </w:r>
      </w:hyperlink>
      <w:r w:rsidRPr="00842604">
        <w:rPr>
          <w:rFonts w:ascii="Times New Roman" w:eastAsia="Times New Roman" w:hAnsi="Times New Roman" w:cs="Times New Roman"/>
          <w:sz w:val="28"/>
          <w:szCs w:val="28"/>
        </w:rPr>
        <w:t xml:space="preserve"> </w:t>
      </w:r>
      <w:hyperlink r:id="rId16">
        <w:r w:rsidRPr="00842604">
          <w:rPr>
            <w:rFonts w:ascii="Times New Roman" w:eastAsia="Times New Roman" w:hAnsi="Times New Roman" w:cs="Times New Roman"/>
            <w:sz w:val="28"/>
            <w:szCs w:val="28"/>
          </w:rPr>
          <w:t>приложения</w:t>
        </w:r>
      </w:hyperlink>
      <w:r w:rsidRPr="00842604">
        <w:rPr>
          <w:rFonts w:ascii="Times New Roman" w:eastAsia="Times New Roman" w:hAnsi="Times New Roman" w:cs="Times New Roman"/>
          <w:sz w:val="28"/>
          <w:szCs w:val="28"/>
        </w:rPr>
        <w:t xml:space="preserve">, так и приложения с </w:t>
      </w:r>
      <w:hyperlink r:id="rId17">
        <w:r w:rsidRPr="00842604">
          <w:rPr>
            <w:rFonts w:ascii="Times New Roman" w:eastAsia="Times New Roman" w:hAnsi="Times New Roman" w:cs="Times New Roman"/>
            <w:sz w:val="28"/>
            <w:szCs w:val="28"/>
          </w:rPr>
          <w:t>графическим интерфейсом</w:t>
        </w:r>
      </w:hyperlink>
      <w:r w:rsidRPr="00842604">
        <w:rPr>
          <w:rFonts w:ascii="Times New Roman" w:eastAsia="Times New Roman" w:hAnsi="Times New Roman" w:cs="Times New Roman"/>
          <w:sz w:val="28"/>
          <w:szCs w:val="28"/>
        </w:rPr>
        <w:t xml:space="preserve">, в том числе с поддержкой технологии </w:t>
      </w:r>
      <w:proofErr w:type="spellStart"/>
      <w:r w:rsidRPr="00842604">
        <w:rPr>
          <w:rFonts w:ascii="Times New Roman" w:eastAsia="Times New Roman" w:hAnsi="Times New Roman" w:cs="Times New Roman"/>
          <w:sz w:val="28"/>
          <w:szCs w:val="28"/>
        </w:rPr>
        <w:t>Windows</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Presentation</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Foundation</w:t>
      </w:r>
      <w:proofErr w:type="spellEnd"/>
      <w:r w:rsidRPr="00842604">
        <w:rPr>
          <w:rFonts w:ascii="Times New Roman" w:eastAsia="Times New Roman" w:hAnsi="Times New Roman" w:cs="Times New Roman"/>
          <w:sz w:val="28"/>
          <w:szCs w:val="28"/>
        </w:rPr>
        <w:t xml:space="preserve">, а также </w:t>
      </w:r>
      <w:hyperlink r:id="rId18">
        <w:r w:rsidRPr="00842604">
          <w:rPr>
            <w:rFonts w:ascii="Times New Roman" w:eastAsia="Times New Roman" w:hAnsi="Times New Roman" w:cs="Times New Roman"/>
            <w:sz w:val="28"/>
            <w:szCs w:val="28"/>
          </w:rPr>
          <w:t>веб-сайты</w:t>
        </w:r>
      </w:hyperlink>
      <w:r w:rsidRPr="00842604">
        <w:rPr>
          <w:rFonts w:ascii="Times New Roman" w:eastAsia="Times New Roman" w:hAnsi="Times New Roman" w:cs="Times New Roman"/>
          <w:sz w:val="28"/>
          <w:szCs w:val="28"/>
        </w:rPr>
        <w:t xml:space="preserve">, </w:t>
      </w:r>
      <w:hyperlink r:id="rId19">
        <w:r w:rsidRPr="00842604">
          <w:rPr>
            <w:rFonts w:ascii="Times New Roman" w:eastAsia="Times New Roman" w:hAnsi="Times New Roman" w:cs="Times New Roman"/>
            <w:sz w:val="28"/>
            <w:szCs w:val="28"/>
          </w:rPr>
          <w:t>веб-приложения</w:t>
        </w:r>
      </w:hyperlink>
      <w:r w:rsidRPr="00842604">
        <w:rPr>
          <w:rFonts w:ascii="Times New Roman" w:eastAsia="Times New Roman" w:hAnsi="Times New Roman" w:cs="Times New Roman"/>
          <w:sz w:val="28"/>
          <w:szCs w:val="28"/>
        </w:rPr>
        <w:t xml:space="preserve">, </w:t>
      </w:r>
      <w:hyperlink r:id="rId20">
        <w:r w:rsidRPr="00842604">
          <w:rPr>
            <w:rFonts w:ascii="Times New Roman" w:eastAsia="Times New Roman" w:hAnsi="Times New Roman" w:cs="Times New Roman"/>
            <w:sz w:val="28"/>
            <w:szCs w:val="28"/>
          </w:rPr>
          <w:t>веб-службы</w:t>
        </w:r>
      </w:hyperlink>
      <w:r w:rsidRPr="00842604">
        <w:rPr>
          <w:rFonts w:ascii="Times New Roman" w:eastAsia="Times New Roman" w:hAnsi="Times New Roman" w:cs="Times New Roman"/>
          <w:sz w:val="28"/>
          <w:szCs w:val="28"/>
        </w:rPr>
        <w:t xml:space="preserve"> как в </w:t>
      </w:r>
      <w:hyperlink r:id="rId21">
        <w:r w:rsidRPr="00842604">
          <w:rPr>
            <w:rFonts w:ascii="Times New Roman" w:eastAsia="Times New Roman" w:hAnsi="Times New Roman" w:cs="Times New Roman"/>
            <w:sz w:val="28"/>
            <w:szCs w:val="28"/>
          </w:rPr>
          <w:t>родном</w:t>
        </w:r>
      </w:hyperlink>
      <w:r w:rsidRPr="00842604">
        <w:rPr>
          <w:rFonts w:ascii="Times New Roman" w:eastAsia="Times New Roman" w:hAnsi="Times New Roman" w:cs="Times New Roman"/>
          <w:sz w:val="28"/>
          <w:szCs w:val="28"/>
        </w:rPr>
        <w:t xml:space="preserve">, так и в </w:t>
      </w:r>
      <w:hyperlink r:id="rId22">
        <w:r w:rsidRPr="00842604">
          <w:rPr>
            <w:rFonts w:ascii="Times New Roman" w:eastAsia="Times New Roman" w:hAnsi="Times New Roman" w:cs="Times New Roman"/>
            <w:sz w:val="28"/>
            <w:szCs w:val="28"/>
          </w:rPr>
          <w:t>управляемом</w:t>
        </w:r>
      </w:hyperlink>
      <w:r w:rsidRPr="00842604">
        <w:rPr>
          <w:rFonts w:ascii="Times New Roman" w:eastAsia="Times New Roman" w:hAnsi="Times New Roman" w:cs="Times New Roman"/>
          <w:sz w:val="28"/>
          <w:szCs w:val="28"/>
        </w:rPr>
        <w:t xml:space="preserve"> кодах для всех платформ, поддерживаемых </w:t>
      </w:r>
      <w:hyperlink r:id="rId23">
        <w:proofErr w:type="spellStart"/>
        <w:r w:rsidRPr="00842604">
          <w:rPr>
            <w:rFonts w:ascii="Times New Roman" w:eastAsia="Times New Roman" w:hAnsi="Times New Roman" w:cs="Times New Roman"/>
            <w:sz w:val="28"/>
            <w:szCs w:val="28"/>
          </w:rPr>
          <w:t>Windows</w:t>
        </w:r>
        <w:proofErr w:type="spellEnd"/>
      </w:hyperlink>
      <w:r w:rsidRPr="00842604">
        <w:rPr>
          <w:rFonts w:ascii="Times New Roman" w:eastAsia="Times New Roman" w:hAnsi="Times New Roman" w:cs="Times New Roman"/>
          <w:sz w:val="28"/>
          <w:szCs w:val="28"/>
        </w:rPr>
        <w:t xml:space="preserve">, </w:t>
      </w:r>
      <w:hyperlink r:id="rId24">
        <w:proofErr w:type="spellStart"/>
        <w:r w:rsidRPr="00842604">
          <w:rPr>
            <w:rFonts w:ascii="Times New Roman" w:eastAsia="Times New Roman" w:hAnsi="Times New Roman" w:cs="Times New Roman"/>
            <w:sz w:val="28"/>
            <w:szCs w:val="28"/>
          </w:rPr>
          <w:t>Windows</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Mobile</w:t>
        </w:r>
        <w:proofErr w:type="spellEnd"/>
      </w:hyperlink>
      <w:r w:rsidRPr="00842604">
        <w:rPr>
          <w:rFonts w:ascii="Times New Roman" w:eastAsia="Times New Roman" w:hAnsi="Times New Roman" w:cs="Times New Roman"/>
          <w:sz w:val="28"/>
          <w:szCs w:val="28"/>
        </w:rPr>
        <w:t xml:space="preserve">, </w:t>
      </w:r>
      <w:hyperlink r:id="rId25">
        <w:proofErr w:type="spellStart"/>
        <w:r w:rsidRPr="00842604">
          <w:rPr>
            <w:rFonts w:ascii="Times New Roman" w:eastAsia="Times New Roman" w:hAnsi="Times New Roman" w:cs="Times New Roman"/>
            <w:sz w:val="28"/>
            <w:szCs w:val="28"/>
          </w:rPr>
          <w:t>Windows</w:t>
        </w:r>
        <w:proofErr w:type="spellEnd"/>
        <w:r w:rsidRPr="00842604">
          <w:rPr>
            <w:rFonts w:ascii="Times New Roman" w:eastAsia="Times New Roman" w:hAnsi="Times New Roman" w:cs="Times New Roman"/>
            <w:sz w:val="28"/>
            <w:szCs w:val="28"/>
          </w:rPr>
          <w:t xml:space="preserve"> CE</w:t>
        </w:r>
      </w:hyperlink>
      <w:r w:rsidRPr="00842604">
        <w:rPr>
          <w:rFonts w:ascii="Times New Roman" w:eastAsia="Times New Roman" w:hAnsi="Times New Roman" w:cs="Times New Roman"/>
          <w:sz w:val="28"/>
          <w:szCs w:val="28"/>
        </w:rPr>
        <w:t xml:space="preserve">, </w:t>
      </w:r>
      <w:hyperlink r:id="rId26">
        <w:r w:rsidRPr="00842604">
          <w:rPr>
            <w:rFonts w:ascii="Times New Roman" w:eastAsia="Times New Roman" w:hAnsi="Times New Roman" w:cs="Times New Roman"/>
            <w:sz w:val="28"/>
            <w:szCs w:val="28"/>
          </w:rPr>
          <w:t xml:space="preserve">.NET </w:t>
        </w:r>
        <w:proofErr w:type="spellStart"/>
        <w:r w:rsidRPr="00842604">
          <w:rPr>
            <w:rFonts w:ascii="Times New Roman" w:eastAsia="Times New Roman" w:hAnsi="Times New Roman" w:cs="Times New Roman"/>
            <w:sz w:val="28"/>
            <w:szCs w:val="28"/>
          </w:rPr>
          <w:t>Framework</w:t>
        </w:r>
        <w:proofErr w:type="spellEnd"/>
      </w:hyperlink>
      <w:r w:rsidRPr="00842604">
        <w:rPr>
          <w:rFonts w:ascii="Times New Roman" w:eastAsia="Times New Roman" w:hAnsi="Times New Roman" w:cs="Times New Roman"/>
          <w:sz w:val="28"/>
          <w:szCs w:val="28"/>
        </w:rPr>
        <w:t xml:space="preserve">, </w:t>
      </w:r>
      <w:hyperlink r:id="rId27">
        <w:proofErr w:type="spellStart"/>
        <w:r w:rsidRPr="00842604">
          <w:rPr>
            <w:rFonts w:ascii="Times New Roman" w:eastAsia="Times New Roman" w:hAnsi="Times New Roman" w:cs="Times New Roman"/>
            <w:sz w:val="28"/>
            <w:szCs w:val="28"/>
          </w:rPr>
          <w:t>Xbox</w:t>
        </w:r>
        <w:proofErr w:type="spellEnd"/>
      </w:hyperlink>
      <w:r w:rsidRPr="00842604">
        <w:rPr>
          <w:rFonts w:ascii="Times New Roman" w:eastAsia="Times New Roman" w:hAnsi="Times New Roman" w:cs="Times New Roman"/>
          <w:sz w:val="28"/>
          <w:szCs w:val="28"/>
        </w:rPr>
        <w:t xml:space="preserve">, </w:t>
      </w:r>
      <w:hyperlink r:id="rId28">
        <w:proofErr w:type="spellStart"/>
        <w:r w:rsidRPr="00842604">
          <w:rPr>
            <w:rFonts w:ascii="Times New Roman" w:eastAsia="Times New Roman" w:hAnsi="Times New Roman" w:cs="Times New Roman"/>
            <w:sz w:val="28"/>
            <w:szCs w:val="28"/>
          </w:rPr>
          <w:t>Windows</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Phone</w:t>
        </w:r>
        <w:proofErr w:type="spellEnd"/>
      </w:hyperlink>
      <w:r w:rsidRPr="00842604">
        <w:rPr>
          <w:rFonts w:ascii="Times New Roman" w:eastAsia="Times New Roman" w:hAnsi="Times New Roman" w:cs="Times New Roman"/>
          <w:sz w:val="28"/>
          <w:szCs w:val="28"/>
        </w:rPr>
        <w:t xml:space="preserve"> </w:t>
      </w:r>
      <w:hyperlink r:id="rId29">
        <w:r w:rsidRPr="00842604">
          <w:rPr>
            <w:rFonts w:ascii="Times New Roman" w:eastAsia="Times New Roman" w:hAnsi="Times New Roman" w:cs="Times New Roman"/>
            <w:sz w:val="28"/>
            <w:szCs w:val="28"/>
          </w:rPr>
          <w:t xml:space="preserve">.NET </w:t>
        </w:r>
        <w:proofErr w:type="spellStart"/>
        <w:r w:rsidRPr="00842604">
          <w:rPr>
            <w:rFonts w:ascii="Times New Roman" w:eastAsia="Times New Roman" w:hAnsi="Times New Roman" w:cs="Times New Roman"/>
            <w:sz w:val="28"/>
            <w:szCs w:val="28"/>
          </w:rPr>
          <w:t>Compact</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Framework</w:t>
        </w:r>
        <w:proofErr w:type="spellEnd"/>
      </w:hyperlink>
      <w:r w:rsidRPr="00842604">
        <w:rPr>
          <w:rFonts w:ascii="Times New Roman" w:eastAsia="Times New Roman" w:hAnsi="Times New Roman" w:cs="Times New Roman"/>
          <w:sz w:val="28"/>
          <w:szCs w:val="28"/>
        </w:rPr>
        <w:t xml:space="preserve"> и </w:t>
      </w:r>
      <w:hyperlink r:id="rId30">
        <w:proofErr w:type="spellStart"/>
        <w:r w:rsidRPr="00842604">
          <w:rPr>
            <w:rFonts w:ascii="Times New Roman" w:eastAsia="Times New Roman" w:hAnsi="Times New Roman" w:cs="Times New Roman"/>
            <w:sz w:val="28"/>
            <w:szCs w:val="28"/>
          </w:rPr>
          <w:t>Silverlight</w:t>
        </w:r>
        <w:proofErr w:type="spellEnd"/>
      </w:hyperlink>
      <w:r w:rsidRPr="00842604">
        <w:rPr>
          <w:rFonts w:ascii="Times New Roman" w:eastAsia="Times New Roman" w:hAnsi="Times New Roman" w:cs="Times New Roman"/>
          <w:sz w:val="28"/>
          <w:szCs w:val="28"/>
        </w:rPr>
        <w:t>.</w:t>
      </w:r>
    </w:p>
    <w:p w:rsidR="00F337A2" w:rsidRPr="00842604" w:rsidRDefault="0053690A">
      <w:pPr>
        <w:spacing w:after="0"/>
        <w:ind w:firstLine="708"/>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lastRenderedPageBreak/>
        <w:t xml:space="preserve">Система программирования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версии 2019 фирмы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предоставляет наиболее широкие возможности для программирования приложений ОС </w:t>
      </w:r>
      <w:proofErr w:type="spellStart"/>
      <w:r w:rsidRPr="00842604">
        <w:rPr>
          <w:rFonts w:ascii="Times New Roman" w:eastAsia="Times New Roman" w:hAnsi="Times New Roman" w:cs="Times New Roman"/>
          <w:sz w:val="28"/>
          <w:szCs w:val="28"/>
        </w:rPr>
        <w:t>Windows</w:t>
      </w:r>
      <w:proofErr w:type="spellEnd"/>
      <w:r w:rsidRPr="00842604">
        <w:rPr>
          <w:rFonts w:ascii="Times New Roman" w:eastAsia="Times New Roman" w:hAnsi="Times New Roman" w:cs="Times New Roman"/>
          <w:sz w:val="28"/>
          <w:szCs w:val="28"/>
        </w:rPr>
        <w:t>.</w:t>
      </w:r>
    </w:p>
    <w:p w:rsidR="00F337A2" w:rsidRPr="00842604" w:rsidRDefault="0053690A">
      <w:pPr>
        <w:spacing w:after="0"/>
        <w:ind w:firstLine="708"/>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Преимущества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по сравнению с аналогичными программными продуктами это:</w:t>
      </w:r>
    </w:p>
    <w:p w:rsidR="00F337A2" w:rsidRPr="00A774C2"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Обширные возможности: </w:t>
      </w:r>
      <w:proofErr w:type="spellStart"/>
      <w:r w:rsidRPr="00842604">
        <w:rPr>
          <w:rFonts w:ascii="Times New Roman" w:eastAsia="Times New Roman" w:hAnsi="Times New Roman" w:cs="Times New Roman"/>
          <w:color w:val="000000"/>
          <w:sz w:val="28"/>
          <w:szCs w:val="28"/>
        </w:rPr>
        <w:t>Visual</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Studio</w:t>
      </w:r>
      <w:proofErr w:type="spellEnd"/>
      <w:r w:rsidRPr="00842604">
        <w:rPr>
          <w:rFonts w:ascii="Times New Roman" w:eastAsia="Times New Roman" w:hAnsi="Times New Roman" w:cs="Times New Roman"/>
          <w:color w:val="000000"/>
          <w:sz w:val="28"/>
          <w:szCs w:val="28"/>
        </w:rPr>
        <w:t xml:space="preserve"> обеспечивает широкий спектр инструментов и функций для разработки программного обеспечения, включая поддержку различных языков программирования, инструменты для тестирования и отладки, а также возможности для создания веб-приложений, мобильных приложений, облачных решений и других типов приложений.</w:t>
      </w:r>
    </w:p>
    <w:p w:rsidR="00A774C2" w:rsidRPr="00842604" w:rsidRDefault="00A774C2" w:rsidP="00A774C2">
      <w:pPr>
        <w:pBdr>
          <w:top w:val="nil"/>
          <w:left w:val="nil"/>
          <w:bottom w:val="nil"/>
          <w:right w:val="nil"/>
          <w:between w:val="nil"/>
        </w:pBdr>
        <w:spacing w:after="0"/>
        <w:ind w:left="1428"/>
        <w:jc w:val="both"/>
        <w:rPr>
          <w:rFonts w:ascii="Times New Roman" w:hAnsi="Times New Roman" w:cs="Times New Roman"/>
          <w:color w:val="000000"/>
          <w:sz w:val="28"/>
          <w:szCs w:val="28"/>
        </w:rPr>
      </w:pP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Интеграция: </w:t>
      </w:r>
      <w:proofErr w:type="spellStart"/>
      <w:r w:rsidRPr="00842604">
        <w:rPr>
          <w:rFonts w:ascii="Times New Roman" w:eastAsia="Times New Roman" w:hAnsi="Times New Roman" w:cs="Times New Roman"/>
          <w:color w:val="000000"/>
          <w:sz w:val="28"/>
          <w:szCs w:val="28"/>
        </w:rPr>
        <w:t>Visual</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Studio</w:t>
      </w:r>
      <w:proofErr w:type="spellEnd"/>
      <w:r w:rsidRPr="00842604">
        <w:rPr>
          <w:rFonts w:ascii="Times New Roman" w:eastAsia="Times New Roman" w:hAnsi="Times New Roman" w:cs="Times New Roman"/>
          <w:color w:val="000000"/>
          <w:sz w:val="28"/>
          <w:szCs w:val="28"/>
        </w:rPr>
        <w:t xml:space="preserve"> интегрируется с другими популярными инструментами и платформами разработки, такими как </w:t>
      </w:r>
      <w:proofErr w:type="spellStart"/>
      <w:r w:rsidRPr="00842604">
        <w:rPr>
          <w:rFonts w:ascii="Times New Roman" w:eastAsia="Times New Roman" w:hAnsi="Times New Roman" w:cs="Times New Roman"/>
          <w:color w:val="000000"/>
          <w:sz w:val="28"/>
          <w:szCs w:val="28"/>
        </w:rPr>
        <w:t>Azure</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GitHub</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Docker</w:t>
      </w:r>
      <w:proofErr w:type="spellEnd"/>
      <w:r w:rsidRPr="00842604">
        <w:rPr>
          <w:rFonts w:ascii="Times New Roman" w:eastAsia="Times New Roman" w:hAnsi="Times New Roman" w:cs="Times New Roman"/>
          <w:color w:val="000000"/>
          <w:sz w:val="28"/>
          <w:szCs w:val="28"/>
        </w:rPr>
        <w:t>, и многими другими, что обеспечивает беспрепятственную работу на различных этапах разработки.</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Поддержка платформ: </w:t>
      </w:r>
      <w:proofErr w:type="spellStart"/>
      <w:r w:rsidRPr="00842604">
        <w:rPr>
          <w:rFonts w:ascii="Times New Roman" w:eastAsia="Times New Roman" w:hAnsi="Times New Roman" w:cs="Times New Roman"/>
          <w:color w:val="000000"/>
          <w:sz w:val="28"/>
          <w:szCs w:val="28"/>
        </w:rPr>
        <w:t>Visual</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Studio</w:t>
      </w:r>
      <w:proofErr w:type="spellEnd"/>
      <w:r w:rsidRPr="00842604">
        <w:rPr>
          <w:rFonts w:ascii="Times New Roman" w:eastAsia="Times New Roman" w:hAnsi="Times New Roman" w:cs="Times New Roman"/>
          <w:color w:val="000000"/>
          <w:sz w:val="28"/>
          <w:szCs w:val="28"/>
        </w:rPr>
        <w:t xml:space="preserve"> обеспечивает инструменты для разработки под различные платформы, включая </w:t>
      </w:r>
      <w:proofErr w:type="spellStart"/>
      <w:r w:rsidRPr="00842604">
        <w:rPr>
          <w:rFonts w:ascii="Times New Roman" w:eastAsia="Times New Roman" w:hAnsi="Times New Roman" w:cs="Times New Roman"/>
          <w:color w:val="000000"/>
          <w:sz w:val="28"/>
          <w:szCs w:val="28"/>
        </w:rPr>
        <w:t>Windows</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Android</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iOS</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Linux</w:t>
      </w:r>
      <w:proofErr w:type="spellEnd"/>
      <w:r w:rsidRPr="00842604">
        <w:rPr>
          <w:rFonts w:ascii="Times New Roman" w:eastAsia="Times New Roman" w:hAnsi="Times New Roman" w:cs="Times New Roman"/>
          <w:color w:val="000000"/>
          <w:sz w:val="28"/>
          <w:szCs w:val="28"/>
        </w:rPr>
        <w:t xml:space="preserve">, и многое другое, что делает его удобным выбором для </w:t>
      </w:r>
      <w:proofErr w:type="spellStart"/>
      <w:r w:rsidRPr="00842604">
        <w:rPr>
          <w:rFonts w:ascii="Times New Roman" w:eastAsia="Times New Roman" w:hAnsi="Times New Roman" w:cs="Times New Roman"/>
          <w:color w:val="000000"/>
          <w:sz w:val="28"/>
          <w:szCs w:val="28"/>
        </w:rPr>
        <w:t>многоплатформенной</w:t>
      </w:r>
      <w:proofErr w:type="spellEnd"/>
      <w:r w:rsidRPr="00842604">
        <w:rPr>
          <w:rFonts w:ascii="Times New Roman" w:eastAsia="Times New Roman" w:hAnsi="Times New Roman" w:cs="Times New Roman"/>
          <w:color w:val="000000"/>
          <w:sz w:val="28"/>
          <w:szCs w:val="28"/>
        </w:rPr>
        <w:t xml:space="preserve"> разработки.</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Поддержка языков: </w:t>
      </w:r>
      <w:proofErr w:type="spellStart"/>
      <w:r w:rsidRPr="00842604">
        <w:rPr>
          <w:rFonts w:ascii="Times New Roman" w:eastAsia="Times New Roman" w:hAnsi="Times New Roman" w:cs="Times New Roman"/>
          <w:color w:val="000000"/>
          <w:sz w:val="28"/>
          <w:szCs w:val="28"/>
        </w:rPr>
        <w:t>Visual</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Studio</w:t>
      </w:r>
      <w:proofErr w:type="spellEnd"/>
      <w:r w:rsidRPr="00842604">
        <w:rPr>
          <w:rFonts w:ascii="Times New Roman" w:eastAsia="Times New Roman" w:hAnsi="Times New Roman" w:cs="Times New Roman"/>
          <w:color w:val="000000"/>
          <w:sz w:val="28"/>
          <w:szCs w:val="28"/>
        </w:rPr>
        <w:t xml:space="preserve"> поддерживает широкий спектр языков программирования, включая C#, C++, </w:t>
      </w:r>
      <w:proofErr w:type="spellStart"/>
      <w:r w:rsidRPr="00842604">
        <w:rPr>
          <w:rFonts w:ascii="Times New Roman" w:eastAsia="Times New Roman" w:hAnsi="Times New Roman" w:cs="Times New Roman"/>
          <w:color w:val="000000"/>
          <w:sz w:val="28"/>
          <w:szCs w:val="28"/>
        </w:rPr>
        <w:t>JavaScript</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Python</w:t>
      </w:r>
      <w:proofErr w:type="spellEnd"/>
      <w:r w:rsidRPr="00842604">
        <w:rPr>
          <w:rFonts w:ascii="Times New Roman" w:eastAsia="Times New Roman" w:hAnsi="Times New Roman" w:cs="Times New Roman"/>
          <w:color w:val="000000"/>
          <w:sz w:val="28"/>
          <w:szCs w:val="28"/>
        </w:rPr>
        <w:t>, и другие, что делает его универсальным инструментом для разработчиков различных специализаций.</w:t>
      </w:r>
    </w:p>
    <w:p w:rsidR="00F337A2" w:rsidRPr="00842604" w:rsidRDefault="0053690A">
      <w:pPr>
        <w:pBdr>
          <w:top w:val="nil"/>
          <w:left w:val="nil"/>
          <w:bottom w:val="nil"/>
          <w:right w:val="nil"/>
          <w:between w:val="nil"/>
        </w:pBdr>
        <w:spacing w:after="0"/>
        <w:ind w:left="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Так же был использован язык программирования C# так как:</w:t>
      </w:r>
    </w:p>
    <w:p w:rsidR="00F337A2" w:rsidRPr="00A774C2" w:rsidRDefault="0053690A" w:rsidP="00A774C2">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Универсальность: C# является мощным и универсальным языком программирования, который поддерживает разработку разнообразных типов приложений, включая настольные приложения, веб-приложения, мобильные приложения и облачные решения.</w:t>
      </w:r>
    </w:p>
    <w:p w:rsidR="00F337A2" w:rsidRPr="00842604"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Интеграция с платформой .NET: C# разработан специально для платформы .NET, что обеспечивает широкие возможности для интеграции с другими технологиями, библиотеками и инструментами, предоставляемыми .NET.</w:t>
      </w:r>
    </w:p>
    <w:p w:rsidR="00F337A2" w:rsidRPr="00842604"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Безопасность и надежность: C# предлагает высокий уровень безопасности и проверки типов, что делает его более надежным по сравнению с некоторыми другими языками.</w:t>
      </w:r>
    </w:p>
    <w:p w:rsidR="00F337A2" w:rsidRPr="00842604"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Модернизация: C# активно развивается и модернизируется командой разработчиков </w:t>
      </w:r>
      <w:proofErr w:type="spellStart"/>
      <w:r w:rsidRPr="00842604">
        <w:rPr>
          <w:rFonts w:ascii="Times New Roman" w:eastAsia="Times New Roman" w:hAnsi="Times New Roman" w:cs="Times New Roman"/>
          <w:color w:val="000000"/>
          <w:sz w:val="28"/>
          <w:szCs w:val="28"/>
        </w:rPr>
        <w:t>Microsoft</w:t>
      </w:r>
      <w:proofErr w:type="spellEnd"/>
      <w:r w:rsidRPr="00842604">
        <w:rPr>
          <w:rFonts w:ascii="Times New Roman" w:eastAsia="Times New Roman" w:hAnsi="Times New Roman" w:cs="Times New Roman"/>
          <w:color w:val="000000"/>
          <w:sz w:val="28"/>
          <w:szCs w:val="28"/>
        </w:rPr>
        <w:t>, включая новые функции, улучшения производительности и поддержку современных технологий.</w:t>
      </w:r>
    </w:p>
    <w:p w:rsidR="00F337A2" w:rsidRPr="00842604"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 xml:space="preserve">Общий стандарт: C# имеет множество общих стандартов, синтаксических схожести с другими популярными языками программирования, такими как </w:t>
      </w:r>
      <w:proofErr w:type="spellStart"/>
      <w:r w:rsidRPr="00842604">
        <w:rPr>
          <w:rFonts w:ascii="Times New Roman" w:eastAsia="Times New Roman" w:hAnsi="Times New Roman" w:cs="Times New Roman"/>
          <w:color w:val="000000"/>
          <w:sz w:val="28"/>
          <w:szCs w:val="28"/>
        </w:rPr>
        <w:t>Java</w:t>
      </w:r>
      <w:proofErr w:type="spellEnd"/>
      <w:r w:rsidRPr="00842604">
        <w:rPr>
          <w:rFonts w:ascii="Times New Roman" w:eastAsia="Times New Roman" w:hAnsi="Times New Roman" w:cs="Times New Roman"/>
          <w:color w:val="000000"/>
          <w:sz w:val="28"/>
          <w:szCs w:val="28"/>
        </w:rPr>
        <w:t xml:space="preserve"> или C++, что упрощает </w:t>
      </w:r>
      <w:proofErr w:type="gramStart"/>
      <w:r w:rsidRPr="00842604">
        <w:rPr>
          <w:rFonts w:ascii="Times New Roman" w:eastAsia="Times New Roman" w:hAnsi="Times New Roman" w:cs="Times New Roman"/>
          <w:color w:val="000000"/>
          <w:sz w:val="28"/>
          <w:szCs w:val="28"/>
        </w:rPr>
        <w:t>кросс-платформенную</w:t>
      </w:r>
      <w:proofErr w:type="gramEnd"/>
      <w:r w:rsidRPr="00842604">
        <w:rPr>
          <w:rFonts w:ascii="Times New Roman" w:eastAsia="Times New Roman" w:hAnsi="Times New Roman" w:cs="Times New Roman"/>
          <w:color w:val="000000"/>
          <w:sz w:val="28"/>
          <w:szCs w:val="28"/>
        </w:rPr>
        <w:t xml:space="preserve"> разработку и переход других разработчиков на C#.</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proofErr w:type="spellStart"/>
      <w:r w:rsidRPr="00842604">
        <w:rPr>
          <w:rFonts w:ascii="Times New Roman" w:eastAsia="Times New Roman" w:hAnsi="Times New Roman" w:cs="Times New Roman"/>
          <w:color w:val="000000"/>
          <w:sz w:val="28"/>
          <w:szCs w:val="28"/>
        </w:rPr>
        <w:t>Xamarin</w:t>
      </w:r>
      <w:proofErr w:type="spellEnd"/>
      <w:r w:rsidRPr="00842604">
        <w:rPr>
          <w:rFonts w:ascii="Times New Roman" w:eastAsia="Times New Roman" w:hAnsi="Times New Roman" w:cs="Times New Roman"/>
          <w:color w:val="000000"/>
          <w:sz w:val="28"/>
          <w:szCs w:val="28"/>
        </w:rPr>
        <w:t xml:space="preserve">. Благодаря покупке </w:t>
      </w:r>
      <w:proofErr w:type="spellStart"/>
      <w:r w:rsidRPr="00842604">
        <w:rPr>
          <w:rFonts w:ascii="Times New Roman" w:eastAsia="Times New Roman" w:hAnsi="Times New Roman" w:cs="Times New Roman"/>
          <w:color w:val="000000"/>
          <w:sz w:val="28"/>
          <w:szCs w:val="28"/>
        </w:rPr>
        <w:t>Xamarin</w:t>
      </w:r>
      <w:proofErr w:type="spellEnd"/>
      <w:r w:rsidRPr="00842604">
        <w:rPr>
          <w:rFonts w:ascii="Times New Roman" w:eastAsia="Times New Roman" w:hAnsi="Times New Roman" w:cs="Times New Roman"/>
          <w:color w:val="000000"/>
          <w:sz w:val="28"/>
          <w:szCs w:val="28"/>
        </w:rPr>
        <w:t xml:space="preserve"> на C # теперь можно писать под </w:t>
      </w:r>
      <w:proofErr w:type="spellStart"/>
      <w:r w:rsidRPr="00842604">
        <w:rPr>
          <w:rFonts w:ascii="Times New Roman" w:eastAsia="Times New Roman" w:hAnsi="Times New Roman" w:cs="Times New Roman"/>
          <w:color w:val="000000"/>
          <w:sz w:val="28"/>
          <w:szCs w:val="28"/>
        </w:rPr>
        <w:t>Android</w:t>
      </w:r>
      <w:proofErr w:type="spellEnd"/>
      <w:r w:rsidRPr="00842604">
        <w:rPr>
          <w:rFonts w:ascii="Times New Roman" w:eastAsia="Times New Roman" w:hAnsi="Times New Roman" w:cs="Times New Roman"/>
          <w:color w:val="000000"/>
          <w:sz w:val="28"/>
          <w:szCs w:val="28"/>
        </w:rPr>
        <w:t xml:space="preserve"> и </w:t>
      </w:r>
      <w:proofErr w:type="spellStart"/>
      <w:r w:rsidRPr="00842604">
        <w:rPr>
          <w:rFonts w:ascii="Times New Roman" w:eastAsia="Times New Roman" w:hAnsi="Times New Roman" w:cs="Times New Roman"/>
          <w:color w:val="000000"/>
          <w:sz w:val="28"/>
          <w:szCs w:val="28"/>
        </w:rPr>
        <w:t>iOS</w:t>
      </w:r>
      <w:proofErr w:type="spellEnd"/>
      <w:r w:rsidRPr="00842604">
        <w:rPr>
          <w:rFonts w:ascii="Times New Roman" w:eastAsia="Times New Roman" w:hAnsi="Times New Roman" w:cs="Times New Roman"/>
          <w:color w:val="000000"/>
          <w:sz w:val="28"/>
          <w:szCs w:val="28"/>
        </w:rPr>
        <w:t>. Это, конечно, большой плюс, так как их собственная мобильная ОС (</w:t>
      </w:r>
      <w:proofErr w:type="spellStart"/>
      <w:r w:rsidRPr="00842604">
        <w:rPr>
          <w:rFonts w:ascii="Times New Roman" w:eastAsia="Times New Roman" w:hAnsi="Times New Roman" w:cs="Times New Roman"/>
          <w:color w:val="000000"/>
          <w:sz w:val="28"/>
          <w:szCs w:val="28"/>
        </w:rPr>
        <w:t>Windows</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Phone</w:t>
      </w:r>
      <w:proofErr w:type="spellEnd"/>
      <w:r w:rsidRPr="00842604">
        <w:rPr>
          <w:rFonts w:ascii="Times New Roman" w:eastAsia="Times New Roman" w:hAnsi="Times New Roman" w:cs="Times New Roman"/>
          <w:color w:val="000000"/>
          <w:sz w:val="28"/>
          <w:szCs w:val="28"/>
        </w:rPr>
        <w:t>) не завоевала большой популярности;</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добавлено функциональное программирование (F #);</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большое сообщество программистов;</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много вакансий на должность C # программиста в любом регионе.</w:t>
      </w:r>
    </w:p>
    <w:p w:rsidR="00A8597D" w:rsidRPr="00842604" w:rsidRDefault="0053690A" w:rsidP="00220651">
      <w:pPr>
        <w:pStyle w:val="3"/>
        <w:numPr>
          <w:ilvl w:val="2"/>
          <w:numId w:val="14"/>
        </w:numPr>
        <w:spacing w:before="0" w:after="0"/>
        <w:ind w:left="1418"/>
        <w:rPr>
          <w:rFonts w:ascii="Times New Roman" w:hAnsi="Times New Roman" w:cs="Times New Roman"/>
          <w:b w:val="0"/>
        </w:rPr>
      </w:pPr>
      <w:bookmarkStart w:id="18" w:name="_Toc169182077"/>
      <w:r w:rsidRPr="00842604">
        <w:rPr>
          <w:rFonts w:ascii="Times New Roman" w:hAnsi="Times New Roman" w:cs="Times New Roman"/>
          <w:b w:val="0"/>
        </w:rPr>
        <w:t>Структура приложения</w:t>
      </w:r>
      <w:bookmarkEnd w:id="18"/>
    </w:p>
    <w:p w:rsidR="00F337A2" w:rsidRPr="00842604" w:rsidRDefault="0053690A" w:rsidP="00A8597D">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Для реализации поставленных задач была выбрана клиент-серверная архитектура системы мониторинга экологической обстановки.</w:t>
      </w:r>
    </w:p>
    <w:p w:rsidR="00F337A2" w:rsidRPr="00842604" w:rsidRDefault="0053690A" w:rsidP="00A8597D">
      <w:pPr>
        <w:numPr>
          <w:ilvl w:val="0"/>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Клиентская часть</w:t>
      </w:r>
    </w:p>
    <w:p w:rsidR="00F337A2" w:rsidRPr="00842604" w:rsidRDefault="0053690A" w:rsidP="00E73E46">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Собирает данные с датчиков и устройств мониторинга.</w:t>
      </w:r>
    </w:p>
    <w:p w:rsidR="00F337A2" w:rsidRPr="00842604" w:rsidRDefault="0053690A" w:rsidP="00E73E46">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Передает собранные данные на сервер.</w:t>
      </w:r>
    </w:p>
    <w:p w:rsidR="00F337A2" w:rsidRPr="00842604" w:rsidRDefault="0053690A" w:rsidP="00E73E46">
      <w:pPr>
        <w:numPr>
          <w:ilvl w:val="1"/>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Предоставляет пользователям интерфейс для просмотра и анализа данных.</w:t>
      </w:r>
    </w:p>
    <w:p w:rsidR="00F337A2" w:rsidRPr="00842604" w:rsidRDefault="0053690A" w:rsidP="00A8597D">
      <w:pPr>
        <w:numPr>
          <w:ilvl w:val="0"/>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Серверная часть</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Хранит и управляет данными, собранными с датчиков.</w:t>
      </w:r>
    </w:p>
    <w:p w:rsidR="00F337A2" w:rsidRPr="004A0239"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Обрабатывает и анализирует данные для выявления закономерностей и тенденций.</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Предоставляет пользователям через веб-интерфейс или API доступ к данным и результатам анализа.</w:t>
      </w:r>
    </w:p>
    <w:p w:rsidR="00F337A2" w:rsidRPr="00842604" w:rsidRDefault="0053690A" w:rsidP="004A0239">
      <w:pPr>
        <w:numPr>
          <w:ilvl w:val="0"/>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Преимущества клиент-серверной архитектуры</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Масштабируемость: Архитектура позволяет легко добавлять новые клиенты и серверы для обработки растущего объема данных.</w:t>
      </w:r>
    </w:p>
    <w:p w:rsidR="00F337A2" w:rsidRPr="004A0239"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Доступность: Данные хранятся на централизованном сервере, что обеспечивает их доступность для всех авторизованных пользователей.</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Безопасность: Контроль доступа и защита данных могут быть централизованы на сервере, что повышает безопасность системы.</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Эффективность: Вычисления и обработка данных выполняются на сервере, что освобождает клиентские устройства от необходимости выполнять сложные задачи.</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Обслуживаемость: Обновления и обслуживание системы могут выполняться централизованно на сервере, что упрощает управление.</w:t>
      </w:r>
    </w:p>
    <w:p w:rsidR="00F337A2" w:rsidRPr="00842604" w:rsidRDefault="0053690A" w:rsidP="004A0239">
      <w:pPr>
        <w:numPr>
          <w:ilvl w:val="0"/>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Дополнительные преимущества для системы мониторинга экологической обстановки:</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Надежность: Данные хранятся на отказоустойчивых серверах, что обеспечивает их сохранность и доступность даже в случае сбоев оборудования.</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Анализ в реальном времени: Сервер может обрабатывать данные в режиме реального времени, позволяя пользователям оперативно реагировать на изменения экологической обстановки.</w:t>
      </w:r>
    </w:p>
    <w:p w:rsidR="00F337A2" w:rsidRPr="00842604" w:rsidRDefault="0053690A" w:rsidP="004A0239">
      <w:pPr>
        <w:numPr>
          <w:ilvl w:val="1"/>
          <w:numId w:val="10"/>
        </w:numPr>
        <w:pBdr>
          <w:top w:val="nil"/>
          <w:left w:val="nil"/>
          <w:bottom w:val="nil"/>
          <w:right w:val="nil"/>
          <w:between w:val="nil"/>
        </w:pBdr>
        <w:spacing w:after="0"/>
        <w:ind w:left="0"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Интеграция: Архитектура позволяет легко интегрировать систему с другими системами управления данными и аналитическими инструментами.</w:t>
      </w:r>
    </w:p>
    <w:p w:rsidR="00F337A2" w:rsidRPr="00842604"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sidRPr="00842604">
        <w:rPr>
          <w:rFonts w:ascii="Times New Roman" w:hAnsi="Times New Roman" w:cs="Times New Roman"/>
          <w:noProof/>
          <w:sz w:val="28"/>
          <w:szCs w:val="28"/>
        </w:rPr>
        <mc:AlternateContent>
          <mc:Choice Requires="wpg">
            <w:drawing>
              <wp:anchor distT="0" distB="0" distL="114300" distR="114300" simplePos="0" relativeHeight="251658240" behindDoc="0" locked="0" layoutInCell="1" hidden="0" allowOverlap="1">
                <wp:simplePos x="0" y="0"/>
                <wp:positionH relativeFrom="column">
                  <wp:posOffset>800100</wp:posOffset>
                </wp:positionH>
                <wp:positionV relativeFrom="paragraph">
                  <wp:posOffset>190500</wp:posOffset>
                </wp:positionV>
                <wp:extent cx="4857115" cy="653415"/>
                <wp:effectExtent l="0" t="0" r="0" b="0"/>
                <wp:wrapNone/>
                <wp:docPr id="3" name="Группа 3"/>
                <wp:cNvGraphicFramePr/>
                <a:graphic xmlns:a="http://schemas.openxmlformats.org/drawingml/2006/main">
                  <a:graphicData uri="http://schemas.microsoft.com/office/word/2010/wordprocessingGroup">
                    <wpg:wgp>
                      <wpg:cNvGrpSpPr/>
                      <wpg:grpSpPr>
                        <a:xfrm>
                          <a:off x="0" y="0"/>
                          <a:ext cx="4857115" cy="653415"/>
                          <a:chOff x="2911075" y="3446925"/>
                          <a:chExt cx="4869850" cy="666150"/>
                        </a:xfrm>
                      </wpg:grpSpPr>
                      <wpg:grpSp>
                        <wpg:cNvPr id="1" name="Группа 1"/>
                        <wpg:cNvGrpSpPr/>
                        <wpg:grpSpPr>
                          <a:xfrm>
                            <a:off x="2917443" y="3453293"/>
                            <a:ext cx="4857115" cy="653415"/>
                            <a:chOff x="0" y="0"/>
                            <a:chExt cx="4857115" cy="653415"/>
                          </a:xfrm>
                        </wpg:grpSpPr>
                        <wps:wsp>
                          <wps:cNvPr id="2" name="Прямоугольник 2"/>
                          <wps:cNvSpPr/>
                          <wps:spPr>
                            <a:xfrm>
                              <a:off x="0" y="0"/>
                              <a:ext cx="4857100" cy="653400"/>
                            </a:xfrm>
                            <a:prstGeom prst="rect">
                              <a:avLst/>
                            </a:prstGeom>
                            <a:noFill/>
                            <a:ln>
                              <a:noFill/>
                            </a:ln>
                          </wps:spPr>
                          <wps:txbx>
                            <w:txbxContent>
                              <w:p w:rsidR="004A0239" w:rsidRDefault="004A0239">
                                <w:pPr>
                                  <w:spacing w:after="0" w:line="240" w:lineRule="auto"/>
                                  <w:textDirection w:val="btLr"/>
                                </w:pPr>
                              </w:p>
                            </w:txbxContent>
                          </wps:txbx>
                          <wps:bodyPr spcFirstLastPara="1" wrap="square" lIns="91425" tIns="91425" rIns="91425" bIns="91425" anchor="ctr" anchorCtr="0">
                            <a:noAutofit/>
                          </wps:bodyPr>
                        </wps:wsp>
                        <wps:wsp>
                          <wps:cNvPr id="4" name="Прямоугольник: скругленные углы 4"/>
                          <wps:cNvSpPr/>
                          <wps:spPr>
                            <a:xfrm>
                              <a:off x="0" y="12700"/>
                              <a:ext cx="1793240" cy="64071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4A0239" w:rsidRDefault="004A0239">
                                <w:pPr>
                                  <w:spacing w:line="275" w:lineRule="auto"/>
                                  <w:jc w:val="center"/>
                                  <w:textDirection w:val="btLr"/>
                                </w:pPr>
                                <w:r>
                                  <w:rPr>
                                    <w:rFonts w:ascii="Times New Roman" w:eastAsia="Times New Roman" w:hAnsi="Times New Roman" w:cs="Times New Roman"/>
                                    <w:color w:val="000000"/>
                                    <w:sz w:val="36"/>
                                  </w:rPr>
                                  <w:t>Сервер БД</w:t>
                                </w:r>
                              </w:p>
                            </w:txbxContent>
                          </wps:txbx>
                          <wps:bodyPr spcFirstLastPara="1" wrap="square" lIns="88900" tIns="38100" rIns="88900" bIns="38100" anchor="t" anchorCtr="0">
                            <a:noAutofit/>
                          </wps:bodyPr>
                        </wps:wsp>
                        <wps:wsp>
                          <wps:cNvPr id="5" name="Прямоугольник: скругленные углы 5"/>
                          <wps:cNvSpPr/>
                          <wps:spPr>
                            <a:xfrm>
                              <a:off x="3063875" y="0"/>
                              <a:ext cx="1793240" cy="64071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4A0239" w:rsidRDefault="004A0239">
                                <w:pPr>
                                  <w:spacing w:line="275" w:lineRule="auto"/>
                                  <w:jc w:val="center"/>
                                  <w:textDirection w:val="btLr"/>
                                </w:pPr>
                                <w:r>
                                  <w:rPr>
                                    <w:rFonts w:ascii="Times New Roman" w:eastAsia="Times New Roman" w:hAnsi="Times New Roman" w:cs="Times New Roman"/>
                                    <w:color w:val="000000"/>
                                    <w:sz w:val="36"/>
                                  </w:rPr>
                                  <w:t>Клиент</w:t>
                                </w:r>
                              </w:p>
                            </w:txbxContent>
                          </wps:txbx>
                          <wps:bodyPr spcFirstLastPara="1" wrap="square" lIns="88900" tIns="38100" rIns="88900" bIns="38100" anchor="t" anchorCtr="0">
                            <a:noAutofit/>
                          </wps:bodyPr>
                        </wps:wsp>
                        <wps:wsp>
                          <wps:cNvPr id="6" name="Полилиния: фигура 6"/>
                          <wps:cNvSpPr/>
                          <wps:spPr>
                            <a:xfrm rot="10800000">
                              <a:off x="1793240" y="155575"/>
                              <a:ext cx="1270635" cy="0"/>
                            </a:xfrm>
                            <a:custGeom>
                              <a:avLst/>
                              <a:gdLst/>
                              <a:ahLst/>
                              <a:cxnLst/>
                              <a:rect l="l" t="t" r="r" b="b"/>
                              <a:pathLst>
                                <a:path w="1270635" h="1" extrusionOk="0">
                                  <a:moveTo>
                                    <a:pt x="0" y="0"/>
                                  </a:moveTo>
                                  <a:lnTo>
                                    <a:pt x="1270635" y="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wps:wsp>
                          <wps:cNvPr id="7" name="Полилиния: фигура 7"/>
                          <wps:cNvSpPr/>
                          <wps:spPr>
                            <a:xfrm>
                              <a:off x="1793240" y="438785"/>
                              <a:ext cx="1289685" cy="0"/>
                            </a:xfrm>
                            <a:custGeom>
                              <a:avLst/>
                              <a:gdLst/>
                              <a:ahLst/>
                              <a:cxnLst/>
                              <a:rect l="l" t="t" r="r" b="b"/>
                              <a:pathLst>
                                <a:path w="1289685" h="1" extrusionOk="0">
                                  <a:moveTo>
                                    <a:pt x="0" y="0"/>
                                  </a:moveTo>
                                  <a:lnTo>
                                    <a:pt x="1289685" y="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wpg:grpSp>
                    </wpg:wgp>
                  </a:graphicData>
                </a:graphic>
              </wp:anchor>
            </w:drawing>
          </mc:Choice>
          <mc:Fallback>
            <w:pict>
              <v:group id="Группа 3" o:spid="_x0000_s1026" style="position:absolute;left:0;text-align:left;margin-left:63pt;margin-top:15pt;width:382.45pt;height:51.45pt;z-index:251658240" coordorigin="29110,34469" coordsize="48698,6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">
                <v:group id="_x0000_s1027" style="position:absolute;left:29174;top:34532;width:48571;height:6535" coordsize="48571,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Прямоугольник 2" o:spid="_x0000_s1028" style="position:absolute;width:48571;height:6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4A0239" w:rsidRDefault="004A0239">
                          <w:pPr>
                            <w:spacing w:after="0" w:line="240" w:lineRule="auto"/>
                            <w:textDirection w:val="btLr"/>
                          </w:pPr>
                        </w:p>
                      </w:txbxContent>
                    </v:textbox>
                  </v:rect>
                  <v:roundrect id="Прямоугольник: скругленные углы 4" o:spid="_x0000_s1029" style="position:absolute;top:127;width:17932;height:6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" strokeweight="1pt">
                    <v:stroke startarrowwidth="narrow" startarrowlength="short" endarrowwidth="narrow" endarrowlength="short"/>
                    <v:textbox inset="7pt,3pt,7pt,3pt">
                      <w:txbxContent>
                        <w:p w:rsidR="004A0239" w:rsidRDefault="004A0239">
                          <w:pPr>
                            <w:spacing w:line="275" w:lineRule="auto"/>
                            <w:jc w:val="center"/>
                            <w:textDirection w:val="btLr"/>
                          </w:pPr>
                          <w:r>
                            <w:rPr>
                              <w:rFonts w:ascii="Times New Roman" w:eastAsia="Times New Roman" w:hAnsi="Times New Roman" w:cs="Times New Roman"/>
                              <w:color w:val="000000"/>
                              <w:sz w:val="36"/>
                            </w:rPr>
                            <w:t>Сервер БД</w:t>
                          </w:r>
                        </w:p>
                      </w:txbxContent>
                    </v:textbox>
                  </v:roundrect>
                  <v:roundrect id="Прямоугольник: скругленные углы 5" o:spid="_x0000_s1030" style="position:absolute;left:30638;width:17933;height:6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" strokeweight="1pt">
                    <v:stroke startarrowwidth="narrow" startarrowlength="short" endarrowwidth="narrow" endarrowlength="short"/>
                    <v:textbox inset="7pt,3pt,7pt,3pt">
                      <w:txbxContent>
                        <w:p w:rsidR="004A0239" w:rsidRDefault="004A0239">
                          <w:pPr>
                            <w:spacing w:line="275" w:lineRule="auto"/>
                            <w:jc w:val="center"/>
                            <w:textDirection w:val="btLr"/>
                          </w:pPr>
                          <w:r>
                            <w:rPr>
                              <w:rFonts w:ascii="Times New Roman" w:eastAsia="Times New Roman" w:hAnsi="Times New Roman" w:cs="Times New Roman"/>
                              <w:color w:val="000000"/>
                              <w:sz w:val="36"/>
                            </w:rPr>
                            <w:t>Клиент</w:t>
                          </w:r>
                        </w:p>
                      </w:txbxContent>
                    </v:textbox>
                  </v:roundrect>
                  <v:shape id="Полилиния: фигура 6" o:spid="_x0000_s1031" style="position:absolute;left:17932;top:1555;width:12706;height:0;rotation:180;visibility:visible;mso-wrap-style:square;v-text-anchor:middle" coordsize="1270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" path="m,l1270635,e" strokeweight="1pt">
                    <v:stroke startarrowwidth="narrow" startarrowlength="short" endarrow="block"/>
                    <v:path arrowok="t" o:extrusionok="f"/>
                  </v:shape>
                  <v:shape id="Полилиния: фигура 7" o:spid="_x0000_s1032" style="position:absolute;left:17932;top:4387;width:12897;height:0;visibility:visible;mso-wrap-style:square;v-text-anchor:middle" coordsize="12896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" path="m,l1289685,e" strokeweight="1pt">
                    <v:stroke startarrowwidth="narrow" startarrowlength="short" endarrow="block"/>
                    <v:path arrowok="t" o:extrusionok="f"/>
                  </v:shape>
                </v:group>
              </v:group>
            </w:pict>
          </mc:Fallback>
        </mc:AlternateContent>
      </w:r>
    </w:p>
    <w:p w:rsidR="00F337A2" w:rsidRPr="00842604"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p>
    <w:p w:rsidR="00F337A2" w:rsidRPr="00842604"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p>
    <w:p w:rsidR="00F337A2" w:rsidRPr="00842604"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p>
    <w:p w:rsidR="00F337A2" w:rsidRPr="00842604"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p>
    <w:p w:rsidR="00F337A2" w:rsidRPr="00842604" w:rsidRDefault="0053690A" w:rsidP="00A8597D">
      <w:pPr>
        <w:pBdr>
          <w:top w:val="nil"/>
          <w:left w:val="nil"/>
          <w:bottom w:val="nil"/>
          <w:right w:val="nil"/>
          <w:between w:val="nil"/>
        </w:pBdr>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Рисунок 5 – Схема клиент-серверного приложения</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Разработанное клиентское приложение выполняет все поставленные задачи, и имеет сложную архитектуру, представленную на Рисунке 6.</w:t>
      </w:r>
    </w:p>
    <w:p w:rsidR="00F337A2" w:rsidRPr="00842604" w:rsidRDefault="0053690A">
      <w:pPr>
        <w:pBdr>
          <w:top w:val="nil"/>
          <w:left w:val="nil"/>
          <w:bottom w:val="nil"/>
          <w:right w:val="nil"/>
          <w:between w:val="nil"/>
        </w:pBdr>
        <w:shd w:val="clear" w:color="auto" w:fill="FFFFFF"/>
        <w:tabs>
          <w:tab w:val="left" w:pos="1134"/>
        </w:tabs>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noProof/>
          <w:color w:val="000000"/>
          <w:sz w:val="28"/>
          <w:szCs w:val="28"/>
        </w:rPr>
        <w:drawing>
          <wp:inline distT="0" distB="0" distL="0" distR="0">
            <wp:extent cx="6301105" cy="4234815"/>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6301105" cy="4234815"/>
                    </a:xfrm>
                    <a:prstGeom prst="rect">
                      <a:avLst/>
                    </a:prstGeom>
                    <a:ln/>
                  </pic:spPr>
                </pic:pic>
              </a:graphicData>
            </a:graphic>
          </wp:inline>
        </w:drawing>
      </w:r>
    </w:p>
    <w:p w:rsidR="00F337A2" w:rsidRPr="00842604" w:rsidRDefault="0053690A" w:rsidP="00A774C2">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Рисунок 6 – </w:t>
      </w:r>
      <w:r w:rsidR="00A8597D" w:rsidRPr="00842604">
        <w:rPr>
          <w:rFonts w:ascii="Times New Roman" w:eastAsia="Times New Roman" w:hAnsi="Times New Roman" w:cs="Times New Roman"/>
          <w:sz w:val="28"/>
          <w:szCs w:val="28"/>
        </w:rPr>
        <w:t>С</w:t>
      </w:r>
      <w:r w:rsidRPr="00842604">
        <w:rPr>
          <w:rFonts w:ascii="Times New Roman" w:eastAsia="Times New Roman" w:hAnsi="Times New Roman" w:cs="Times New Roman"/>
          <w:sz w:val="28"/>
          <w:szCs w:val="28"/>
        </w:rPr>
        <w:t>хема приложения</w:t>
      </w:r>
    </w:p>
    <w:p w:rsidR="00A8597D" w:rsidRPr="00842604" w:rsidRDefault="00A8597D">
      <w:pPr>
        <w:spacing w:after="0"/>
        <w:ind w:firstLine="709"/>
        <w:jc w:val="both"/>
        <w:rPr>
          <w:rFonts w:ascii="Times New Roman" w:eastAsia="Times New Roman" w:hAnsi="Times New Roman" w:cs="Times New Roman"/>
          <w:sz w:val="28"/>
          <w:szCs w:val="28"/>
        </w:rPr>
      </w:pPr>
    </w:p>
    <w:p w:rsidR="00F337A2"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На схеме разными цветами выделены разграничения прав доступа. Красным цветом отмечены функции доступные Экологам, зеленым цветом отмечены функции доступные лаборантам, желтым цветом отмечены функции доступные администраторам, черным выделены общие функции для всех групп.</w:t>
      </w:r>
    </w:p>
    <w:p w:rsidR="004A0239" w:rsidRPr="00842604" w:rsidRDefault="004A0239">
      <w:pPr>
        <w:spacing w:after="0"/>
        <w:ind w:firstLine="709"/>
        <w:jc w:val="both"/>
        <w:rPr>
          <w:rFonts w:ascii="Times New Roman" w:eastAsia="Times New Roman" w:hAnsi="Times New Roman" w:cs="Times New Roman"/>
          <w:sz w:val="28"/>
          <w:szCs w:val="28"/>
        </w:rPr>
      </w:pPr>
    </w:p>
    <w:p w:rsidR="00F337A2" w:rsidRDefault="0053690A" w:rsidP="00220651">
      <w:pPr>
        <w:pStyle w:val="3"/>
        <w:numPr>
          <w:ilvl w:val="2"/>
          <w:numId w:val="14"/>
        </w:numPr>
        <w:spacing w:before="0"/>
        <w:ind w:left="1418"/>
        <w:rPr>
          <w:rFonts w:ascii="Times New Roman" w:hAnsi="Times New Roman" w:cs="Times New Roman"/>
          <w:b w:val="0"/>
        </w:rPr>
      </w:pPr>
      <w:bookmarkStart w:id="19" w:name="_Toc169182078"/>
      <w:r w:rsidRPr="00842604">
        <w:rPr>
          <w:rFonts w:ascii="Times New Roman" w:hAnsi="Times New Roman" w:cs="Times New Roman"/>
          <w:b w:val="0"/>
        </w:rPr>
        <w:t>Реализация пользовательских форм</w:t>
      </w:r>
      <w:bookmarkEnd w:id="19"/>
    </w:p>
    <w:p w:rsidR="004A0239" w:rsidRPr="004A0239" w:rsidRDefault="004A0239" w:rsidP="004A0239"/>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lastRenderedPageBreak/>
        <w:t xml:space="preserve">В ходе курсового проекта с помощью программного продукта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было создано приложение. Так же с помощью SQL </w:t>
      </w:r>
      <w:proofErr w:type="spellStart"/>
      <w:r w:rsidRPr="00842604">
        <w:rPr>
          <w:rFonts w:ascii="Times New Roman" w:eastAsia="Times New Roman" w:hAnsi="Times New Roman" w:cs="Times New Roman"/>
          <w:sz w:val="28"/>
          <w:szCs w:val="28"/>
        </w:rPr>
        <w:t>Server</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Management</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была создана база данных, которая была подключена к этому приложению.</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Первым окном было разработано окно приветствия и загрузки приложения, потом окна регистрации, авторизации и сброса пароля при помощи OTP кода на почту. На Рисунке 7 и 8 представлены окна загрузки и о приложении. На Рисунке 9 и 10 представлена форма авторизации. </w:t>
      </w:r>
    </w:p>
    <w:p w:rsidR="00F337A2" w:rsidRPr="00842604" w:rsidRDefault="0053690A" w:rsidP="004A0239">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3829050" cy="286702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3829050" cy="2867025"/>
                    </a:xfrm>
                    <a:prstGeom prst="rect">
                      <a:avLst/>
                    </a:prstGeom>
                    <a:ln/>
                  </pic:spPr>
                </pic:pic>
              </a:graphicData>
            </a:graphic>
          </wp:inline>
        </w:drawing>
      </w:r>
    </w:p>
    <w:p w:rsidR="004A0239" w:rsidRPr="00842604" w:rsidRDefault="0053690A" w:rsidP="004A0239">
      <w:pPr>
        <w:shd w:val="clear" w:color="auto" w:fill="FFFFFF"/>
        <w:tabs>
          <w:tab w:val="left" w:pos="1134"/>
        </w:tabs>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7 – Окно загрузки</w:t>
      </w:r>
    </w:p>
    <w:p w:rsidR="00F337A2" w:rsidRPr="00842604" w:rsidRDefault="0053690A" w:rsidP="004A0239">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5906278" cy="32004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917402" cy="3206428"/>
                    </a:xfrm>
                    <a:prstGeom prst="rect">
                      <a:avLst/>
                    </a:prstGeom>
                    <a:ln/>
                  </pic:spPr>
                </pic:pic>
              </a:graphicData>
            </a:graphic>
          </wp:inline>
        </w:drawing>
      </w:r>
    </w:p>
    <w:p w:rsidR="00F337A2" w:rsidRPr="00842604" w:rsidRDefault="0053690A" w:rsidP="00A774C2">
      <w:pPr>
        <w:shd w:val="clear" w:color="auto" w:fill="FFFFFF"/>
        <w:tabs>
          <w:tab w:val="left" w:pos="1134"/>
        </w:tabs>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8 – Окно приветствия</w:t>
      </w:r>
    </w:p>
    <w:p w:rsidR="00F337A2" w:rsidRPr="00842604" w:rsidRDefault="0053690A" w:rsidP="00A774C2">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0" distB="0" distL="0" distR="0">
            <wp:extent cx="2810267" cy="2410161"/>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2810267" cy="2410161"/>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Рисунок </w:t>
      </w:r>
      <w:r w:rsidRPr="00842604">
        <w:rPr>
          <w:rFonts w:ascii="Times New Roman" w:eastAsia="Times New Roman" w:hAnsi="Times New Roman" w:cs="Times New Roman"/>
          <w:sz w:val="28"/>
          <w:szCs w:val="28"/>
        </w:rPr>
        <w:t>9</w:t>
      </w:r>
      <w:r w:rsidRPr="00842604">
        <w:rPr>
          <w:rFonts w:ascii="Times New Roman" w:eastAsia="Times New Roman" w:hAnsi="Times New Roman" w:cs="Times New Roman"/>
          <w:color w:val="000000"/>
          <w:sz w:val="28"/>
          <w:szCs w:val="28"/>
        </w:rPr>
        <w:t xml:space="preserve"> – </w:t>
      </w:r>
      <w:r w:rsidRPr="00842604">
        <w:rPr>
          <w:rFonts w:ascii="Times New Roman" w:eastAsia="Times New Roman" w:hAnsi="Times New Roman" w:cs="Times New Roman"/>
          <w:sz w:val="28"/>
          <w:szCs w:val="28"/>
        </w:rPr>
        <w:t>Окно</w:t>
      </w:r>
      <w:r w:rsidRPr="00842604">
        <w:rPr>
          <w:rFonts w:ascii="Times New Roman" w:eastAsia="Times New Roman" w:hAnsi="Times New Roman" w:cs="Times New Roman"/>
          <w:color w:val="000000"/>
          <w:sz w:val="28"/>
          <w:szCs w:val="28"/>
        </w:rPr>
        <w:t xml:space="preserve"> авторизации светлая тема</w:t>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noProof/>
          <w:color w:val="000000"/>
          <w:sz w:val="28"/>
          <w:szCs w:val="28"/>
        </w:rPr>
        <w:drawing>
          <wp:inline distT="0" distB="0" distL="0" distR="0">
            <wp:extent cx="2772162" cy="2391109"/>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2772162" cy="2391109"/>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Рисунок </w:t>
      </w:r>
      <w:r w:rsidRPr="00842604">
        <w:rPr>
          <w:rFonts w:ascii="Times New Roman" w:eastAsia="Times New Roman" w:hAnsi="Times New Roman" w:cs="Times New Roman"/>
          <w:sz w:val="28"/>
          <w:szCs w:val="28"/>
        </w:rPr>
        <w:t>10</w:t>
      </w:r>
      <w:r w:rsidRPr="00842604">
        <w:rPr>
          <w:rFonts w:ascii="Times New Roman" w:eastAsia="Times New Roman" w:hAnsi="Times New Roman" w:cs="Times New Roman"/>
          <w:color w:val="000000"/>
          <w:sz w:val="28"/>
          <w:szCs w:val="28"/>
        </w:rPr>
        <w:t xml:space="preserve"> – </w:t>
      </w:r>
      <w:r w:rsidRPr="00842604">
        <w:rPr>
          <w:rFonts w:ascii="Times New Roman" w:eastAsia="Times New Roman" w:hAnsi="Times New Roman" w:cs="Times New Roman"/>
          <w:sz w:val="28"/>
          <w:szCs w:val="28"/>
        </w:rPr>
        <w:t>Окно</w:t>
      </w:r>
      <w:r w:rsidRPr="00842604">
        <w:rPr>
          <w:rFonts w:ascii="Times New Roman" w:eastAsia="Times New Roman" w:hAnsi="Times New Roman" w:cs="Times New Roman"/>
          <w:color w:val="000000"/>
          <w:sz w:val="28"/>
          <w:szCs w:val="28"/>
        </w:rPr>
        <w:t xml:space="preserve"> авторизации темная тема</w:t>
      </w:r>
    </w:p>
    <w:p w:rsidR="00F337A2" w:rsidRPr="00842604" w:rsidRDefault="0053690A">
      <w:pPr>
        <w:pBdr>
          <w:top w:val="nil"/>
          <w:left w:val="nil"/>
          <w:bottom w:val="nil"/>
          <w:right w:val="nil"/>
          <w:between w:val="nil"/>
        </w:pBdr>
        <w:shd w:val="clear" w:color="auto" w:fill="FFFFFF"/>
        <w:tabs>
          <w:tab w:val="left" w:pos="1134"/>
        </w:tabs>
        <w:spacing w:after="0"/>
        <w:ind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Дальнейшие к</w:t>
      </w:r>
      <w:r w:rsidR="002C2AAD">
        <w:rPr>
          <w:rFonts w:ascii="Times New Roman" w:eastAsia="Times New Roman" w:hAnsi="Times New Roman" w:cs="Times New Roman"/>
          <w:color w:val="000000"/>
          <w:sz w:val="28"/>
          <w:szCs w:val="28"/>
        </w:rPr>
        <w:t>а</w:t>
      </w:r>
      <w:r w:rsidRPr="00842604">
        <w:rPr>
          <w:rFonts w:ascii="Times New Roman" w:eastAsia="Times New Roman" w:hAnsi="Times New Roman" w:cs="Times New Roman"/>
          <w:color w:val="000000"/>
          <w:sz w:val="28"/>
          <w:szCs w:val="28"/>
        </w:rPr>
        <w:t>ртинки будут показывать только светлую тему</w:t>
      </w:r>
    </w:p>
    <w:p w:rsidR="00F337A2" w:rsidRPr="00842604"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Авторизоваться можно с 1 лаборанта, 1 эколога и 1 админа. У эколога ограниченный доступ </w:t>
      </w:r>
      <w:proofErr w:type="gramStart"/>
      <w:r w:rsidRPr="00842604">
        <w:rPr>
          <w:rFonts w:ascii="Times New Roman" w:eastAsia="Times New Roman" w:hAnsi="Times New Roman" w:cs="Times New Roman"/>
          <w:color w:val="000000"/>
          <w:sz w:val="28"/>
          <w:szCs w:val="28"/>
        </w:rPr>
        <w:t>к функция</w:t>
      </w:r>
      <w:proofErr w:type="gramEnd"/>
      <w:r w:rsidRPr="00842604">
        <w:rPr>
          <w:rFonts w:ascii="Times New Roman" w:eastAsia="Times New Roman" w:hAnsi="Times New Roman" w:cs="Times New Roman"/>
          <w:color w:val="000000"/>
          <w:sz w:val="28"/>
          <w:szCs w:val="28"/>
        </w:rPr>
        <w:t xml:space="preserve"> добавления изучения проб и пользователей. Пример ограничений доступом можно рассмотреть на рисунках 8 Возможности Администратора и 9 Возможности эколога, и 10 возможности Лаборанта</w:t>
      </w:r>
    </w:p>
    <w:p w:rsidR="00F337A2" w:rsidRPr="00842604" w:rsidRDefault="0053690A" w:rsidP="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color w:val="000000"/>
          <w:sz w:val="28"/>
          <w:szCs w:val="28"/>
        </w:rPr>
      </w:pPr>
      <w:r w:rsidRPr="00842604">
        <w:rPr>
          <w:rFonts w:ascii="Times New Roman" w:eastAsia="Times New Roman" w:hAnsi="Times New Roman" w:cs="Times New Roman"/>
          <w:noProof/>
          <w:sz w:val="28"/>
          <w:szCs w:val="28"/>
        </w:rPr>
        <w:drawing>
          <wp:inline distT="114300" distB="114300" distL="114300" distR="114300" wp14:anchorId="5169143F" wp14:editId="473A8F53">
            <wp:extent cx="3293918" cy="2317172"/>
            <wp:effectExtent l="0" t="0" r="1905" b="6985"/>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3341502" cy="2350646"/>
                    </a:xfrm>
                    <a:prstGeom prst="rect">
                      <a:avLst/>
                    </a:prstGeom>
                    <a:ln/>
                  </pic:spPr>
                </pic:pic>
              </a:graphicData>
            </a:graphic>
          </wp:inline>
        </w:drawing>
      </w:r>
      <w:r w:rsidRPr="00842604">
        <w:rPr>
          <w:rFonts w:ascii="Times New Roman" w:eastAsia="Times New Roman" w:hAnsi="Times New Roman" w:cs="Times New Roman"/>
          <w:noProof/>
          <w:sz w:val="28"/>
          <w:szCs w:val="28"/>
        </w:rPr>
        <w:drawing>
          <wp:inline distT="114300" distB="114300" distL="114300" distR="114300">
            <wp:extent cx="2385171" cy="1295400"/>
            <wp:effectExtent l="0" t="0" r="0" b="0"/>
            <wp:docPr id="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2392294" cy="1299269"/>
                    </a:xfrm>
                    <a:prstGeom prst="rect">
                      <a:avLst/>
                    </a:prstGeom>
                    <a:ln/>
                  </pic:spPr>
                </pic:pic>
              </a:graphicData>
            </a:graphic>
          </wp:inline>
        </w:drawing>
      </w:r>
    </w:p>
    <w:p w:rsidR="00F337A2" w:rsidRPr="00842604" w:rsidRDefault="00F337A2">
      <w:pPr>
        <w:pBdr>
          <w:top w:val="nil"/>
          <w:left w:val="nil"/>
          <w:bottom w:val="nil"/>
          <w:right w:val="nil"/>
          <w:between w:val="nil"/>
        </w:pBdr>
        <w:shd w:val="clear" w:color="auto" w:fill="FFFFFF"/>
        <w:tabs>
          <w:tab w:val="left" w:pos="10205"/>
        </w:tabs>
        <w:spacing w:after="0"/>
        <w:ind w:firstLine="709"/>
        <w:jc w:val="center"/>
        <w:rPr>
          <w:rFonts w:ascii="Times New Roman" w:eastAsia="Times New Roman" w:hAnsi="Times New Roman" w:cs="Times New Roman"/>
          <w:sz w:val="28"/>
          <w:szCs w:val="28"/>
        </w:rPr>
      </w:pPr>
    </w:p>
    <w:p w:rsidR="00F337A2" w:rsidRPr="00842604" w:rsidRDefault="0053690A" w:rsidP="00A774C2">
      <w:pPr>
        <w:pBdr>
          <w:top w:val="nil"/>
          <w:left w:val="nil"/>
          <w:bottom w:val="nil"/>
          <w:right w:val="nil"/>
          <w:between w:val="nil"/>
        </w:pBdr>
        <w:shd w:val="clear" w:color="auto" w:fill="FFFFFF"/>
        <w:tabs>
          <w:tab w:val="left" w:pos="10205"/>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Рисунки</w:t>
      </w:r>
      <w:r w:rsidRPr="00842604">
        <w:rPr>
          <w:rFonts w:ascii="Times New Roman" w:eastAsia="Times New Roman" w:hAnsi="Times New Roman" w:cs="Times New Roman"/>
          <w:sz w:val="28"/>
          <w:szCs w:val="28"/>
        </w:rPr>
        <w:t xml:space="preserve"> 11</w:t>
      </w:r>
      <w:r w:rsidRPr="00842604">
        <w:rPr>
          <w:rFonts w:ascii="Times New Roman" w:eastAsia="Times New Roman" w:hAnsi="Times New Roman" w:cs="Times New Roman"/>
          <w:color w:val="000000"/>
          <w:sz w:val="28"/>
          <w:szCs w:val="28"/>
        </w:rPr>
        <w:t xml:space="preserve"> – Возможности администратора.</w:t>
      </w:r>
    </w:p>
    <w:p w:rsidR="00F337A2" w:rsidRPr="00842604" w:rsidRDefault="0053690A" w:rsidP="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3574473" cy="2452254"/>
            <wp:effectExtent l="0" t="0" r="6985" b="5715"/>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3595600" cy="2466748"/>
                    </a:xfrm>
                    <a:prstGeom prst="rect">
                      <a:avLst/>
                    </a:prstGeom>
                    <a:ln/>
                  </pic:spPr>
                </pic:pic>
              </a:graphicData>
            </a:graphic>
          </wp:inline>
        </w:drawing>
      </w:r>
      <w:r w:rsidRPr="00842604">
        <w:rPr>
          <w:rFonts w:ascii="Times New Roman" w:eastAsia="Times New Roman" w:hAnsi="Times New Roman" w:cs="Times New Roman"/>
          <w:noProof/>
          <w:sz w:val="28"/>
          <w:szCs w:val="28"/>
        </w:rPr>
        <w:drawing>
          <wp:inline distT="114300" distB="114300" distL="114300" distR="114300">
            <wp:extent cx="1949360" cy="1237917"/>
            <wp:effectExtent l="0" t="0" r="0" b="635"/>
            <wp:docPr id="1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1973887" cy="1253492"/>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Рисунок </w:t>
      </w:r>
      <w:r w:rsidRPr="00842604">
        <w:rPr>
          <w:rFonts w:ascii="Times New Roman" w:eastAsia="Times New Roman" w:hAnsi="Times New Roman" w:cs="Times New Roman"/>
          <w:sz w:val="28"/>
          <w:szCs w:val="28"/>
        </w:rPr>
        <w:t>12</w:t>
      </w:r>
      <w:r w:rsidRPr="00842604">
        <w:rPr>
          <w:rFonts w:ascii="Times New Roman" w:eastAsia="Times New Roman" w:hAnsi="Times New Roman" w:cs="Times New Roman"/>
          <w:color w:val="000000"/>
          <w:sz w:val="28"/>
          <w:szCs w:val="28"/>
        </w:rPr>
        <w:t xml:space="preserve"> – Возможности эколога.</w:t>
      </w:r>
    </w:p>
    <w:p w:rsidR="00F337A2" w:rsidRPr="00842604" w:rsidRDefault="0053690A" w:rsidP="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4270664" cy="2951018"/>
            <wp:effectExtent l="0" t="0" r="0" b="1905"/>
            <wp:docPr id="1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4275551" cy="2954395"/>
                    </a:xfrm>
                    <a:prstGeom prst="rect">
                      <a:avLst/>
                    </a:prstGeom>
                    <a:ln/>
                  </pic:spPr>
                </pic:pic>
              </a:graphicData>
            </a:graphic>
          </wp:inline>
        </w:drawing>
      </w:r>
      <w:r w:rsidRPr="00842604">
        <w:rPr>
          <w:rFonts w:ascii="Times New Roman" w:eastAsia="Times New Roman" w:hAnsi="Times New Roman" w:cs="Times New Roman"/>
          <w:noProof/>
          <w:sz w:val="28"/>
          <w:szCs w:val="28"/>
        </w:rPr>
        <w:drawing>
          <wp:inline distT="114300" distB="114300" distL="114300" distR="114300">
            <wp:extent cx="4506686" cy="3250251"/>
            <wp:effectExtent l="0" t="0" r="8255" b="762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4540994" cy="3274994"/>
                    </a:xfrm>
                    <a:prstGeom prst="rect">
                      <a:avLst/>
                    </a:prstGeom>
                    <a:ln/>
                  </pic:spPr>
                </pic:pic>
              </a:graphicData>
            </a:graphic>
          </wp:inline>
        </w:drawing>
      </w:r>
      <w:r w:rsidRPr="00842604">
        <w:rPr>
          <w:rFonts w:ascii="Times New Roman" w:eastAsia="Times New Roman" w:hAnsi="Times New Roman" w:cs="Times New Roman"/>
          <w:noProof/>
          <w:sz w:val="28"/>
          <w:szCs w:val="28"/>
        </w:rPr>
        <w:drawing>
          <wp:inline distT="114300" distB="114300" distL="114300" distR="114300">
            <wp:extent cx="1594628" cy="790575"/>
            <wp:effectExtent l="0" t="0" r="5715"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1604022" cy="795232"/>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Рисунок 1</w:t>
      </w:r>
      <w:r w:rsidRPr="00842604">
        <w:rPr>
          <w:rFonts w:ascii="Times New Roman" w:eastAsia="Times New Roman" w:hAnsi="Times New Roman" w:cs="Times New Roman"/>
          <w:sz w:val="28"/>
          <w:szCs w:val="28"/>
        </w:rPr>
        <w:t>3</w:t>
      </w:r>
      <w:r w:rsidRPr="00842604">
        <w:rPr>
          <w:rFonts w:ascii="Times New Roman" w:eastAsia="Times New Roman" w:hAnsi="Times New Roman" w:cs="Times New Roman"/>
          <w:color w:val="000000"/>
          <w:sz w:val="28"/>
          <w:szCs w:val="28"/>
        </w:rPr>
        <w:t xml:space="preserve"> – Возможности лаборанта.</w:t>
      </w:r>
    </w:p>
    <w:p w:rsidR="00A774C2" w:rsidRPr="00842604" w:rsidRDefault="0053690A" w:rsidP="004A0239">
      <w:pPr>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ab/>
      </w:r>
    </w:p>
    <w:p w:rsidR="00F337A2" w:rsidRPr="004A0239"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lang w:val="en-US"/>
        </w:rPr>
      </w:pPr>
      <w:r w:rsidRPr="00842604">
        <w:rPr>
          <w:rFonts w:ascii="Times New Roman" w:eastAsia="Times New Roman" w:hAnsi="Times New Roman" w:cs="Times New Roman"/>
          <w:color w:val="000000"/>
          <w:sz w:val="28"/>
          <w:szCs w:val="28"/>
        </w:rPr>
        <w:lastRenderedPageBreak/>
        <w:t>Код</w:t>
      </w:r>
      <w:r w:rsidRPr="004A0239">
        <w:rPr>
          <w:rFonts w:ascii="Times New Roman" w:eastAsia="Times New Roman" w:hAnsi="Times New Roman" w:cs="Times New Roman"/>
          <w:color w:val="000000"/>
          <w:sz w:val="28"/>
          <w:szCs w:val="28"/>
          <w:lang w:val="en-US"/>
        </w:rPr>
        <w:t xml:space="preserve"> </w:t>
      </w:r>
      <w:r w:rsidRPr="00842604">
        <w:rPr>
          <w:rFonts w:ascii="Times New Roman" w:eastAsia="Times New Roman" w:hAnsi="Times New Roman" w:cs="Times New Roman"/>
          <w:color w:val="000000"/>
          <w:sz w:val="28"/>
          <w:szCs w:val="28"/>
        </w:rPr>
        <w:t>авторизации</w:t>
      </w:r>
      <w:r w:rsidRPr="004A0239">
        <w:rPr>
          <w:rFonts w:ascii="Times New Roman" w:eastAsia="Times New Roman" w:hAnsi="Times New Roman" w:cs="Times New Roman"/>
          <w:color w:val="000000"/>
          <w:sz w:val="28"/>
          <w:szCs w:val="28"/>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FF"/>
          <w:sz w:val="24"/>
          <w:szCs w:val="24"/>
          <w:lang w:val="en-US"/>
        </w:rPr>
        <w:t>private</w:t>
      </w: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void</w:t>
      </w: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btn_login_</w:t>
      </w:r>
      <w:proofErr w:type="gramStart"/>
      <w:r w:rsidRPr="002C2AAD">
        <w:rPr>
          <w:rFonts w:ascii="Times New Roman" w:hAnsi="Times New Roman" w:cs="Times New Roman"/>
          <w:color w:val="000000"/>
          <w:sz w:val="24"/>
          <w:szCs w:val="24"/>
          <w:lang w:val="en-US"/>
        </w:rPr>
        <w:t>Click</w:t>
      </w:r>
      <w:proofErr w:type="spellEnd"/>
      <w:r w:rsidRPr="002C2AAD">
        <w:rPr>
          <w:rFonts w:ascii="Times New Roman" w:hAnsi="Times New Roman" w:cs="Times New Roman"/>
          <w:color w:val="000000"/>
          <w:sz w:val="24"/>
          <w:szCs w:val="24"/>
          <w:lang w:val="en-US"/>
        </w:rPr>
        <w:t>(</w:t>
      </w:r>
      <w:proofErr w:type="gramEnd"/>
      <w:r w:rsidRPr="002C2AAD">
        <w:rPr>
          <w:rFonts w:ascii="Times New Roman" w:hAnsi="Times New Roman" w:cs="Times New Roman"/>
          <w:color w:val="0000FF"/>
          <w:sz w:val="24"/>
          <w:szCs w:val="24"/>
          <w:lang w:val="en-US"/>
        </w:rPr>
        <w:t>object</w:t>
      </w:r>
      <w:r w:rsidRPr="002C2AAD">
        <w:rPr>
          <w:rFonts w:ascii="Times New Roman" w:hAnsi="Times New Roman" w:cs="Times New Roman"/>
          <w:color w:val="000000"/>
          <w:sz w:val="24"/>
          <w:szCs w:val="24"/>
          <w:lang w:val="en-US"/>
        </w:rPr>
        <w:t xml:space="preserve"> sender, </w:t>
      </w:r>
      <w:proofErr w:type="spellStart"/>
      <w:r w:rsidRPr="002C2AAD">
        <w:rPr>
          <w:rFonts w:ascii="Times New Roman" w:hAnsi="Times New Roman" w:cs="Times New Roman"/>
          <w:color w:val="000000"/>
          <w:sz w:val="24"/>
          <w:szCs w:val="24"/>
          <w:lang w:val="en-US"/>
        </w:rPr>
        <w:t>RoutedEventArgs</w:t>
      </w:r>
      <w:proofErr w:type="spellEnd"/>
      <w:r w:rsidRPr="002C2AAD">
        <w:rPr>
          <w:rFonts w:ascii="Times New Roman" w:hAnsi="Times New Roman" w:cs="Times New Roman"/>
          <w:color w:val="000000"/>
          <w:sz w:val="24"/>
          <w:szCs w:val="24"/>
          <w:lang w:val="en-US"/>
        </w:rPr>
        <w:t xml:space="preserve"> e)</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string</w:t>
      </w: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hashedPassword</w:t>
      </w:r>
      <w:proofErr w:type="spell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if</w:t>
      </w:r>
      <w:r w:rsidRPr="002C2AAD">
        <w:rPr>
          <w:rFonts w:ascii="Times New Roman" w:hAnsi="Times New Roman" w:cs="Times New Roman"/>
          <w:color w:val="000000"/>
          <w:sz w:val="24"/>
          <w:szCs w:val="24"/>
          <w:lang w:val="en-US"/>
        </w:rPr>
        <w:t xml:space="preserve"> (_</w:t>
      </w:r>
      <w:proofErr w:type="spellStart"/>
      <w:r w:rsidRPr="002C2AAD">
        <w:rPr>
          <w:rFonts w:ascii="Times New Roman" w:hAnsi="Times New Roman" w:cs="Times New Roman"/>
          <w:color w:val="000000"/>
          <w:sz w:val="24"/>
          <w:szCs w:val="24"/>
          <w:lang w:val="en-US"/>
        </w:rPr>
        <w:t>isShowingPassword</w:t>
      </w:r>
      <w:proofErr w:type="spell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hashedPassword</w:t>
      </w:r>
      <w:proofErr w:type="spellEnd"/>
      <w:r w:rsidRPr="002C2AAD">
        <w:rPr>
          <w:rFonts w:ascii="Times New Roman" w:hAnsi="Times New Roman" w:cs="Times New Roman"/>
          <w:color w:val="000000"/>
          <w:sz w:val="24"/>
          <w:szCs w:val="24"/>
          <w:lang w:val="en-US"/>
        </w:rPr>
        <w:t xml:space="preserve"> = Funs.ComputeSHA256Hash(</w:t>
      </w:r>
      <w:proofErr w:type="spellStart"/>
      <w:r w:rsidRPr="002C2AAD">
        <w:rPr>
          <w:rFonts w:ascii="Times New Roman" w:hAnsi="Times New Roman" w:cs="Times New Roman"/>
          <w:color w:val="000000"/>
          <w:sz w:val="24"/>
          <w:szCs w:val="24"/>
          <w:lang w:val="en-US"/>
        </w:rPr>
        <w:t>tb_</w:t>
      </w:r>
      <w:proofErr w:type="gramStart"/>
      <w:r w:rsidRPr="002C2AAD">
        <w:rPr>
          <w:rFonts w:ascii="Times New Roman" w:hAnsi="Times New Roman" w:cs="Times New Roman"/>
          <w:color w:val="000000"/>
          <w:sz w:val="24"/>
          <w:szCs w:val="24"/>
          <w:lang w:val="en-US"/>
        </w:rPr>
        <w:t>pass.Text</w:t>
      </w:r>
      <w:proofErr w:type="spellEnd"/>
      <w:proofErr w:type="gram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DataBaseFuns.AuthenticateUser</w:t>
      </w:r>
      <w:proofErr w:type="spellEnd"/>
      <w:r w:rsidRPr="002C2AAD">
        <w:rPr>
          <w:rFonts w:ascii="Times New Roman" w:hAnsi="Times New Roman" w:cs="Times New Roman"/>
          <w:color w:val="000000"/>
          <w:sz w:val="24"/>
          <w:szCs w:val="24"/>
          <w:lang w:val="en-US"/>
        </w:rPr>
        <w:t>(</w:t>
      </w:r>
      <w:proofErr w:type="spellStart"/>
      <w:r w:rsidRPr="002C2AAD">
        <w:rPr>
          <w:rFonts w:ascii="Times New Roman" w:hAnsi="Times New Roman" w:cs="Times New Roman"/>
          <w:color w:val="000000"/>
          <w:sz w:val="24"/>
          <w:szCs w:val="24"/>
          <w:lang w:val="en-US"/>
        </w:rPr>
        <w:t>tb_</w:t>
      </w:r>
      <w:proofErr w:type="gramStart"/>
      <w:r w:rsidRPr="002C2AAD">
        <w:rPr>
          <w:rFonts w:ascii="Times New Roman" w:hAnsi="Times New Roman" w:cs="Times New Roman"/>
          <w:color w:val="000000"/>
          <w:sz w:val="24"/>
          <w:szCs w:val="24"/>
          <w:lang w:val="en-US"/>
        </w:rPr>
        <w:t>login.Text</w:t>
      </w:r>
      <w:proofErr w:type="spellEnd"/>
      <w:proofErr w:type="gramEnd"/>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hashedPassword</w:t>
      </w:r>
      <w:proofErr w:type="spellEnd"/>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this</w:t>
      </w:r>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else</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hashedPassword</w:t>
      </w:r>
      <w:proofErr w:type="spellEnd"/>
      <w:r w:rsidRPr="002C2AAD">
        <w:rPr>
          <w:rFonts w:ascii="Times New Roman" w:hAnsi="Times New Roman" w:cs="Times New Roman"/>
          <w:color w:val="000000"/>
          <w:sz w:val="24"/>
          <w:szCs w:val="24"/>
          <w:lang w:val="en-US"/>
        </w:rPr>
        <w:t xml:space="preserve"> = Funs.ComputeSHA256Hash(</w:t>
      </w:r>
      <w:proofErr w:type="spellStart"/>
      <w:r w:rsidRPr="002C2AAD">
        <w:rPr>
          <w:rFonts w:ascii="Times New Roman" w:hAnsi="Times New Roman" w:cs="Times New Roman"/>
          <w:color w:val="000000"/>
          <w:sz w:val="24"/>
          <w:szCs w:val="24"/>
          <w:lang w:val="en-US"/>
        </w:rPr>
        <w:t>pb_</w:t>
      </w:r>
      <w:proofErr w:type="gramStart"/>
      <w:r w:rsidRPr="002C2AAD">
        <w:rPr>
          <w:rFonts w:ascii="Times New Roman" w:hAnsi="Times New Roman" w:cs="Times New Roman"/>
          <w:color w:val="000000"/>
          <w:sz w:val="24"/>
          <w:szCs w:val="24"/>
          <w:lang w:val="en-US"/>
        </w:rPr>
        <w:t>pass.Password</w:t>
      </w:r>
      <w:proofErr w:type="spellEnd"/>
      <w:proofErr w:type="gram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DataBaseFuns.AuthenticateUser</w:t>
      </w:r>
      <w:proofErr w:type="spellEnd"/>
      <w:r w:rsidRPr="002C2AAD">
        <w:rPr>
          <w:rFonts w:ascii="Times New Roman" w:hAnsi="Times New Roman" w:cs="Times New Roman"/>
          <w:color w:val="000000"/>
          <w:sz w:val="24"/>
          <w:szCs w:val="24"/>
          <w:lang w:val="en-US"/>
        </w:rPr>
        <w:t>(</w:t>
      </w:r>
      <w:proofErr w:type="spellStart"/>
      <w:r w:rsidRPr="002C2AAD">
        <w:rPr>
          <w:rFonts w:ascii="Times New Roman" w:hAnsi="Times New Roman" w:cs="Times New Roman"/>
          <w:color w:val="000000"/>
          <w:sz w:val="24"/>
          <w:szCs w:val="24"/>
          <w:lang w:val="en-US"/>
        </w:rPr>
        <w:t>tb_</w:t>
      </w:r>
      <w:proofErr w:type="gramStart"/>
      <w:r w:rsidRPr="002C2AAD">
        <w:rPr>
          <w:rFonts w:ascii="Times New Roman" w:hAnsi="Times New Roman" w:cs="Times New Roman"/>
          <w:color w:val="000000"/>
          <w:sz w:val="24"/>
          <w:szCs w:val="24"/>
          <w:lang w:val="en-US"/>
        </w:rPr>
        <w:t>login.Text</w:t>
      </w:r>
      <w:proofErr w:type="spellEnd"/>
      <w:proofErr w:type="gramEnd"/>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hashedPassword</w:t>
      </w:r>
      <w:proofErr w:type="spellEnd"/>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this</w:t>
      </w:r>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if</w:t>
      </w: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cb_</w:t>
      </w:r>
      <w:proofErr w:type="gramStart"/>
      <w:r w:rsidRPr="002C2AAD">
        <w:rPr>
          <w:rFonts w:ascii="Times New Roman" w:hAnsi="Times New Roman" w:cs="Times New Roman"/>
          <w:color w:val="000000"/>
          <w:sz w:val="24"/>
          <w:szCs w:val="24"/>
          <w:lang w:val="en-US"/>
        </w:rPr>
        <w:t>rememberMe.IsChecked.Value</w:t>
      </w:r>
      <w:proofErr w:type="spellEnd"/>
      <w:proofErr w:type="gram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8000"/>
          <w:sz w:val="24"/>
          <w:szCs w:val="24"/>
          <w:lang w:val="en-US"/>
        </w:rPr>
        <w:t xml:space="preserve">// </w:t>
      </w:r>
      <w:r w:rsidRPr="002C2AAD">
        <w:rPr>
          <w:rFonts w:ascii="Times New Roman" w:hAnsi="Times New Roman" w:cs="Times New Roman"/>
          <w:color w:val="008000"/>
          <w:sz w:val="24"/>
          <w:szCs w:val="24"/>
        </w:rPr>
        <w:t>Сохраняем</w:t>
      </w:r>
      <w:r w:rsidRPr="002C2AAD">
        <w:rPr>
          <w:rFonts w:ascii="Times New Roman" w:hAnsi="Times New Roman" w:cs="Times New Roman"/>
          <w:color w:val="008000"/>
          <w:sz w:val="24"/>
          <w:szCs w:val="24"/>
          <w:lang w:val="en-US"/>
        </w:rPr>
        <w:t xml:space="preserve"> </w:t>
      </w:r>
      <w:r w:rsidRPr="002C2AAD">
        <w:rPr>
          <w:rFonts w:ascii="Times New Roman" w:hAnsi="Times New Roman" w:cs="Times New Roman"/>
          <w:color w:val="008000"/>
          <w:sz w:val="24"/>
          <w:szCs w:val="24"/>
        </w:rPr>
        <w:t>флаг</w:t>
      </w:r>
      <w:r w:rsidRPr="002C2AAD">
        <w:rPr>
          <w:rFonts w:ascii="Times New Roman" w:hAnsi="Times New Roman" w:cs="Times New Roman"/>
          <w:color w:val="008000"/>
          <w:sz w:val="24"/>
          <w:szCs w:val="24"/>
          <w:lang w:val="en-US"/>
        </w:rPr>
        <w:t xml:space="preserve"> </w:t>
      </w:r>
      <w:r w:rsidRPr="002C2AAD">
        <w:rPr>
          <w:rFonts w:ascii="Times New Roman" w:hAnsi="Times New Roman" w:cs="Times New Roman"/>
          <w:color w:val="008000"/>
          <w:sz w:val="24"/>
          <w:szCs w:val="24"/>
        </w:rPr>
        <w:t>показа</w:t>
      </w:r>
      <w:r w:rsidRPr="002C2AAD">
        <w:rPr>
          <w:rFonts w:ascii="Times New Roman" w:hAnsi="Times New Roman" w:cs="Times New Roman"/>
          <w:color w:val="008000"/>
          <w:sz w:val="24"/>
          <w:szCs w:val="24"/>
          <w:lang w:val="en-US"/>
        </w:rPr>
        <w:t xml:space="preserve"> </w:t>
      </w:r>
      <w:r w:rsidRPr="002C2AAD">
        <w:rPr>
          <w:rFonts w:ascii="Times New Roman" w:hAnsi="Times New Roman" w:cs="Times New Roman"/>
          <w:color w:val="008000"/>
          <w:sz w:val="24"/>
          <w:szCs w:val="24"/>
        </w:rPr>
        <w:t>в</w:t>
      </w:r>
      <w:r w:rsidRPr="002C2AAD">
        <w:rPr>
          <w:rFonts w:ascii="Times New Roman" w:hAnsi="Times New Roman" w:cs="Times New Roman"/>
          <w:color w:val="008000"/>
          <w:sz w:val="24"/>
          <w:szCs w:val="24"/>
          <w:lang w:val="en-US"/>
        </w:rPr>
        <w:t xml:space="preserve"> </w:t>
      </w:r>
      <w:r w:rsidRPr="002C2AAD">
        <w:rPr>
          <w:rFonts w:ascii="Times New Roman" w:hAnsi="Times New Roman" w:cs="Times New Roman"/>
          <w:color w:val="008000"/>
          <w:sz w:val="24"/>
          <w:szCs w:val="24"/>
        </w:rPr>
        <w:t>реестр</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RegistryKey</w:t>
      </w:r>
      <w:proofErr w:type="spellEnd"/>
      <w:r w:rsidRPr="002C2AAD">
        <w:rPr>
          <w:rFonts w:ascii="Times New Roman" w:hAnsi="Times New Roman" w:cs="Times New Roman"/>
          <w:color w:val="000000"/>
          <w:sz w:val="24"/>
          <w:szCs w:val="24"/>
          <w:lang w:val="en-US"/>
        </w:rPr>
        <w:t xml:space="preserve"> key = </w:t>
      </w:r>
      <w:proofErr w:type="spellStart"/>
      <w:proofErr w:type="gramStart"/>
      <w:r w:rsidRPr="002C2AAD">
        <w:rPr>
          <w:rFonts w:ascii="Times New Roman" w:hAnsi="Times New Roman" w:cs="Times New Roman"/>
          <w:color w:val="000000"/>
          <w:sz w:val="24"/>
          <w:szCs w:val="24"/>
          <w:lang w:val="en-US"/>
        </w:rPr>
        <w:t>Registry.CurrentUser.OpenSubKey</w:t>
      </w:r>
      <w:proofErr w:type="spellEnd"/>
      <w:proofErr w:type="gramEnd"/>
      <w:r w:rsidRPr="002C2AAD">
        <w:rPr>
          <w:rFonts w:ascii="Times New Roman" w:hAnsi="Times New Roman" w:cs="Times New Roman"/>
          <w:color w:val="000000"/>
          <w:sz w:val="24"/>
          <w:szCs w:val="24"/>
          <w:lang w:val="en-US"/>
        </w:rPr>
        <w:t>(</w:t>
      </w:r>
      <w:r w:rsidRPr="002C2AAD">
        <w:rPr>
          <w:rFonts w:ascii="Times New Roman" w:hAnsi="Times New Roman" w:cs="Times New Roman"/>
          <w:color w:val="A31515"/>
          <w:sz w:val="24"/>
          <w:szCs w:val="24"/>
          <w:lang w:val="en-US"/>
        </w:rPr>
        <w:t>"Software\\</w:t>
      </w:r>
      <w:proofErr w:type="spellStart"/>
      <w:r w:rsidRPr="002C2AAD">
        <w:rPr>
          <w:rFonts w:ascii="Times New Roman" w:hAnsi="Times New Roman" w:cs="Times New Roman"/>
          <w:color w:val="A31515"/>
          <w:sz w:val="24"/>
          <w:szCs w:val="24"/>
          <w:lang w:val="en-US"/>
        </w:rPr>
        <w:t>GreenTrail</w:t>
      </w:r>
      <w:proofErr w:type="spellEnd"/>
      <w:r w:rsidRPr="002C2AAD">
        <w:rPr>
          <w:rFonts w:ascii="Times New Roman" w:hAnsi="Times New Roman" w:cs="Times New Roman"/>
          <w:color w:val="A31515"/>
          <w:sz w:val="24"/>
          <w:szCs w:val="24"/>
          <w:lang w:val="en-US"/>
        </w:rPr>
        <w:t>"</w:t>
      </w: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true</w:t>
      </w:r>
      <w:r w:rsidRPr="002C2AAD">
        <w:rPr>
          <w:rFonts w:ascii="Times New Roman" w:hAnsi="Times New Roman" w:cs="Times New Roman"/>
          <w:color w:val="000000"/>
          <w:sz w:val="24"/>
          <w:szCs w:val="24"/>
          <w:lang w:val="en-US"/>
        </w:rPr>
        <w:t>);</w:t>
      </w:r>
    </w:p>
    <w:p w:rsidR="00F337A2"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proofErr w:type="gramStart"/>
      <w:r w:rsidRPr="002C2AAD">
        <w:rPr>
          <w:rFonts w:ascii="Times New Roman" w:hAnsi="Times New Roman" w:cs="Times New Roman"/>
          <w:color w:val="000000"/>
          <w:sz w:val="24"/>
          <w:szCs w:val="24"/>
          <w:lang w:val="en-US"/>
        </w:rPr>
        <w:t>key.SetValue</w:t>
      </w:r>
      <w:proofErr w:type="spellEnd"/>
      <w:proofErr w:type="gramEnd"/>
      <w:r w:rsidRPr="002C2AAD">
        <w:rPr>
          <w:rFonts w:ascii="Times New Roman" w:hAnsi="Times New Roman" w:cs="Times New Roman"/>
          <w:color w:val="000000"/>
          <w:sz w:val="24"/>
          <w:szCs w:val="24"/>
          <w:lang w:val="en-US"/>
        </w:rPr>
        <w:t>(</w:t>
      </w:r>
      <w:r w:rsidRPr="002C2AAD">
        <w:rPr>
          <w:rFonts w:ascii="Times New Roman" w:hAnsi="Times New Roman" w:cs="Times New Roman"/>
          <w:color w:val="A31515"/>
          <w:sz w:val="24"/>
          <w:szCs w:val="24"/>
          <w:lang w:val="en-US"/>
        </w:rPr>
        <w:t>"</w:t>
      </w:r>
      <w:proofErr w:type="spellStart"/>
      <w:r w:rsidRPr="002C2AAD">
        <w:rPr>
          <w:rFonts w:ascii="Times New Roman" w:hAnsi="Times New Roman" w:cs="Times New Roman"/>
          <w:color w:val="A31515"/>
          <w:sz w:val="24"/>
          <w:szCs w:val="24"/>
          <w:lang w:val="en-US"/>
        </w:rPr>
        <w:t>RememberMe</w:t>
      </w:r>
      <w:proofErr w:type="spellEnd"/>
      <w:r w:rsidRPr="002C2AAD">
        <w:rPr>
          <w:rFonts w:ascii="Times New Roman" w:hAnsi="Times New Roman" w:cs="Times New Roman"/>
          <w:color w:val="A31515"/>
          <w:sz w:val="24"/>
          <w:szCs w:val="24"/>
          <w:lang w:val="en-US"/>
        </w:rPr>
        <w:t>"</w:t>
      </w: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cb_rememberMe.IsChecked.Value</w:t>
      </w:r>
      <w:proofErr w:type="spell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bookmarkStart w:id="20" w:name="_2s8eyo1" w:colFirst="0" w:colLast="0"/>
      <w:bookmarkEnd w:id="20"/>
      <w:r w:rsidRPr="002C2AAD">
        <w:rPr>
          <w:rFonts w:ascii="Times New Roman" w:hAnsi="Times New Roman" w:cs="Times New Roman"/>
          <w:color w:val="0000FF"/>
          <w:sz w:val="24"/>
          <w:szCs w:val="24"/>
          <w:lang w:val="en-US"/>
        </w:rPr>
        <w:t>public</w:t>
      </w: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static</w:t>
      </w: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void</w:t>
      </w:r>
      <w:r w:rsidRPr="002C2AAD">
        <w:rPr>
          <w:rFonts w:ascii="Times New Roman" w:hAnsi="Times New Roman" w:cs="Times New Roman"/>
          <w:color w:val="000000"/>
          <w:sz w:val="24"/>
          <w:szCs w:val="24"/>
          <w:lang w:val="en-US"/>
        </w:rPr>
        <w:t xml:space="preserve"> </w:t>
      </w:r>
      <w:proofErr w:type="spellStart"/>
      <w:proofErr w:type="gramStart"/>
      <w:r w:rsidRPr="002C2AAD">
        <w:rPr>
          <w:rFonts w:ascii="Times New Roman" w:hAnsi="Times New Roman" w:cs="Times New Roman"/>
          <w:color w:val="000000"/>
          <w:sz w:val="24"/>
          <w:szCs w:val="24"/>
          <w:lang w:val="en-US"/>
        </w:rPr>
        <w:t>AuthenticateUser</w:t>
      </w:r>
      <w:proofErr w:type="spellEnd"/>
      <w:r w:rsidRPr="002C2AAD">
        <w:rPr>
          <w:rFonts w:ascii="Times New Roman" w:hAnsi="Times New Roman" w:cs="Times New Roman"/>
          <w:color w:val="000000"/>
          <w:sz w:val="24"/>
          <w:szCs w:val="24"/>
          <w:lang w:val="en-US"/>
        </w:rPr>
        <w:t>(</w:t>
      </w:r>
      <w:proofErr w:type="gramEnd"/>
      <w:r w:rsidRPr="002C2AAD">
        <w:rPr>
          <w:rFonts w:ascii="Times New Roman" w:hAnsi="Times New Roman" w:cs="Times New Roman"/>
          <w:color w:val="0000FF"/>
          <w:sz w:val="24"/>
          <w:szCs w:val="24"/>
          <w:lang w:val="en-US"/>
        </w:rPr>
        <w:t>string</w:t>
      </w:r>
      <w:r w:rsidRPr="002C2AAD">
        <w:rPr>
          <w:rFonts w:ascii="Times New Roman" w:hAnsi="Times New Roman" w:cs="Times New Roman"/>
          <w:color w:val="000000"/>
          <w:sz w:val="24"/>
          <w:szCs w:val="24"/>
          <w:lang w:val="en-US"/>
        </w:rPr>
        <w:t xml:space="preserve"> username, </w:t>
      </w:r>
      <w:r w:rsidRPr="002C2AAD">
        <w:rPr>
          <w:rFonts w:ascii="Times New Roman" w:hAnsi="Times New Roman" w:cs="Times New Roman"/>
          <w:color w:val="0000FF"/>
          <w:sz w:val="24"/>
          <w:szCs w:val="24"/>
          <w:lang w:val="en-US"/>
        </w:rPr>
        <w:t>string</w:t>
      </w: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password,Window</w:t>
      </w:r>
      <w:proofErr w:type="spellEnd"/>
      <w:r w:rsidRPr="002C2AAD">
        <w:rPr>
          <w:rFonts w:ascii="Times New Roman" w:hAnsi="Times New Roman" w:cs="Times New Roman"/>
          <w:color w:val="000000"/>
          <w:sz w:val="24"/>
          <w:szCs w:val="24"/>
          <w:lang w:val="en-US"/>
        </w:rPr>
        <w:t xml:space="preserve"> window)</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try</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Users user = </w:t>
      </w:r>
      <w:proofErr w:type="spellStart"/>
      <w:r w:rsidRPr="002C2AAD">
        <w:rPr>
          <w:rFonts w:ascii="Times New Roman" w:hAnsi="Times New Roman" w:cs="Times New Roman"/>
          <w:color w:val="000000"/>
          <w:sz w:val="24"/>
          <w:szCs w:val="24"/>
          <w:lang w:val="en-US"/>
        </w:rPr>
        <w:t>GreanTrailEntities.GetContext</w:t>
      </w:r>
      <w:proofErr w:type="spellEnd"/>
      <w:r w:rsidRPr="002C2AAD">
        <w:rPr>
          <w:rFonts w:ascii="Times New Roman" w:hAnsi="Times New Roman" w:cs="Times New Roman"/>
          <w:color w:val="000000"/>
          <w:sz w:val="24"/>
          <w:szCs w:val="24"/>
          <w:lang w:val="en-US"/>
        </w:rPr>
        <w:t>(</w:t>
      </w:r>
      <w:proofErr w:type="gramStart"/>
      <w:r w:rsidRPr="002C2AAD">
        <w:rPr>
          <w:rFonts w:ascii="Times New Roman" w:hAnsi="Times New Roman" w:cs="Times New Roman"/>
          <w:color w:val="000000"/>
          <w:sz w:val="24"/>
          <w:szCs w:val="24"/>
          <w:lang w:val="en-US"/>
        </w:rPr>
        <w:t>).</w:t>
      </w:r>
      <w:proofErr w:type="spellStart"/>
      <w:r w:rsidRPr="002C2AAD">
        <w:rPr>
          <w:rFonts w:ascii="Times New Roman" w:hAnsi="Times New Roman" w:cs="Times New Roman"/>
          <w:color w:val="000000"/>
          <w:sz w:val="24"/>
          <w:szCs w:val="24"/>
          <w:lang w:val="en-US"/>
        </w:rPr>
        <w:t>Users.FirstOrDefault</w:t>
      </w:r>
      <w:proofErr w:type="spellEnd"/>
      <w:proofErr w:type="gramEnd"/>
      <w:r w:rsidRPr="002C2AAD">
        <w:rPr>
          <w:rFonts w:ascii="Times New Roman" w:hAnsi="Times New Roman" w:cs="Times New Roman"/>
          <w:color w:val="000000"/>
          <w:sz w:val="24"/>
          <w:szCs w:val="24"/>
          <w:lang w:val="en-US"/>
        </w:rPr>
        <w:t xml:space="preserve">(u =&gt; </w:t>
      </w:r>
      <w:proofErr w:type="spellStart"/>
      <w:r w:rsidRPr="002C2AAD">
        <w:rPr>
          <w:rFonts w:ascii="Times New Roman" w:hAnsi="Times New Roman" w:cs="Times New Roman"/>
          <w:color w:val="000000"/>
          <w:sz w:val="24"/>
          <w:szCs w:val="24"/>
          <w:lang w:val="en-US"/>
        </w:rPr>
        <w:t>u.login</w:t>
      </w:r>
      <w:proofErr w:type="spellEnd"/>
      <w:r w:rsidRPr="002C2AAD">
        <w:rPr>
          <w:rFonts w:ascii="Times New Roman" w:hAnsi="Times New Roman" w:cs="Times New Roman"/>
          <w:color w:val="000000"/>
          <w:sz w:val="24"/>
          <w:szCs w:val="24"/>
          <w:lang w:val="en-US"/>
        </w:rPr>
        <w:t xml:space="preserve"> == username &amp;&amp; </w:t>
      </w:r>
      <w:proofErr w:type="spellStart"/>
      <w:r w:rsidRPr="002C2AAD">
        <w:rPr>
          <w:rFonts w:ascii="Times New Roman" w:hAnsi="Times New Roman" w:cs="Times New Roman"/>
          <w:color w:val="000000"/>
          <w:sz w:val="24"/>
          <w:szCs w:val="24"/>
          <w:lang w:val="en-US"/>
        </w:rPr>
        <w:t>u.password</w:t>
      </w:r>
      <w:proofErr w:type="spellEnd"/>
      <w:r w:rsidRPr="002C2AAD">
        <w:rPr>
          <w:rFonts w:ascii="Times New Roman" w:hAnsi="Times New Roman" w:cs="Times New Roman"/>
          <w:color w:val="000000"/>
          <w:sz w:val="24"/>
          <w:szCs w:val="24"/>
          <w:lang w:val="en-US"/>
        </w:rPr>
        <w:t xml:space="preserve"> == password);</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FF"/>
          <w:sz w:val="24"/>
          <w:szCs w:val="24"/>
        </w:rPr>
        <w:t>if</w:t>
      </w:r>
      <w:proofErr w:type="spellEnd"/>
      <w:r w:rsidRPr="002C2AAD">
        <w:rPr>
          <w:rFonts w:ascii="Times New Roman" w:hAnsi="Times New Roman" w:cs="Times New Roman"/>
          <w:color w:val="000000"/>
          <w:sz w:val="24"/>
          <w:szCs w:val="24"/>
        </w:rPr>
        <w:t xml:space="preserve"> (</w:t>
      </w:r>
      <w:proofErr w:type="spellStart"/>
      <w:proofErr w:type="gramStart"/>
      <w:r w:rsidRPr="002C2AAD">
        <w:rPr>
          <w:rFonts w:ascii="Times New Roman" w:hAnsi="Times New Roman" w:cs="Times New Roman"/>
          <w:color w:val="000000"/>
          <w:sz w:val="24"/>
          <w:szCs w:val="24"/>
        </w:rPr>
        <w:t>user</w:t>
      </w:r>
      <w:proofErr w:type="spellEnd"/>
      <w:r w:rsidRPr="002C2AAD">
        <w:rPr>
          <w:rFonts w:ascii="Times New Roman" w:hAnsi="Times New Roman" w:cs="Times New Roman"/>
          <w:color w:val="000000"/>
          <w:sz w:val="24"/>
          <w:szCs w:val="24"/>
        </w:rPr>
        <w:t xml:space="preserve"> !</w:t>
      </w:r>
      <w:proofErr w:type="gramEnd"/>
      <w:r w:rsidRPr="002C2AAD">
        <w:rPr>
          <w:rFonts w:ascii="Times New Roman" w:hAnsi="Times New Roman" w:cs="Times New Roman"/>
          <w:color w:val="000000"/>
          <w:sz w:val="24"/>
          <w:szCs w:val="24"/>
        </w:rPr>
        <w:t xml:space="preserve">= </w:t>
      </w:r>
      <w:proofErr w:type="spellStart"/>
      <w:r w:rsidRPr="002C2AAD">
        <w:rPr>
          <w:rFonts w:ascii="Times New Roman" w:hAnsi="Times New Roman" w:cs="Times New Roman"/>
          <w:color w:val="0000FF"/>
          <w:sz w:val="24"/>
          <w:szCs w:val="24"/>
        </w:rPr>
        <w:t>null</w:t>
      </w:r>
      <w:proofErr w:type="spellEnd"/>
      <w:r w:rsidRPr="002C2AAD">
        <w:rPr>
          <w:rFonts w:ascii="Times New Roman" w:hAnsi="Times New Roman" w:cs="Times New Roman"/>
          <w:color w:val="000000"/>
          <w:sz w:val="24"/>
          <w:szCs w:val="24"/>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rPr>
      </w:pPr>
      <w:r w:rsidRPr="002C2AAD">
        <w:rPr>
          <w:rFonts w:ascii="Times New Roman" w:hAnsi="Times New Roman" w:cs="Times New Roman"/>
          <w:color w:val="000000"/>
          <w:sz w:val="24"/>
          <w:szCs w:val="24"/>
        </w:rPr>
        <w:t xml:space="preserve">                {</w:t>
      </w:r>
      <w:r w:rsidRPr="002C2AAD">
        <w:rPr>
          <w:rFonts w:ascii="Times New Roman" w:hAnsi="Times New Roman" w:cs="Times New Roman"/>
          <w:color w:val="008000"/>
          <w:sz w:val="24"/>
          <w:szCs w:val="24"/>
        </w:rPr>
        <w:t>// запомнить ID пользователя</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rPr>
        <w:t xml:space="preserve">                    </w:t>
      </w:r>
      <w:proofErr w:type="spellStart"/>
      <w:r w:rsidRPr="002C2AAD">
        <w:rPr>
          <w:rFonts w:ascii="Times New Roman" w:hAnsi="Times New Roman" w:cs="Times New Roman"/>
          <w:color w:val="000000"/>
          <w:sz w:val="24"/>
          <w:szCs w:val="24"/>
          <w:lang w:val="en-US"/>
        </w:rPr>
        <w:t>Funs.RememberUserId</w:t>
      </w:r>
      <w:proofErr w:type="spellEnd"/>
      <w:r w:rsidRPr="002C2AAD">
        <w:rPr>
          <w:rFonts w:ascii="Times New Roman" w:hAnsi="Times New Roman" w:cs="Times New Roman"/>
          <w:color w:val="000000"/>
          <w:sz w:val="24"/>
          <w:szCs w:val="24"/>
          <w:lang w:val="en-US"/>
        </w:rPr>
        <w:t>(</w:t>
      </w:r>
      <w:proofErr w:type="spellStart"/>
      <w:r w:rsidRPr="002C2AAD">
        <w:rPr>
          <w:rFonts w:ascii="Times New Roman" w:hAnsi="Times New Roman" w:cs="Times New Roman"/>
          <w:color w:val="000000"/>
          <w:sz w:val="24"/>
          <w:szCs w:val="24"/>
          <w:lang w:val="en-US"/>
        </w:rPr>
        <w:t>user.id_user</w:t>
      </w:r>
      <w:proofErr w:type="spell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MainWindow</w:t>
      </w:r>
      <w:proofErr w:type="spellEnd"/>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mainWindow</w:t>
      </w:r>
      <w:proofErr w:type="spellEnd"/>
      <w:r w:rsidRPr="002C2AAD">
        <w:rPr>
          <w:rFonts w:ascii="Times New Roman" w:hAnsi="Times New Roman" w:cs="Times New Roman"/>
          <w:color w:val="000000"/>
          <w:sz w:val="24"/>
          <w:szCs w:val="24"/>
          <w:lang w:val="en-US"/>
        </w:rPr>
        <w:t xml:space="preserve"> = </w:t>
      </w:r>
      <w:r w:rsidRPr="002C2AAD">
        <w:rPr>
          <w:rFonts w:ascii="Times New Roman" w:hAnsi="Times New Roman" w:cs="Times New Roman"/>
          <w:color w:val="0000FF"/>
          <w:sz w:val="24"/>
          <w:szCs w:val="24"/>
          <w:lang w:val="en-US"/>
        </w:rPr>
        <w:t>new</w:t>
      </w:r>
      <w:r w:rsidRPr="002C2AAD">
        <w:rPr>
          <w:rFonts w:ascii="Times New Roman" w:hAnsi="Times New Roman" w:cs="Times New Roman"/>
          <w:color w:val="000000"/>
          <w:sz w:val="24"/>
          <w:szCs w:val="24"/>
          <w:lang w:val="en-US"/>
        </w:rPr>
        <w:t xml:space="preserve"> </w:t>
      </w:r>
      <w:proofErr w:type="spellStart"/>
      <w:proofErr w:type="gramStart"/>
      <w:r w:rsidRPr="002C2AAD">
        <w:rPr>
          <w:rFonts w:ascii="Times New Roman" w:hAnsi="Times New Roman" w:cs="Times New Roman"/>
          <w:color w:val="000000"/>
          <w:sz w:val="24"/>
          <w:szCs w:val="24"/>
          <w:lang w:val="en-US"/>
        </w:rPr>
        <w:t>MainWindow</w:t>
      </w:r>
      <w:proofErr w:type="spellEnd"/>
      <w:r w:rsidRPr="002C2AAD">
        <w:rPr>
          <w:rFonts w:ascii="Times New Roman" w:hAnsi="Times New Roman" w:cs="Times New Roman"/>
          <w:color w:val="000000"/>
          <w:sz w:val="24"/>
          <w:szCs w:val="24"/>
          <w:lang w:val="en-US"/>
        </w:rPr>
        <w:t>(</w:t>
      </w:r>
      <w:proofErr w:type="gram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mainWindow.Show</w:t>
      </w:r>
      <w:proofErr w:type="spell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proofErr w:type="gramStart"/>
      <w:r w:rsidRPr="002C2AAD">
        <w:rPr>
          <w:rFonts w:ascii="Times New Roman" w:hAnsi="Times New Roman" w:cs="Times New Roman"/>
          <w:color w:val="000000"/>
          <w:sz w:val="24"/>
          <w:szCs w:val="24"/>
          <w:lang w:val="en-US"/>
        </w:rPr>
        <w:t>window.Close</w:t>
      </w:r>
      <w:proofErr w:type="spellEnd"/>
      <w:proofErr w:type="gram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else</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MessageBox.Show</w:t>
      </w:r>
      <w:proofErr w:type="spellEnd"/>
      <w:r w:rsidRPr="002C2AAD">
        <w:rPr>
          <w:rFonts w:ascii="Times New Roman" w:hAnsi="Times New Roman" w:cs="Times New Roman"/>
          <w:color w:val="000000"/>
          <w:sz w:val="24"/>
          <w:szCs w:val="24"/>
          <w:lang w:val="en-US"/>
        </w:rPr>
        <w:t>(</w:t>
      </w:r>
      <w:r w:rsidRPr="002C2AAD">
        <w:rPr>
          <w:rFonts w:ascii="Times New Roman" w:hAnsi="Times New Roman" w:cs="Times New Roman"/>
          <w:color w:val="A31515"/>
          <w:sz w:val="24"/>
          <w:szCs w:val="24"/>
          <w:lang w:val="en-US"/>
        </w:rPr>
        <w:t>"</w:t>
      </w:r>
      <w:r w:rsidRPr="002C2AAD">
        <w:rPr>
          <w:rFonts w:ascii="Times New Roman" w:hAnsi="Times New Roman" w:cs="Times New Roman"/>
          <w:color w:val="A31515"/>
          <w:sz w:val="24"/>
          <w:szCs w:val="24"/>
        </w:rPr>
        <w:t>Упс</w:t>
      </w:r>
      <w:r w:rsidRPr="002C2AAD">
        <w:rPr>
          <w:rFonts w:ascii="Times New Roman" w:hAnsi="Times New Roman" w:cs="Times New Roman"/>
          <w:color w:val="A31515"/>
          <w:sz w:val="24"/>
          <w:szCs w:val="24"/>
          <w:lang w:val="en-US"/>
        </w:rPr>
        <w:t xml:space="preserve">, </w:t>
      </w:r>
      <w:r w:rsidRPr="002C2AAD">
        <w:rPr>
          <w:rFonts w:ascii="Times New Roman" w:hAnsi="Times New Roman" w:cs="Times New Roman"/>
          <w:color w:val="A31515"/>
          <w:sz w:val="24"/>
          <w:szCs w:val="24"/>
        </w:rPr>
        <w:t>ваш</w:t>
      </w:r>
      <w:r w:rsidRPr="002C2AAD">
        <w:rPr>
          <w:rFonts w:ascii="Times New Roman" w:hAnsi="Times New Roman" w:cs="Times New Roman"/>
          <w:color w:val="A31515"/>
          <w:sz w:val="24"/>
          <w:szCs w:val="24"/>
          <w:lang w:val="en-US"/>
        </w:rPr>
        <w:t xml:space="preserve"> </w:t>
      </w:r>
      <w:r w:rsidRPr="002C2AAD">
        <w:rPr>
          <w:rFonts w:ascii="Times New Roman" w:hAnsi="Times New Roman" w:cs="Times New Roman"/>
          <w:color w:val="A31515"/>
          <w:sz w:val="24"/>
          <w:szCs w:val="24"/>
        </w:rPr>
        <w:t>аккаунт</w:t>
      </w:r>
      <w:r w:rsidRPr="002C2AAD">
        <w:rPr>
          <w:rFonts w:ascii="Times New Roman" w:hAnsi="Times New Roman" w:cs="Times New Roman"/>
          <w:color w:val="A31515"/>
          <w:sz w:val="24"/>
          <w:szCs w:val="24"/>
          <w:lang w:val="en-US"/>
        </w:rPr>
        <w:t xml:space="preserve"> </w:t>
      </w:r>
      <w:r w:rsidRPr="002C2AAD">
        <w:rPr>
          <w:rFonts w:ascii="Times New Roman" w:hAnsi="Times New Roman" w:cs="Times New Roman"/>
          <w:color w:val="A31515"/>
          <w:sz w:val="24"/>
          <w:szCs w:val="24"/>
        </w:rPr>
        <w:t>не</w:t>
      </w:r>
      <w:r w:rsidRPr="002C2AAD">
        <w:rPr>
          <w:rFonts w:ascii="Times New Roman" w:hAnsi="Times New Roman" w:cs="Times New Roman"/>
          <w:color w:val="A31515"/>
          <w:sz w:val="24"/>
          <w:szCs w:val="24"/>
          <w:lang w:val="en-US"/>
        </w:rPr>
        <w:t xml:space="preserve"> </w:t>
      </w:r>
      <w:r w:rsidRPr="002C2AAD">
        <w:rPr>
          <w:rFonts w:ascii="Times New Roman" w:hAnsi="Times New Roman" w:cs="Times New Roman"/>
          <w:color w:val="A31515"/>
          <w:sz w:val="24"/>
          <w:szCs w:val="24"/>
        </w:rPr>
        <w:t>найден</w:t>
      </w:r>
      <w:r w:rsidRPr="002C2AAD">
        <w:rPr>
          <w:rFonts w:ascii="Times New Roman" w:hAnsi="Times New Roman" w:cs="Times New Roman"/>
          <w:color w:val="A31515"/>
          <w:sz w:val="24"/>
          <w:szCs w:val="24"/>
          <w:lang w:val="en-US"/>
        </w:rPr>
        <w:t>!"</w:t>
      </w: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A31515"/>
          <w:sz w:val="24"/>
          <w:szCs w:val="24"/>
          <w:lang w:val="en-US"/>
        </w:rPr>
        <w:t>"</w:t>
      </w:r>
      <w:r w:rsidRPr="002C2AAD">
        <w:rPr>
          <w:rFonts w:ascii="Times New Roman" w:hAnsi="Times New Roman" w:cs="Times New Roman"/>
          <w:color w:val="A31515"/>
          <w:sz w:val="24"/>
          <w:szCs w:val="24"/>
        </w:rPr>
        <w:t>Упс</w:t>
      </w:r>
      <w:r w:rsidRPr="002C2AAD">
        <w:rPr>
          <w:rFonts w:ascii="Times New Roman" w:hAnsi="Times New Roman" w:cs="Times New Roman"/>
          <w:color w:val="A31515"/>
          <w:sz w:val="24"/>
          <w:szCs w:val="24"/>
          <w:lang w:val="en-US"/>
        </w:rPr>
        <w:t>!"</w:t>
      </w: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MessageBoxButton.OK</w:t>
      </w:r>
      <w:proofErr w:type="spellEnd"/>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MessageBoxImage.Information</w:t>
      </w:r>
      <w:proofErr w:type="spellEnd"/>
      <w:r w:rsidRPr="002C2AAD">
        <w:rPr>
          <w:rFonts w:ascii="Times New Roman" w:hAnsi="Times New Roman" w:cs="Times New Roman"/>
          <w:color w:val="000000"/>
          <w:sz w:val="24"/>
          <w:szCs w:val="24"/>
          <w:lang w:val="en-US"/>
        </w:rPr>
        <w:t>);</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catch</w:t>
      </w:r>
      <w:r w:rsidRPr="002C2AAD">
        <w:rPr>
          <w:rFonts w:ascii="Times New Roman" w:hAnsi="Times New Roman" w:cs="Times New Roman"/>
          <w:color w:val="000000"/>
          <w:sz w:val="24"/>
          <w:szCs w:val="24"/>
          <w:lang w:val="en-US"/>
        </w:rPr>
        <w:t xml:space="preserve"> (Exception ex)</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MessageBox.Show</w:t>
      </w:r>
      <w:proofErr w:type="spellEnd"/>
      <w:r w:rsidRPr="002C2AAD">
        <w:rPr>
          <w:rFonts w:ascii="Times New Roman" w:hAnsi="Times New Roman" w:cs="Times New Roman"/>
          <w:color w:val="000000"/>
          <w:sz w:val="24"/>
          <w:szCs w:val="24"/>
          <w:lang w:val="en-US"/>
        </w:rPr>
        <w:t>(</w:t>
      </w:r>
      <w:proofErr w:type="spellStart"/>
      <w:proofErr w:type="gramStart"/>
      <w:r w:rsidRPr="002C2AAD">
        <w:rPr>
          <w:rFonts w:ascii="Times New Roman" w:hAnsi="Times New Roman" w:cs="Times New Roman"/>
          <w:color w:val="000000"/>
          <w:sz w:val="24"/>
          <w:szCs w:val="24"/>
          <w:lang w:val="en-US"/>
        </w:rPr>
        <w:t>ex.ToString</w:t>
      </w:r>
      <w:proofErr w:type="spellEnd"/>
      <w:proofErr w:type="gramEnd"/>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A31515"/>
          <w:sz w:val="24"/>
          <w:szCs w:val="24"/>
          <w:lang w:val="en-US"/>
        </w:rPr>
        <w:t>"</w:t>
      </w:r>
      <w:r w:rsidRPr="002C2AAD">
        <w:rPr>
          <w:rFonts w:ascii="Times New Roman" w:hAnsi="Times New Roman" w:cs="Times New Roman"/>
          <w:color w:val="A31515"/>
          <w:sz w:val="24"/>
          <w:szCs w:val="24"/>
        </w:rPr>
        <w:t>Что</w:t>
      </w:r>
      <w:r w:rsidRPr="002C2AAD">
        <w:rPr>
          <w:rFonts w:ascii="Times New Roman" w:hAnsi="Times New Roman" w:cs="Times New Roman"/>
          <w:color w:val="A31515"/>
          <w:sz w:val="24"/>
          <w:szCs w:val="24"/>
          <w:lang w:val="en-US"/>
        </w:rPr>
        <w:t>-</w:t>
      </w:r>
      <w:r w:rsidRPr="002C2AAD">
        <w:rPr>
          <w:rFonts w:ascii="Times New Roman" w:hAnsi="Times New Roman" w:cs="Times New Roman"/>
          <w:color w:val="A31515"/>
          <w:sz w:val="24"/>
          <w:szCs w:val="24"/>
        </w:rPr>
        <w:t>то</w:t>
      </w:r>
      <w:r w:rsidRPr="002C2AAD">
        <w:rPr>
          <w:rFonts w:ascii="Times New Roman" w:hAnsi="Times New Roman" w:cs="Times New Roman"/>
          <w:color w:val="A31515"/>
          <w:sz w:val="24"/>
          <w:szCs w:val="24"/>
          <w:lang w:val="en-US"/>
        </w:rPr>
        <w:t xml:space="preserve"> </w:t>
      </w:r>
      <w:r w:rsidRPr="002C2AAD">
        <w:rPr>
          <w:rFonts w:ascii="Times New Roman" w:hAnsi="Times New Roman" w:cs="Times New Roman"/>
          <w:color w:val="A31515"/>
          <w:sz w:val="24"/>
          <w:szCs w:val="24"/>
        </w:rPr>
        <w:t>пошло</w:t>
      </w:r>
      <w:r w:rsidRPr="002C2AAD">
        <w:rPr>
          <w:rFonts w:ascii="Times New Roman" w:hAnsi="Times New Roman" w:cs="Times New Roman"/>
          <w:color w:val="A31515"/>
          <w:sz w:val="24"/>
          <w:szCs w:val="24"/>
          <w:lang w:val="en-US"/>
        </w:rPr>
        <w:t xml:space="preserve"> </w:t>
      </w:r>
      <w:r w:rsidRPr="002C2AAD">
        <w:rPr>
          <w:rFonts w:ascii="Times New Roman" w:hAnsi="Times New Roman" w:cs="Times New Roman"/>
          <w:color w:val="A31515"/>
          <w:sz w:val="24"/>
          <w:szCs w:val="24"/>
        </w:rPr>
        <w:t>не</w:t>
      </w:r>
      <w:r w:rsidRPr="002C2AAD">
        <w:rPr>
          <w:rFonts w:ascii="Times New Roman" w:hAnsi="Times New Roman" w:cs="Times New Roman"/>
          <w:color w:val="A31515"/>
          <w:sz w:val="24"/>
          <w:szCs w:val="24"/>
          <w:lang w:val="en-US"/>
        </w:rPr>
        <w:t xml:space="preserve"> </w:t>
      </w:r>
      <w:r w:rsidRPr="002C2AAD">
        <w:rPr>
          <w:rFonts w:ascii="Times New Roman" w:hAnsi="Times New Roman" w:cs="Times New Roman"/>
          <w:color w:val="A31515"/>
          <w:sz w:val="24"/>
          <w:szCs w:val="24"/>
        </w:rPr>
        <w:t>так</w:t>
      </w:r>
      <w:r w:rsidRPr="002C2AAD">
        <w:rPr>
          <w:rFonts w:ascii="Times New Roman" w:hAnsi="Times New Roman" w:cs="Times New Roman"/>
          <w:color w:val="A31515"/>
          <w:sz w:val="24"/>
          <w:szCs w:val="24"/>
          <w:lang w:val="en-US"/>
        </w:rPr>
        <w:t>("</w:t>
      </w:r>
      <w:r w:rsidRPr="002C2AAD">
        <w:rPr>
          <w:rFonts w:ascii="Times New Roman" w:hAnsi="Times New Roman" w:cs="Times New Roman"/>
          <w:color w:val="000000"/>
          <w:sz w:val="24"/>
          <w:szCs w:val="24"/>
          <w:lang w:val="en-US"/>
        </w:rPr>
        <w:t>,</w:t>
      </w:r>
      <w:proofErr w:type="spellStart"/>
      <w:r w:rsidRPr="002C2AAD">
        <w:rPr>
          <w:rFonts w:ascii="Times New Roman" w:hAnsi="Times New Roman" w:cs="Times New Roman"/>
          <w:color w:val="000000"/>
          <w:sz w:val="24"/>
          <w:szCs w:val="24"/>
          <w:lang w:val="en-US"/>
        </w:rPr>
        <w:t>MessageBoxButton.OK,MessageBoxImage.Error</w:t>
      </w:r>
      <w:proofErr w:type="spellEnd"/>
      <w:r w:rsidRPr="002C2AAD">
        <w:rPr>
          <w:rFonts w:ascii="Times New Roman" w:hAnsi="Times New Roman" w:cs="Times New Roman"/>
          <w:color w:val="000000"/>
          <w:sz w:val="24"/>
          <w:szCs w:val="24"/>
          <w:lang w:val="en-US"/>
        </w:rPr>
        <w:t xml:space="preserve"> );</w:t>
      </w:r>
    </w:p>
    <w:p w:rsidR="004A0239" w:rsidRPr="002C2AAD" w:rsidRDefault="004A0239" w:rsidP="004A0239">
      <w:pPr>
        <w:autoSpaceDE w:val="0"/>
        <w:autoSpaceDN w:val="0"/>
        <w:adjustRightInd w:val="0"/>
        <w:spacing w:after="0" w:line="240" w:lineRule="auto"/>
        <w:rPr>
          <w:rFonts w:ascii="Times New Roman" w:hAnsi="Times New Roman" w:cs="Times New Roman"/>
          <w:color w:val="000000"/>
          <w:sz w:val="24"/>
          <w:szCs w:val="24"/>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00"/>
          <w:sz w:val="24"/>
          <w:szCs w:val="24"/>
        </w:rPr>
        <w:t>}</w:t>
      </w:r>
    </w:p>
    <w:p w:rsidR="002C2AAD" w:rsidRPr="002C2AAD" w:rsidRDefault="004A0239" w:rsidP="002C2AAD">
      <w:pPr>
        <w:autoSpaceDE w:val="0"/>
        <w:autoSpaceDN w:val="0"/>
        <w:adjustRightInd w:val="0"/>
        <w:spacing w:after="0" w:line="240" w:lineRule="auto"/>
        <w:rPr>
          <w:rFonts w:ascii="Times New Roman" w:hAnsi="Times New Roman" w:cs="Times New Roman"/>
          <w:color w:val="000000"/>
          <w:sz w:val="24"/>
          <w:szCs w:val="24"/>
        </w:rPr>
      </w:pPr>
      <w:r w:rsidRPr="002C2AAD">
        <w:rPr>
          <w:rFonts w:ascii="Times New Roman" w:hAnsi="Times New Roman" w:cs="Times New Roman"/>
          <w:color w:val="000000"/>
          <w:sz w:val="24"/>
          <w:szCs w:val="24"/>
        </w:rPr>
        <w:t>}</w:t>
      </w:r>
    </w:p>
    <w:p w:rsidR="00F337A2" w:rsidRPr="00842604" w:rsidRDefault="0053690A" w:rsidP="002C2AAD">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После авторизации мы переходим </w:t>
      </w:r>
      <w:proofErr w:type="gramStart"/>
      <w:r w:rsidRPr="00842604">
        <w:rPr>
          <w:rFonts w:ascii="Times New Roman" w:eastAsia="Times New Roman" w:hAnsi="Times New Roman" w:cs="Times New Roman"/>
          <w:color w:val="000000"/>
          <w:sz w:val="28"/>
          <w:szCs w:val="28"/>
        </w:rPr>
        <w:t>к главной форме</w:t>
      </w:r>
      <w:proofErr w:type="gramEnd"/>
      <w:r w:rsidRPr="00842604">
        <w:rPr>
          <w:rFonts w:ascii="Times New Roman" w:eastAsia="Times New Roman" w:hAnsi="Times New Roman" w:cs="Times New Roman"/>
          <w:color w:val="000000"/>
          <w:sz w:val="28"/>
          <w:szCs w:val="28"/>
        </w:rPr>
        <w:t xml:space="preserve"> на которой происходит работа пользователя или администратора с приложением. На главной форме представлен</w:t>
      </w:r>
      <w:r w:rsidRPr="00842604">
        <w:rPr>
          <w:rFonts w:ascii="Times New Roman" w:eastAsia="Times New Roman" w:hAnsi="Times New Roman" w:cs="Times New Roman"/>
          <w:sz w:val="28"/>
          <w:szCs w:val="28"/>
        </w:rPr>
        <w:t xml:space="preserve">о: </w:t>
      </w:r>
      <w:proofErr w:type="spellStart"/>
      <w:r w:rsidRPr="00842604">
        <w:rPr>
          <w:rFonts w:ascii="Times New Roman" w:eastAsia="Times New Roman" w:hAnsi="Times New Roman" w:cs="Times New Roman"/>
          <w:sz w:val="28"/>
          <w:szCs w:val="28"/>
        </w:rPr>
        <w:t>самописный</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ToolBar</w:t>
      </w:r>
      <w:proofErr w:type="spellEnd"/>
      <w:r w:rsidRPr="00842604">
        <w:rPr>
          <w:rFonts w:ascii="Times New Roman" w:eastAsia="Times New Roman" w:hAnsi="Times New Roman" w:cs="Times New Roman"/>
          <w:sz w:val="28"/>
          <w:szCs w:val="28"/>
        </w:rPr>
        <w:t xml:space="preserve"> сверху, картинка профиля, если она есть и красивая картинка по теме, далее идет меню</w:t>
      </w:r>
      <w:proofErr w:type="gramStart"/>
      <w:r w:rsidRPr="00842604">
        <w:rPr>
          <w:rFonts w:ascii="Times New Roman" w:eastAsia="Times New Roman" w:hAnsi="Times New Roman" w:cs="Times New Roman"/>
          <w:sz w:val="28"/>
          <w:szCs w:val="28"/>
        </w:rPr>
        <w:t>:</w:t>
      </w:r>
      <w:r w:rsidR="002C2AAD" w:rsidRPr="002C2AAD">
        <w:rPr>
          <w:rFonts w:ascii="Times New Roman" w:eastAsia="Times New Roman" w:hAnsi="Times New Roman" w:cs="Times New Roman"/>
          <w:sz w:val="28"/>
          <w:szCs w:val="28"/>
        </w:rPr>
        <w:t xml:space="preserve"> </w:t>
      </w:r>
      <w:r w:rsidRPr="00842604">
        <w:rPr>
          <w:rFonts w:ascii="Times New Roman" w:eastAsia="Times New Roman" w:hAnsi="Times New Roman" w:cs="Times New Roman"/>
          <w:sz w:val="28"/>
          <w:szCs w:val="28"/>
        </w:rPr>
        <w:t>”Просмотр</w:t>
      </w:r>
      <w:proofErr w:type="gramEnd"/>
      <w:r w:rsidRPr="00842604">
        <w:rPr>
          <w:rFonts w:ascii="Times New Roman" w:eastAsia="Times New Roman" w:hAnsi="Times New Roman" w:cs="Times New Roman"/>
          <w:sz w:val="28"/>
          <w:szCs w:val="28"/>
        </w:rPr>
        <w:t>”, “Карта”,  “Экспорт”,</w:t>
      </w:r>
      <w:r w:rsidR="002C2AAD" w:rsidRPr="002C2AAD">
        <w:rPr>
          <w:rFonts w:ascii="Times New Roman" w:eastAsia="Times New Roman" w:hAnsi="Times New Roman" w:cs="Times New Roman"/>
          <w:sz w:val="28"/>
          <w:szCs w:val="28"/>
        </w:rPr>
        <w:t xml:space="preserve"> </w:t>
      </w:r>
      <w:r w:rsidRPr="00842604">
        <w:rPr>
          <w:rFonts w:ascii="Times New Roman" w:eastAsia="Times New Roman" w:hAnsi="Times New Roman" w:cs="Times New Roman"/>
          <w:sz w:val="28"/>
          <w:szCs w:val="28"/>
        </w:rPr>
        <w:t>“Добавление”. После меню идут блоки: “Новости”, “Мероприятия”, “Экологические рекомендации”.</w:t>
      </w:r>
    </w:p>
    <w:p w:rsidR="00F337A2" w:rsidRPr="002C2AAD" w:rsidRDefault="0053690A" w:rsidP="002C2AAD">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6300470" cy="3125755"/>
            <wp:effectExtent l="0" t="0" r="508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6314516" cy="3132724"/>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Рисунок </w:t>
      </w:r>
      <w:r w:rsidRPr="00842604">
        <w:rPr>
          <w:rFonts w:ascii="Times New Roman" w:eastAsia="Times New Roman" w:hAnsi="Times New Roman" w:cs="Times New Roman"/>
          <w:sz w:val="28"/>
          <w:szCs w:val="28"/>
        </w:rPr>
        <w:t>1</w:t>
      </w:r>
      <w:r w:rsidR="002C2AAD">
        <w:rPr>
          <w:rFonts w:ascii="Times New Roman" w:eastAsia="Times New Roman" w:hAnsi="Times New Roman" w:cs="Times New Roman"/>
          <w:sz w:val="28"/>
          <w:szCs w:val="28"/>
        </w:rPr>
        <w:t>4</w:t>
      </w:r>
      <w:r w:rsidRPr="00842604">
        <w:rPr>
          <w:rFonts w:ascii="Times New Roman" w:eastAsia="Times New Roman" w:hAnsi="Times New Roman" w:cs="Times New Roman"/>
          <w:color w:val="000000"/>
          <w:sz w:val="28"/>
          <w:szCs w:val="28"/>
        </w:rPr>
        <w:t xml:space="preserve"> – Главная форма.</w:t>
      </w:r>
    </w:p>
    <w:p w:rsidR="00F337A2" w:rsidRPr="00842604" w:rsidRDefault="0053690A">
      <w:pPr>
        <w:spacing w:after="0" w:line="240" w:lineRule="auto"/>
        <w:ind w:firstLine="709"/>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Переход на формы реализован:</w:t>
      </w:r>
    </w:p>
    <w:p w:rsidR="00F337A2" w:rsidRPr="00842604" w:rsidRDefault="0053690A">
      <w:pPr>
        <w:spacing w:after="0" w:line="240" w:lineRule="auto"/>
        <w:ind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 «Название формы» «название переменной» = </w:t>
      </w:r>
      <w:proofErr w:type="spellStart"/>
      <w:r w:rsidRPr="00842604">
        <w:rPr>
          <w:rFonts w:ascii="Times New Roman" w:eastAsia="Times New Roman" w:hAnsi="Times New Roman" w:cs="Times New Roman"/>
          <w:color w:val="0000FF"/>
          <w:sz w:val="28"/>
          <w:szCs w:val="28"/>
        </w:rPr>
        <w:t>new</w:t>
      </w:r>
      <w:proofErr w:type="spellEnd"/>
      <w:r w:rsidRPr="00842604">
        <w:rPr>
          <w:rFonts w:ascii="Times New Roman" w:eastAsia="Times New Roman" w:hAnsi="Times New Roman" w:cs="Times New Roman"/>
          <w:color w:val="000000"/>
          <w:sz w:val="28"/>
          <w:szCs w:val="28"/>
        </w:rPr>
        <w:t xml:space="preserve"> «Название </w:t>
      </w:r>
      <w:proofErr w:type="gramStart"/>
      <w:r w:rsidRPr="00842604">
        <w:rPr>
          <w:rFonts w:ascii="Times New Roman" w:eastAsia="Times New Roman" w:hAnsi="Times New Roman" w:cs="Times New Roman"/>
          <w:color w:val="000000"/>
          <w:sz w:val="28"/>
          <w:szCs w:val="28"/>
        </w:rPr>
        <w:t>формы»(</w:t>
      </w:r>
      <w:proofErr w:type="gramEnd"/>
      <w:r w:rsidRPr="00842604">
        <w:rPr>
          <w:rFonts w:ascii="Times New Roman" w:eastAsia="Times New Roman" w:hAnsi="Times New Roman" w:cs="Times New Roman"/>
          <w:color w:val="000000"/>
          <w:sz w:val="28"/>
          <w:szCs w:val="28"/>
        </w:rPr>
        <w:t>);</w:t>
      </w:r>
    </w:p>
    <w:p w:rsidR="00F337A2" w:rsidRPr="00842604"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            «название переменной</w:t>
      </w:r>
      <w:proofErr w:type="gramStart"/>
      <w:r w:rsidRPr="00842604">
        <w:rPr>
          <w:rFonts w:ascii="Times New Roman" w:eastAsia="Times New Roman" w:hAnsi="Times New Roman" w:cs="Times New Roman"/>
          <w:color w:val="000000"/>
          <w:sz w:val="28"/>
          <w:szCs w:val="28"/>
        </w:rPr>
        <w:t>».</w:t>
      </w:r>
      <w:proofErr w:type="spellStart"/>
      <w:r w:rsidRPr="00842604">
        <w:rPr>
          <w:rFonts w:ascii="Times New Roman" w:eastAsia="Times New Roman" w:hAnsi="Times New Roman" w:cs="Times New Roman"/>
          <w:color w:val="000000"/>
          <w:sz w:val="28"/>
          <w:szCs w:val="28"/>
        </w:rPr>
        <w:t>Show</w:t>
      </w:r>
      <w:proofErr w:type="spellEnd"/>
      <w:proofErr w:type="gramEnd"/>
      <w:r w:rsidRPr="00842604">
        <w:rPr>
          <w:rFonts w:ascii="Times New Roman" w:eastAsia="Times New Roman" w:hAnsi="Times New Roman" w:cs="Times New Roman"/>
          <w:color w:val="000000"/>
          <w:sz w:val="28"/>
          <w:szCs w:val="28"/>
        </w:rPr>
        <w:t>();</w:t>
      </w:r>
    </w:p>
    <w:p w:rsidR="00F337A2" w:rsidRPr="00842604"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ab/>
      </w:r>
      <w:r w:rsidRPr="00842604">
        <w:rPr>
          <w:rFonts w:ascii="Times New Roman" w:eastAsia="Times New Roman" w:hAnsi="Times New Roman" w:cs="Times New Roman"/>
          <w:sz w:val="28"/>
          <w:szCs w:val="28"/>
        </w:rPr>
        <w:tab/>
      </w:r>
      <w:proofErr w:type="spellStart"/>
      <w:proofErr w:type="gramStart"/>
      <w:r w:rsidRPr="00842604">
        <w:rPr>
          <w:rFonts w:ascii="Times New Roman" w:eastAsia="Times New Roman" w:hAnsi="Times New Roman" w:cs="Times New Roman"/>
          <w:sz w:val="28"/>
          <w:szCs w:val="28"/>
        </w:rPr>
        <w:t>this.Close</w:t>
      </w:r>
      <w:proofErr w:type="spellEnd"/>
      <w:proofErr w:type="gramEnd"/>
      <w:r w:rsidRPr="00842604">
        <w:rPr>
          <w:rFonts w:ascii="Times New Roman" w:eastAsia="Times New Roman" w:hAnsi="Times New Roman" w:cs="Times New Roman"/>
          <w:sz w:val="28"/>
          <w:szCs w:val="28"/>
        </w:rPr>
        <w:t>();</w:t>
      </w:r>
    </w:p>
    <w:p w:rsidR="00F337A2"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Так же для отображения Новостей, мероприятий и экологических рекомендаций были разработаны </w:t>
      </w:r>
      <w:proofErr w:type="spellStart"/>
      <w:r w:rsidRPr="00842604">
        <w:rPr>
          <w:rFonts w:ascii="Times New Roman" w:eastAsia="Times New Roman" w:hAnsi="Times New Roman" w:cs="Times New Roman"/>
          <w:sz w:val="28"/>
          <w:szCs w:val="28"/>
        </w:rPr>
        <w:t>ModelView</w:t>
      </w:r>
      <w:proofErr w:type="spellEnd"/>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FF"/>
          <w:sz w:val="24"/>
          <w:szCs w:val="24"/>
          <w:lang w:val="en-US"/>
        </w:rPr>
        <w:t>private</w:t>
      </w: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void</w:t>
      </w:r>
      <w:r w:rsidRPr="002C2AAD">
        <w:rPr>
          <w:rFonts w:ascii="Times New Roman" w:hAnsi="Times New Roman" w:cs="Times New Roman"/>
          <w:color w:val="000000"/>
          <w:sz w:val="24"/>
          <w:szCs w:val="24"/>
          <w:lang w:val="en-US"/>
        </w:rPr>
        <w:t xml:space="preserve"> </w:t>
      </w:r>
      <w:proofErr w:type="spellStart"/>
      <w:proofErr w:type="gramStart"/>
      <w:r w:rsidRPr="002C2AAD">
        <w:rPr>
          <w:rFonts w:ascii="Times New Roman" w:hAnsi="Times New Roman" w:cs="Times New Roman"/>
          <w:color w:val="000000"/>
          <w:sz w:val="24"/>
          <w:szCs w:val="24"/>
          <w:lang w:val="en-US"/>
        </w:rPr>
        <w:t>LoadData</w:t>
      </w:r>
      <w:proofErr w:type="spellEnd"/>
      <w:r w:rsidRPr="002C2AAD">
        <w:rPr>
          <w:rFonts w:ascii="Times New Roman" w:hAnsi="Times New Roman" w:cs="Times New Roman"/>
          <w:color w:val="000000"/>
          <w:sz w:val="24"/>
          <w:szCs w:val="24"/>
          <w:lang w:val="en-US"/>
        </w:rPr>
        <w:t>(</w:t>
      </w:r>
      <w:proofErr w:type="gramEnd"/>
      <w:r w:rsidRPr="002C2AAD">
        <w:rPr>
          <w:rFonts w:ascii="Times New Roman" w:hAnsi="Times New Roman" w:cs="Times New Roman"/>
          <w:color w:val="000000"/>
          <w:sz w:val="24"/>
          <w:szCs w:val="24"/>
          <w:lang w:val="en-US"/>
        </w:rPr>
        <w:t>)</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using</w:t>
      </w: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var</w:t>
      </w: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dbContext</w:t>
      </w:r>
      <w:proofErr w:type="spellEnd"/>
      <w:r w:rsidRPr="002C2AAD">
        <w:rPr>
          <w:rFonts w:ascii="Times New Roman" w:hAnsi="Times New Roman" w:cs="Times New Roman"/>
          <w:color w:val="000000"/>
          <w:sz w:val="24"/>
          <w:szCs w:val="24"/>
          <w:lang w:val="en-US"/>
        </w:rPr>
        <w:t xml:space="preserve"> = </w:t>
      </w:r>
      <w:r w:rsidRPr="002C2AAD">
        <w:rPr>
          <w:rFonts w:ascii="Times New Roman" w:hAnsi="Times New Roman" w:cs="Times New Roman"/>
          <w:color w:val="0000FF"/>
          <w:sz w:val="24"/>
          <w:szCs w:val="24"/>
          <w:lang w:val="en-US"/>
        </w:rPr>
        <w:t>new</w:t>
      </w:r>
      <w:r w:rsidRPr="002C2AAD">
        <w:rPr>
          <w:rFonts w:ascii="Times New Roman" w:hAnsi="Times New Roman" w:cs="Times New Roman"/>
          <w:color w:val="000000"/>
          <w:sz w:val="24"/>
          <w:szCs w:val="24"/>
          <w:lang w:val="en-US"/>
        </w:rPr>
        <w:t xml:space="preserve"> </w:t>
      </w:r>
      <w:proofErr w:type="spellStart"/>
      <w:proofErr w:type="gramStart"/>
      <w:r w:rsidRPr="002C2AAD">
        <w:rPr>
          <w:rFonts w:ascii="Times New Roman" w:hAnsi="Times New Roman" w:cs="Times New Roman"/>
          <w:color w:val="000000"/>
          <w:sz w:val="24"/>
          <w:szCs w:val="24"/>
          <w:lang w:val="en-US"/>
        </w:rPr>
        <w:t>GreanTrailEntities</w:t>
      </w:r>
      <w:proofErr w:type="spellEnd"/>
      <w:r w:rsidRPr="002C2AAD">
        <w:rPr>
          <w:rFonts w:ascii="Times New Roman" w:hAnsi="Times New Roman" w:cs="Times New Roman"/>
          <w:color w:val="000000"/>
          <w:sz w:val="24"/>
          <w:szCs w:val="24"/>
          <w:lang w:val="en-US"/>
        </w:rPr>
        <w:t>(</w:t>
      </w:r>
      <w:proofErr w:type="gramEnd"/>
      <w:r w:rsidRPr="002C2AAD">
        <w:rPr>
          <w:rFonts w:ascii="Times New Roman" w:hAnsi="Times New Roman" w:cs="Times New Roman"/>
          <w:color w:val="000000"/>
          <w:sz w:val="24"/>
          <w:szCs w:val="24"/>
          <w:lang w:val="en-US"/>
        </w:rPr>
        <w:t>))</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var</w:t>
      </w:r>
      <w:r w:rsidRPr="002C2AAD">
        <w:rPr>
          <w:rFonts w:ascii="Times New Roman" w:hAnsi="Times New Roman" w:cs="Times New Roman"/>
          <w:color w:val="000000"/>
          <w:sz w:val="24"/>
          <w:szCs w:val="24"/>
          <w:lang w:val="en-US"/>
        </w:rPr>
        <w:t xml:space="preserve"> news = </w:t>
      </w:r>
      <w:proofErr w:type="spellStart"/>
      <w:proofErr w:type="gramStart"/>
      <w:r w:rsidRPr="002C2AAD">
        <w:rPr>
          <w:rFonts w:ascii="Times New Roman" w:hAnsi="Times New Roman" w:cs="Times New Roman"/>
          <w:color w:val="000000"/>
          <w:sz w:val="24"/>
          <w:szCs w:val="24"/>
          <w:lang w:val="en-US"/>
        </w:rPr>
        <w:t>dbContext.News.ToList</w:t>
      </w:r>
      <w:proofErr w:type="spellEnd"/>
      <w:proofErr w:type="gramEnd"/>
      <w:r w:rsidRPr="002C2AAD">
        <w:rPr>
          <w:rFonts w:ascii="Times New Roman" w:hAnsi="Times New Roman" w:cs="Times New Roman"/>
          <w:color w:val="000000"/>
          <w:sz w:val="24"/>
          <w:szCs w:val="24"/>
          <w:lang w:val="en-US"/>
        </w:rPr>
        <w:t>();</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FF"/>
          <w:sz w:val="24"/>
          <w:szCs w:val="24"/>
          <w:lang w:val="en-US"/>
        </w:rPr>
        <w:t>foreach</w:t>
      </w:r>
      <w:r w:rsidRPr="002C2AAD">
        <w:rPr>
          <w:rFonts w:ascii="Times New Roman" w:hAnsi="Times New Roman" w:cs="Times New Roman"/>
          <w:color w:val="000000"/>
          <w:sz w:val="24"/>
          <w:szCs w:val="24"/>
          <w:lang w:val="en-US"/>
        </w:rPr>
        <w:t xml:space="preserve"> (var item </w:t>
      </w:r>
      <w:r w:rsidRPr="002C2AAD">
        <w:rPr>
          <w:rFonts w:ascii="Times New Roman" w:hAnsi="Times New Roman" w:cs="Times New Roman"/>
          <w:color w:val="0000FF"/>
          <w:sz w:val="24"/>
          <w:szCs w:val="24"/>
          <w:lang w:val="en-US"/>
        </w:rPr>
        <w:t>in</w:t>
      </w:r>
      <w:r w:rsidRPr="002C2AAD">
        <w:rPr>
          <w:rFonts w:ascii="Times New Roman" w:hAnsi="Times New Roman" w:cs="Times New Roman"/>
          <w:color w:val="000000"/>
          <w:sz w:val="24"/>
          <w:szCs w:val="24"/>
          <w:lang w:val="en-US"/>
        </w:rPr>
        <w:t xml:space="preserve"> news)</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NewsViewModels.Add</w:t>
      </w:r>
      <w:proofErr w:type="spellEnd"/>
      <w:r w:rsidRPr="002C2AAD">
        <w:rPr>
          <w:rFonts w:ascii="Times New Roman" w:hAnsi="Times New Roman" w:cs="Times New Roman"/>
          <w:color w:val="000000"/>
          <w:sz w:val="24"/>
          <w:szCs w:val="24"/>
          <w:lang w:val="en-US"/>
        </w:rPr>
        <w:t>(</w:t>
      </w:r>
      <w:r w:rsidRPr="002C2AAD">
        <w:rPr>
          <w:rFonts w:ascii="Times New Roman" w:hAnsi="Times New Roman" w:cs="Times New Roman"/>
          <w:color w:val="0000FF"/>
          <w:sz w:val="24"/>
          <w:szCs w:val="24"/>
          <w:lang w:val="en-US"/>
        </w:rPr>
        <w:t>new</w:t>
      </w:r>
      <w:r w:rsidRPr="002C2AAD">
        <w:rPr>
          <w:rFonts w:ascii="Times New Roman" w:hAnsi="Times New Roman" w:cs="Times New Roman"/>
          <w:color w:val="000000"/>
          <w:sz w:val="24"/>
          <w:szCs w:val="24"/>
          <w:lang w:val="en-US"/>
        </w:rPr>
        <w:t xml:space="preserve"> </w:t>
      </w:r>
      <w:proofErr w:type="spellStart"/>
      <w:r w:rsidRPr="002C2AAD">
        <w:rPr>
          <w:rFonts w:ascii="Times New Roman" w:hAnsi="Times New Roman" w:cs="Times New Roman"/>
          <w:color w:val="000000"/>
          <w:sz w:val="24"/>
          <w:szCs w:val="24"/>
          <w:lang w:val="en-US"/>
        </w:rPr>
        <w:t>NewsViewModel</w:t>
      </w:r>
      <w:proofErr w:type="spellEnd"/>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Id = </w:t>
      </w:r>
      <w:proofErr w:type="spellStart"/>
      <w:r w:rsidRPr="002C2AAD">
        <w:rPr>
          <w:rFonts w:ascii="Times New Roman" w:hAnsi="Times New Roman" w:cs="Times New Roman"/>
          <w:color w:val="000000"/>
          <w:sz w:val="24"/>
          <w:szCs w:val="24"/>
          <w:lang w:val="en-US"/>
        </w:rPr>
        <w:t>item.id_news</w:t>
      </w:r>
      <w:proofErr w:type="spellEnd"/>
      <w:r w:rsidRPr="002C2AAD">
        <w:rPr>
          <w:rFonts w:ascii="Times New Roman" w:hAnsi="Times New Roman" w:cs="Times New Roman"/>
          <w:color w:val="000000"/>
          <w:sz w:val="24"/>
          <w:szCs w:val="24"/>
          <w:lang w:val="en-US"/>
        </w:rPr>
        <w:t>,</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Title = </w:t>
      </w:r>
      <w:proofErr w:type="spellStart"/>
      <w:proofErr w:type="gramStart"/>
      <w:r w:rsidRPr="002C2AAD">
        <w:rPr>
          <w:rFonts w:ascii="Times New Roman" w:hAnsi="Times New Roman" w:cs="Times New Roman"/>
          <w:color w:val="000000"/>
          <w:sz w:val="24"/>
          <w:szCs w:val="24"/>
          <w:lang w:val="en-US"/>
        </w:rPr>
        <w:t>item.heading</w:t>
      </w:r>
      <w:proofErr w:type="spellEnd"/>
      <w:proofErr w:type="gramEnd"/>
      <w:r w:rsidRPr="002C2AAD">
        <w:rPr>
          <w:rFonts w:ascii="Times New Roman" w:hAnsi="Times New Roman" w:cs="Times New Roman"/>
          <w:color w:val="000000"/>
          <w:sz w:val="24"/>
          <w:szCs w:val="24"/>
          <w:lang w:val="en-US"/>
        </w:rPr>
        <w:t>,</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Text = </w:t>
      </w:r>
      <w:proofErr w:type="spellStart"/>
      <w:r w:rsidRPr="002C2AAD">
        <w:rPr>
          <w:rFonts w:ascii="Times New Roman" w:hAnsi="Times New Roman" w:cs="Times New Roman"/>
          <w:color w:val="000000"/>
          <w:sz w:val="24"/>
          <w:szCs w:val="24"/>
          <w:lang w:val="en-US"/>
        </w:rPr>
        <w:t>item.text</w:t>
      </w:r>
      <w:proofErr w:type="spellEnd"/>
      <w:r w:rsidRPr="002C2AAD">
        <w:rPr>
          <w:rFonts w:ascii="Times New Roman" w:hAnsi="Times New Roman" w:cs="Times New Roman"/>
          <w:color w:val="000000"/>
          <w:sz w:val="24"/>
          <w:szCs w:val="24"/>
          <w:lang w:val="en-US"/>
        </w:rPr>
        <w:t>,</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Autor = </w:t>
      </w:r>
      <w:proofErr w:type="spellStart"/>
      <w:proofErr w:type="gramStart"/>
      <w:r w:rsidRPr="002C2AAD">
        <w:rPr>
          <w:rFonts w:ascii="Times New Roman" w:hAnsi="Times New Roman" w:cs="Times New Roman"/>
          <w:color w:val="000000"/>
          <w:sz w:val="24"/>
          <w:szCs w:val="24"/>
          <w:lang w:val="en-US"/>
        </w:rPr>
        <w:t>item.Users.full</w:t>
      </w:r>
      <w:proofErr w:type="gramEnd"/>
      <w:r w:rsidRPr="002C2AAD">
        <w:rPr>
          <w:rFonts w:ascii="Times New Roman" w:hAnsi="Times New Roman" w:cs="Times New Roman"/>
          <w:color w:val="000000"/>
          <w:sz w:val="24"/>
          <w:szCs w:val="24"/>
          <w:lang w:val="en-US"/>
        </w:rPr>
        <w:t>_name</w:t>
      </w:r>
      <w:proofErr w:type="spellEnd"/>
      <w:r w:rsidRPr="002C2AAD">
        <w:rPr>
          <w:rFonts w:ascii="Times New Roman" w:hAnsi="Times New Roman" w:cs="Times New Roman"/>
          <w:color w:val="000000"/>
          <w:sz w:val="24"/>
          <w:szCs w:val="24"/>
          <w:lang w:val="en-US"/>
        </w:rPr>
        <w:t>,</w:t>
      </w:r>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Date = (</w:t>
      </w:r>
      <w:proofErr w:type="spellStart"/>
      <w:r w:rsidRPr="002C2AAD">
        <w:rPr>
          <w:rFonts w:ascii="Times New Roman" w:hAnsi="Times New Roman" w:cs="Times New Roman"/>
          <w:color w:val="000000"/>
          <w:sz w:val="24"/>
          <w:szCs w:val="24"/>
          <w:lang w:val="en-US"/>
        </w:rPr>
        <w:t>DateTime</w:t>
      </w:r>
      <w:proofErr w:type="spellEnd"/>
      <w:r w:rsidRPr="002C2AAD">
        <w:rPr>
          <w:rFonts w:ascii="Times New Roman" w:hAnsi="Times New Roman" w:cs="Times New Roman"/>
          <w:color w:val="000000"/>
          <w:sz w:val="24"/>
          <w:szCs w:val="24"/>
          <w:lang w:val="en-US"/>
        </w:rPr>
        <w:t>)</w:t>
      </w:r>
      <w:proofErr w:type="spellStart"/>
      <w:r w:rsidRPr="002C2AAD">
        <w:rPr>
          <w:rFonts w:ascii="Times New Roman" w:hAnsi="Times New Roman" w:cs="Times New Roman"/>
          <w:color w:val="000000"/>
          <w:sz w:val="24"/>
          <w:szCs w:val="24"/>
          <w:lang w:val="en-US"/>
        </w:rPr>
        <w:t>item.data_time</w:t>
      </w:r>
      <w:proofErr w:type="spellEnd"/>
    </w:p>
    <w:p w:rsidR="002C2AAD" w:rsidRPr="002C2AAD" w:rsidRDefault="002C2AAD" w:rsidP="002C2AAD">
      <w:pPr>
        <w:autoSpaceDE w:val="0"/>
        <w:autoSpaceDN w:val="0"/>
        <w:adjustRightInd w:val="0"/>
        <w:spacing w:after="0" w:line="240" w:lineRule="auto"/>
        <w:rPr>
          <w:rFonts w:ascii="Times New Roman" w:hAnsi="Times New Roman" w:cs="Times New Roman"/>
          <w:color w:val="000000"/>
          <w:sz w:val="24"/>
          <w:szCs w:val="24"/>
          <w:lang w:val="en-US"/>
        </w:rPr>
      </w:pPr>
      <w:r w:rsidRPr="002C2AAD">
        <w:rPr>
          <w:rFonts w:ascii="Times New Roman" w:hAnsi="Times New Roman" w:cs="Times New Roman"/>
          <w:color w:val="000000"/>
          <w:sz w:val="24"/>
          <w:szCs w:val="24"/>
          <w:lang w:val="en-US"/>
        </w:rPr>
        <w:t xml:space="preserve">                    });</w:t>
      </w:r>
    </w:p>
    <w:p w:rsidR="002C2AAD" w:rsidRPr="002C2AAD" w:rsidRDefault="002C2AAD" w:rsidP="002C2AAD">
      <w:pPr>
        <w:pBdr>
          <w:top w:val="nil"/>
          <w:left w:val="nil"/>
          <w:bottom w:val="nil"/>
          <w:right w:val="nil"/>
          <w:between w:val="nil"/>
        </w:pBdr>
        <w:shd w:val="clear" w:color="auto" w:fill="FFFFFF"/>
        <w:tabs>
          <w:tab w:val="left" w:pos="1134"/>
        </w:tabs>
        <w:spacing w:after="0"/>
        <w:ind w:firstLine="709"/>
        <w:jc w:val="both"/>
        <w:rPr>
          <w:rFonts w:ascii="Times New Roman" w:hAnsi="Times New Roman" w:cs="Times New Roman"/>
          <w:color w:val="000000"/>
          <w:sz w:val="24"/>
          <w:szCs w:val="24"/>
        </w:rPr>
      </w:pPr>
      <w:r w:rsidRPr="002C2AAD">
        <w:rPr>
          <w:rFonts w:ascii="Times New Roman" w:hAnsi="Times New Roman" w:cs="Times New Roman"/>
          <w:color w:val="000000"/>
          <w:sz w:val="24"/>
          <w:szCs w:val="24"/>
          <w:lang w:val="en-US"/>
        </w:rPr>
        <w:t xml:space="preserve">                </w:t>
      </w:r>
      <w:r w:rsidRPr="002C2AAD">
        <w:rPr>
          <w:rFonts w:ascii="Times New Roman" w:hAnsi="Times New Roman" w:cs="Times New Roman"/>
          <w:color w:val="000000"/>
          <w:sz w:val="24"/>
          <w:szCs w:val="24"/>
        </w:rPr>
        <w:t>}</w:t>
      </w:r>
    </w:p>
    <w:p w:rsidR="002C2AAD" w:rsidRPr="002C2AAD" w:rsidRDefault="002C2AAD" w:rsidP="002C2AAD">
      <w:pPr>
        <w:pBdr>
          <w:top w:val="nil"/>
          <w:left w:val="nil"/>
          <w:bottom w:val="nil"/>
          <w:right w:val="nil"/>
          <w:between w:val="nil"/>
        </w:pBdr>
        <w:shd w:val="clear" w:color="auto" w:fill="FFFFFF"/>
        <w:tabs>
          <w:tab w:val="left" w:pos="1134"/>
        </w:tabs>
        <w:spacing w:after="0"/>
        <w:ind w:firstLine="709"/>
        <w:jc w:val="both"/>
        <w:rPr>
          <w:rFonts w:ascii="Times New Roman" w:hAnsi="Times New Roman" w:cs="Times New Roman"/>
          <w:color w:val="000000"/>
          <w:sz w:val="24"/>
          <w:szCs w:val="24"/>
          <w:lang w:val="en-US"/>
        </w:rPr>
      </w:pPr>
      <w:r w:rsidRPr="002C2AAD">
        <w:rPr>
          <w:rFonts w:ascii="Times New Roman" w:eastAsia="Times New Roman" w:hAnsi="Times New Roman" w:cs="Times New Roman"/>
          <w:sz w:val="24"/>
          <w:szCs w:val="24"/>
        </w:rPr>
        <w:tab/>
      </w:r>
      <w:r w:rsidRPr="002C2AAD">
        <w:rPr>
          <w:rFonts w:ascii="Times New Roman" w:eastAsia="Times New Roman" w:hAnsi="Times New Roman" w:cs="Times New Roman"/>
          <w:sz w:val="24"/>
          <w:szCs w:val="24"/>
          <w:lang w:val="en-US"/>
        </w:rPr>
        <w:t>//</w:t>
      </w:r>
      <w:r w:rsidRPr="002C2AAD">
        <w:rPr>
          <w:rFonts w:ascii="Times New Roman" w:eastAsia="Times New Roman" w:hAnsi="Times New Roman" w:cs="Times New Roman"/>
          <w:sz w:val="24"/>
          <w:szCs w:val="24"/>
        </w:rPr>
        <w:t>добавление</w:t>
      </w:r>
      <w:r w:rsidRPr="002C2AAD">
        <w:rPr>
          <w:rFonts w:ascii="Times New Roman" w:eastAsia="Times New Roman" w:hAnsi="Times New Roman" w:cs="Times New Roman"/>
          <w:sz w:val="24"/>
          <w:szCs w:val="24"/>
          <w:lang w:val="en-US"/>
        </w:rPr>
        <w:t xml:space="preserve"> </w:t>
      </w:r>
      <w:r w:rsidRPr="002C2AAD">
        <w:rPr>
          <w:rFonts w:ascii="Times New Roman" w:eastAsia="Times New Roman" w:hAnsi="Times New Roman" w:cs="Times New Roman"/>
          <w:sz w:val="24"/>
          <w:szCs w:val="24"/>
        </w:rPr>
        <w:t>в</w:t>
      </w:r>
      <w:r w:rsidRPr="002C2AAD">
        <w:rPr>
          <w:rFonts w:ascii="Times New Roman" w:eastAsia="Times New Roman" w:hAnsi="Times New Roman" w:cs="Times New Roman"/>
          <w:sz w:val="24"/>
          <w:szCs w:val="24"/>
          <w:lang w:val="en-US"/>
        </w:rPr>
        <w:t xml:space="preserve"> </w:t>
      </w:r>
      <w:proofErr w:type="spellStart"/>
      <w:r w:rsidRPr="002C2AAD">
        <w:rPr>
          <w:rFonts w:ascii="Times New Roman" w:eastAsia="Times New Roman" w:hAnsi="Times New Roman" w:cs="Times New Roman"/>
          <w:sz w:val="24"/>
          <w:szCs w:val="24"/>
          <w:lang w:val="en-US"/>
        </w:rPr>
        <w:t>ViewModel</w:t>
      </w:r>
      <w:proofErr w:type="spellEnd"/>
      <w:r w:rsidRPr="002C2AAD">
        <w:rPr>
          <w:rFonts w:ascii="Times New Roman" w:eastAsia="Times New Roman" w:hAnsi="Times New Roman" w:cs="Times New Roman"/>
          <w:sz w:val="24"/>
          <w:szCs w:val="24"/>
          <w:lang w:val="en-US"/>
        </w:rPr>
        <w:t xml:space="preserve"> Event </w:t>
      </w:r>
      <w:r w:rsidRPr="002C2AAD">
        <w:rPr>
          <w:rFonts w:ascii="Times New Roman" w:eastAsia="Times New Roman" w:hAnsi="Times New Roman" w:cs="Times New Roman"/>
          <w:sz w:val="24"/>
          <w:szCs w:val="24"/>
        </w:rPr>
        <w:t>и</w:t>
      </w:r>
      <w:r w:rsidRPr="002C2AAD">
        <w:rPr>
          <w:rFonts w:ascii="Times New Roman" w:eastAsia="Times New Roman" w:hAnsi="Times New Roman" w:cs="Times New Roman"/>
          <w:sz w:val="24"/>
          <w:szCs w:val="24"/>
          <w:lang w:val="en-US"/>
        </w:rPr>
        <w:t xml:space="preserve"> </w:t>
      </w:r>
      <w:proofErr w:type="spellStart"/>
      <w:proofErr w:type="gramStart"/>
      <w:r w:rsidRPr="002C2AAD">
        <w:rPr>
          <w:rFonts w:ascii="Times New Roman" w:hAnsi="Times New Roman" w:cs="Times New Roman"/>
          <w:color w:val="000000"/>
          <w:sz w:val="24"/>
          <w:szCs w:val="24"/>
          <w:lang w:val="en-US"/>
        </w:rPr>
        <w:t>EcologicalRecommendations</w:t>
      </w:r>
      <w:proofErr w:type="spellEnd"/>
      <w:r>
        <w:rPr>
          <w:rFonts w:ascii="Times New Roman" w:hAnsi="Times New Roman" w:cs="Times New Roman"/>
          <w:color w:val="000000"/>
          <w:sz w:val="24"/>
          <w:szCs w:val="24"/>
          <w:lang w:val="en-US"/>
        </w:rPr>
        <w:t xml:space="preserve"> }</w:t>
      </w:r>
      <w:proofErr w:type="gramEnd"/>
      <w:r>
        <w:rPr>
          <w:rFonts w:ascii="Times New Roman" w:hAnsi="Times New Roman" w:cs="Times New Roman"/>
          <w:color w:val="000000"/>
          <w:sz w:val="24"/>
          <w:szCs w:val="24"/>
          <w:lang w:val="en-US"/>
        </w:rPr>
        <w:t>}</w:t>
      </w:r>
    </w:p>
    <w:p w:rsidR="00F337A2" w:rsidRPr="002C2AAD" w:rsidRDefault="0053690A">
      <w:pPr>
        <w:shd w:val="clear" w:color="auto" w:fill="FFFFFF"/>
        <w:tabs>
          <w:tab w:val="left" w:pos="1134"/>
        </w:tabs>
        <w:spacing w:after="0"/>
        <w:ind w:firstLine="709"/>
        <w:jc w:val="both"/>
        <w:rPr>
          <w:rFonts w:ascii="Times New Roman" w:eastAsia="Times New Roman" w:hAnsi="Times New Roman" w:cs="Times New Roman"/>
          <w:sz w:val="24"/>
          <w:szCs w:val="24"/>
          <w:lang w:val="en-US"/>
        </w:rPr>
      </w:pPr>
      <w:r w:rsidRPr="002C2AAD">
        <w:rPr>
          <w:rFonts w:ascii="Times New Roman" w:eastAsia="Times New Roman" w:hAnsi="Times New Roman" w:cs="Times New Roman"/>
          <w:sz w:val="24"/>
          <w:szCs w:val="24"/>
          <w:lang w:val="en-US"/>
        </w:rPr>
        <w:t xml:space="preserve">public class </w:t>
      </w:r>
      <w:proofErr w:type="spellStart"/>
      <w:r w:rsidRPr="002C2AAD">
        <w:rPr>
          <w:rFonts w:ascii="Times New Roman" w:eastAsia="Times New Roman" w:hAnsi="Times New Roman" w:cs="Times New Roman"/>
          <w:sz w:val="24"/>
          <w:szCs w:val="24"/>
          <w:lang w:val="en-US"/>
        </w:rPr>
        <w:t>NewsViewModel</w:t>
      </w:r>
      <w:proofErr w:type="spellEnd"/>
    </w:p>
    <w:p w:rsidR="00F337A2" w:rsidRPr="002C2AAD" w:rsidRDefault="0053690A">
      <w:pPr>
        <w:shd w:val="clear" w:color="auto" w:fill="FFFFFF"/>
        <w:tabs>
          <w:tab w:val="left" w:pos="1134"/>
        </w:tabs>
        <w:spacing w:after="0"/>
        <w:ind w:firstLine="709"/>
        <w:jc w:val="both"/>
        <w:rPr>
          <w:rFonts w:ascii="Times New Roman" w:eastAsia="Times New Roman" w:hAnsi="Times New Roman" w:cs="Times New Roman"/>
          <w:sz w:val="24"/>
          <w:szCs w:val="24"/>
          <w:lang w:val="en-US"/>
        </w:rPr>
      </w:pPr>
      <w:r w:rsidRPr="002C2AAD">
        <w:rPr>
          <w:rFonts w:ascii="Times New Roman" w:eastAsia="Times New Roman" w:hAnsi="Times New Roman" w:cs="Times New Roman"/>
          <w:sz w:val="24"/>
          <w:szCs w:val="24"/>
          <w:lang w:val="en-US"/>
        </w:rPr>
        <w:t>{</w:t>
      </w:r>
    </w:p>
    <w:p w:rsidR="00F337A2" w:rsidRPr="002C2AAD" w:rsidRDefault="0053690A">
      <w:pPr>
        <w:shd w:val="clear" w:color="auto" w:fill="FFFFFF"/>
        <w:tabs>
          <w:tab w:val="left" w:pos="1134"/>
        </w:tabs>
        <w:spacing w:after="0"/>
        <w:ind w:firstLine="709"/>
        <w:jc w:val="both"/>
        <w:rPr>
          <w:rFonts w:ascii="Times New Roman" w:eastAsia="Times New Roman" w:hAnsi="Times New Roman" w:cs="Times New Roman"/>
          <w:sz w:val="24"/>
          <w:szCs w:val="24"/>
          <w:lang w:val="en-US"/>
        </w:rPr>
      </w:pPr>
      <w:r w:rsidRPr="002C2AAD">
        <w:rPr>
          <w:rFonts w:ascii="Times New Roman" w:eastAsia="Times New Roman" w:hAnsi="Times New Roman" w:cs="Times New Roman"/>
          <w:sz w:val="24"/>
          <w:szCs w:val="24"/>
          <w:lang w:val="en-US"/>
        </w:rPr>
        <w:t xml:space="preserve">    public long Id </w:t>
      </w:r>
      <w:proofErr w:type="gramStart"/>
      <w:r w:rsidRPr="002C2AAD">
        <w:rPr>
          <w:rFonts w:ascii="Times New Roman" w:eastAsia="Times New Roman" w:hAnsi="Times New Roman" w:cs="Times New Roman"/>
          <w:sz w:val="24"/>
          <w:szCs w:val="24"/>
          <w:lang w:val="en-US"/>
        </w:rPr>
        <w:t>{ get</w:t>
      </w:r>
      <w:proofErr w:type="gramEnd"/>
      <w:r w:rsidRPr="002C2AAD">
        <w:rPr>
          <w:rFonts w:ascii="Times New Roman" w:eastAsia="Times New Roman" w:hAnsi="Times New Roman" w:cs="Times New Roman"/>
          <w:sz w:val="24"/>
          <w:szCs w:val="24"/>
          <w:lang w:val="en-US"/>
        </w:rPr>
        <w:t>; set; }</w:t>
      </w:r>
    </w:p>
    <w:p w:rsidR="00F337A2" w:rsidRPr="002C2AAD" w:rsidRDefault="0053690A">
      <w:pPr>
        <w:shd w:val="clear" w:color="auto" w:fill="FFFFFF"/>
        <w:tabs>
          <w:tab w:val="left" w:pos="1134"/>
        </w:tabs>
        <w:spacing w:after="0"/>
        <w:ind w:firstLine="709"/>
        <w:jc w:val="both"/>
        <w:rPr>
          <w:rFonts w:ascii="Times New Roman" w:eastAsia="Times New Roman" w:hAnsi="Times New Roman" w:cs="Times New Roman"/>
          <w:sz w:val="24"/>
          <w:szCs w:val="24"/>
          <w:lang w:val="en-US"/>
        </w:rPr>
      </w:pPr>
      <w:r w:rsidRPr="002C2AAD">
        <w:rPr>
          <w:rFonts w:ascii="Times New Roman" w:eastAsia="Times New Roman" w:hAnsi="Times New Roman" w:cs="Times New Roman"/>
          <w:sz w:val="24"/>
          <w:szCs w:val="24"/>
          <w:lang w:val="en-US"/>
        </w:rPr>
        <w:t xml:space="preserve">    public string Title </w:t>
      </w:r>
      <w:proofErr w:type="gramStart"/>
      <w:r w:rsidRPr="002C2AAD">
        <w:rPr>
          <w:rFonts w:ascii="Times New Roman" w:eastAsia="Times New Roman" w:hAnsi="Times New Roman" w:cs="Times New Roman"/>
          <w:sz w:val="24"/>
          <w:szCs w:val="24"/>
          <w:lang w:val="en-US"/>
        </w:rPr>
        <w:t>{ get</w:t>
      </w:r>
      <w:proofErr w:type="gramEnd"/>
      <w:r w:rsidRPr="002C2AAD">
        <w:rPr>
          <w:rFonts w:ascii="Times New Roman" w:eastAsia="Times New Roman" w:hAnsi="Times New Roman" w:cs="Times New Roman"/>
          <w:sz w:val="24"/>
          <w:szCs w:val="24"/>
          <w:lang w:val="en-US"/>
        </w:rPr>
        <w:t>; set; }</w:t>
      </w:r>
    </w:p>
    <w:p w:rsidR="00F337A2" w:rsidRPr="002C2AAD" w:rsidRDefault="0053690A">
      <w:pPr>
        <w:shd w:val="clear" w:color="auto" w:fill="FFFFFF"/>
        <w:tabs>
          <w:tab w:val="left" w:pos="1134"/>
        </w:tabs>
        <w:spacing w:after="0"/>
        <w:ind w:firstLine="709"/>
        <w:jc w:val="both"/>
        <w:rPr>
          <w:rFonts w:ascii="Times New Roman" w:eastAsia="Times New Roman" w:hAnsi="Times New Roman" w:cs="Times New Roman"/>
          <w:sz w:val="24"/>
          <w:szCs w:val="24"/>
          <w:lang w:val="en-US"/>
        </w:rPr>
      </w:pPr>
      <w:r w:rsidRPr="002C2AAD">
        <w:rPr>
          <w:rFonts w:ascii="Times New Roman" w:eastAsia="Times New Roman" w:hAnsi="Times New Roman" w:cs="Times New Roman"/>
          <w:sz w:val="24"/>
          <w:szCs w:val="24"/>
          <w:lang w:val="en-US"/>
        </w:rPr>
        <w:t xml:space="preserve">    public string Text </w:t>
      </w:r>
      <w:proofErr w:type="gramStart"/>
      <w:r w:rsidRPr="002C2AAD">
        <w:rPr>
          <w:rFonts w:ascii="Times New Roman" w:eastAsia="Times New Roman" w:hAnsi="Times New Roman" w:cs="Times New Roman"/>
          <w:sz w:val="24"/>
          <w:szCs w:val="24"/>
          <w:lang w:val="en-US"/>
        </w:rPr>
        <w:t>{ get</w:t>
      </w:r>
      <w:proofErr w:type="gramEnd"/>
      <w:r w:rsidRPr="002C2AAD">
        <w:rPr>
          <w:rFonts w:ascii="Times New Roman" w:eastAsia="Times New Roman" w:hAnsi="Times New Roman" w:cs="Times New Roman"/>
          <w:sz w:val="24"/>
          <w:szCs w:val="24"/>
          <w:lang w:val="en-US"/>
        </w:rPr>
        <w:t>; set; }</w:t>
      </w:r>
    </w:p>
    <w:p w:rsidR="00F337A2" w:rsidRPr="002C2AAD" w:rsidRDefault="0053690A">
      <w:pPr>
        <w:shd w:val="clear" w:color="auto" w:fill="FFFFFF"/>
        <w:tabs>
          <w:tab w:val="left" w:pos="1134"/>
        </w:tabs>
        <w:spacing w:after="0"/>
        <w:ind w:firstLine="709"/>
        <w:jc w:val="both"/>
        <w:rPr>
          <w:rFonts w:ascii="Times New Roman" w:eastAsia="Times New Roman" w:hAnsi="Times New Roman" w:cs="Times New Roman"/>
          <w:sz w:val="24"/>
          <w:szCs w:val="24"/>
          <w:lang w:val="en-US"/>
        </w:rPr>
      </w:pPr>
      <w:r w:rsidRPr="002C2AAD">
        <w:rPr>
          <w:rFonts w:ascii="Times New Roman" w:eastAsia="Times New Roman" w:hAnsi="Times New Roman" w:cs="Times New Roman"/>
          <w:sz w:val="24"/>
          <w:szCs w:val="24"/>
          <w:lang w:val="en-US"/>
        </w:rPr>
        <w:t xml:space="preserve">    public string Autor </w:t>
      </w:r>
      <w:proofErr w:type="gramStart"/>
      <w:r w:rsidRPr="002C2AAD">
        <w:rPr>
          <w:rFonts w:ascii="Times New Roman" w:eastAsia="Times New Roman" w:hAnsi="Times New Roman" w:cs="Times New Roman"/>
          <w:sz w:val="24"/>
          <w:szCs w:val="24"/>
          <w:lang w:val="en-US"/>
        </w:rPr>
        <w:t>{ get</w:t>
      </w:r>
      <w:proofErr w:type="gramEnd"/>
      <w:r w:rsidRPr="002C2AAD">
        <w:rPr>
          <w:rFonts w:ascii="Times New Roman" w:eastAsia="Times New Roman" w:hAnsi="Times New Roman" w:cs="Times New Roman"/>
          <w:sz w:val="24"/>
          <w:szCs w:val="24"/>
          <w:lang w:val="en-US"/>
        </w:rPr>
        <w:t>; set; }</w:t>
      </w:r>
    </w:p>
    <w:p w:rsidR="00F337A2" w:rsidRDefault="0053690A" w:rsidP="002C2AAD">
      <w:pPr>
        <w:shd w:val="clear" w:color="auto" w:fill="FFFFFF"/>
        <w:tabs>
          <w:tab w:val="left" w:pos="1134"/>
        </w:tabs>
        <w:spacing w:after="0"/>
        <w:ind w:firstLine="709"/>
        <w:jc w:val="both"/>
        <w:rPr>
          <w:rFonts w:ascii="Times New Roman" w:eastAsia="Times New Roman" w:hAnsi="Times New Roman" w:cs="Times New Roman"/>
          <w:sz w:val="24"/>
          <w:szCs w:val="24"/>
          <w:lang w:val="en-US"/>
        </w:rPr>
      </w:pPr>
      <w:r w:rsidRPr="002C2AAD">
        <w:rPr>
          <w:rFonts w:ascii="Times New Roman" w:eastAsia="Times New Roman" w:hAnsi="Times New Roman" w:cs="Times New Roman"/>
          <w:sz w:val="24"/>
          <w:szCs w:val="24"/>
          <w:lang w:val="en-US"/>
        </w:rPr>
        <w:t xml:space="preserve">    public </w:t>
      </w:r>
      <w:proofErr w:type="spellStart"/>
      <w:r w:rsidRPr="002C2AAD">
        <w:rPr>
          <w:rFonts w:ascii="Times New Roman" w:eastAsia="Times New Roman" w:hAnsi="Times New Roman" w:cs="Times New Roman"/>
          <w:sz w:val="24"/>
          <w:szCs w:val="24"/>
          <w:lang w:val="en-US"/>
        </w:rPr>
        <w:t>DateTime</w:t>
      </w:r>
      <w:proofErr w:type="spellEnd"/>
      <w:r w:rsidRPr="002C2AAD">
        <w:rPr>
          <w:rFonts w:ascii="Times New Roman" w:eastAsia="Times New Roman" w:hAnsi="Times New Roman" w:cs="Times New Roman"/>
          <w:sz w:val="24"/>
          <w:szCs w:val="24"/>
          <w:lang w:val="en-US"/>
        </w:rPr>
        <w:t xml:space="preserve"> Date </w:t>
      </w:r>
      <w:proofErr w:type="gramStart"/>
      <w:r w:rsidRPr="002C2AAD">
        <w:rPr>
          <w:rFonts w:ascii="Times New Roman" w:eastAsia="Times New Roman" w:hAnsi="Times New Roman" w:cs="Times New Roman"/>
          <w:sz w:val="24"/>
          <w:szCs w:val="24"/>
          <w:lang w:val="en-US"/>
        </w:rPr>
        <w:t>{ get</w:t>
      </w:r>
      <w:proofErr w:type="gramEnd"/>
      <w:r w:rsidRPr="002C2AAD">
        <w:rPr>
          <w:rFonts w:ascii="Times New Roman" w:eastAsia="Times New Roman" w:hAnsi="Times New Roman" w:cs="Times New Roman"/>
          <w:sz w:val="24"/>
          <w:szCs w:val="24"/>
          <w:lang w:val="en-US"/>
        </w:rPr>
        <w:t>; set; }}</w:t>
      </w:r>
    </w:p>
    <w:p w:rsidR="002C2AAD" w:rsidRPr="002C2AAD" w:rsidRDefault="002C2AAD" w:rsidP="002C2AAD">
      <w:pPr>
        <w:shd w:val="clear" w:color="auto" w:fill="FFFFFF"/>
        <w:tabs>
          <w:tab w:val="left" w:pos="1134"/>
        </w:tabs>
        <w:spacing w:after="0"/>
        <w:ind w:firstLine="709"/>
        <w:jc w:val="both"/>
        <w:rPr>
          <w:rFonts w:ascii="Times New Roman" w:eastAsia="Times New Roman" w:hAnsi="Times New Roman" w:cs="Times New Roman"/>
          <w:sz w:val="24"/>
          <w:szCs w:val="24"/>
          <w:lang w:val="en-US"/>
        </w:rPr>
      </w:pPr>
    </w:p>
    <w:p w:rsidR="00F337A2" w:rsidRPr="00842604" w:rsidRDefault="0053690A">
      <w:pPr>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lastRenderedPageBreak/>
        <w:t>WPF — современный и гибкий графический интерфейс пользователя (GUI) для приложений .NET. Он позволяет разработчикам создавать привлекательные и интерактивные пользовательские интерфейсы с использованием привязки данных, стилизации и анимации.</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Возможности WPF:</w:t>
      </w:r>
    </w:p>
    <w:p w:rsidR="0024503D" w:rsidRDefault="0053690A" w:rsidP="0071319D">
      <w:pPr>
        <w:numPr>
          <w:ilvl w:val="0"/>
          <w:numId w:val="15"/>
        </w:numPr>
        <w:spacing w:after="0" w:line="240" w:lineRule="auto"/>
        <w:ind w:left="1418" w:hanging="709"/>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Поддержка различных устройств, включая сенсорные экраны и планшеты</w:t>
      </w:r>
    </w:p>
    <w:p w:rsidR="0024503D" w:rsidRDefault="0053690A" w:rsidP="0071319D">
      <w:pPr>
        <w:numPr>
          <w:ilvl w:val="0"/>
          <w:numId w:val="15"/>
        </w:numPr>
        <w:spacing w:after="0" w:line="240" w:lineRule="auto"/>
        <w:ind w:left="1418" w:hanging="709"/>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Высокая производительность и эффективность</w:t>
      </w:r>
    </w:p>
    <w:p w:rsidR="0024503D" w:rsidRDefault="0053690A" w:rsidP="0071319D">
      <w:pPr>
        <w:numPr>
          <w:ilvl w:val="0"/>
          <w:numId w:val="15"/>
        </w:numPr>
        <w:spacing w:after="0" w:line="240" w:lineRule="auto"/>
        <w:ind w:left="1418" w:hanging="709"/>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Декларативное программирование, упрощающее определение визуальной части интерфейса</w:t>
      </w:r>
    </w:p>
    <w:p w:rsidR="00F337A2" w:rsidRPr="0024503D" w:rsidRDefault="0053690A" w:rsidP="0071319D">
      <w:pPr>
        <w:numPr>
          <w:ilvl w:val="0"/>
          <w:numId w:val="15"/>
        </w:numPr>
        <w:spacing w:after="0" w:line="240" w:lineRule="auto"/>
        <w:ind w:left="1418" w:hanging="709"/>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Экспорт пользовательских интерфейсов в различные форматы (например, XAML, PDF)</w:t>
      </w:r>
    </w:p>
    <w:p w:rsidR="0024503D" w:rsidRDefault="0053690A" w:rsidP="0024503D">
      <w:pPr>
        <w:pStyle w:val="ab"/>
        <w:numPr>
          <w:ilvl w:val="3"/>
          <w:numId w:val="21"/>
        </w:numPr>
        <w:spacing w:after="0"/>
        <w:ind w:left="1276" w:hanging="425"/>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Библиотеки для расширения WPF:</w:t>
      </w:r>
    </w:p>
    <w:p w:rsidR="0024503D" w:rsidRDefault="0053690A" w:rsidP="0071319D">
      <w:pPr>
        <w:pStyle w:val="ab"/>
        <w:numPr>
          <w:ilvl w:val="4"/>
          <w:numId w:val="21"/>
        </w:numPr>
        <w:spacing w:after="0"/>
        <w:ind w:left="1418" w:hanging="567"/>
        <w:jc w:val="both"/>
        <w:rPr>
          <w:rFonts w:ascii="Times New Roman" w:eastAsia="Times New Roman" w:hAnsi="Times New Roman" w:cs="Times New Roman"/>
          <w:sz w:val="28"/>
          <w:szCs w:val="28"/>
        </w:rPr>
      </w:pPr>
      <w:proofErr w:type="spellStart"/>
      <w:r w:rsidRPr="0024503D">
        <w:rPr>
          <w:rFonts w:ascii="Times New Roman" w:eastAsia="Times New Roman" w:hAnsi="Times New Roman" w:cs="Times New Roman"/>
          <w:sz w:val="28"/>
          <w:szCs w:val="28"/>
        </w:rPr>
        <w:t>Entity</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Framework</w:t>
      </w:r>
      <w:proofErr w:type="spellEnd"/>
      <w:r w:rsidRPr="0024503D">
        <w:rPr>
          <w:rFonts w:ascii="Times New Roman" w:eastAsia="Times New Roman" w:hAnsi="Times New Roman" w:cs="Times New Roman"/>
          <w:sz w:val="28"/>
          <w:szCs w:val="28"/>
        </w:rPr>
        <w:t>: Библиотека для работы с данными, позволяющая разработчикам использовать объекты .NET для моделирования и взаимодействия с реляционными базами данных.</w:t>
      </w:r>
    </w:p>
    <w:p w:rsidR="0024503D" w:rsidRDefault="0053690A" w:rsidP="0071319D">
      <w:pPr>
        <w:pStyle w:val="ab"/>
        <w:numPr>
          <w:ilvl w:val="4"/>
          <w:numId w:val="21"/>
        </w:numPr>
        <w:spacing w:after="0"/>
        <w:ind w:left="1418" w:hanging="567"/>
        <w:jc w:val="both"/>
        <w:rPr>
          <w:rFonts w:ascii="Times New Roman" w:eastAsia="Times New Roman" w:hAnsi="Times New Roman" w:cs="Times New Roman"/>
          <w:sz w:val="28"/>
          <w:szCs w:val="28"/>
        </w:rPr>
      </w:pPr>
      <w:proofErr w:type="spellStart"/>
      <w:r w:rsidRPr="0024503D">
        <w:rPr>
          <w:rFonts w:ascii="Times New Roman" w:eastAsia="Times New Roman" w:hAnsi="Times New Roman" w:cs="Times New Roman"/>
          <w:sz w:val="28"/>
          <w:szCs w:val="28"/>
        </w:rPr>
        <w:t>Microsoft</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Toolkit</w:t>
      </w:r>
      <w:proofErr w:type="spellEnd"/>
      <w:r w:rsidRPr="0024503D">
        <w:rPr>
          <w:rFonts w:ascii="Times New Roman" w:eastAsia="Times New Roman" w:hAnsi="Times New Roman" w:cs="Times New Roman"/>
          <w:sz w:val="28"/>
          <w:szCs w:val="28"/>
        </w:rPr>
        <w:t>: Коллекция библиотек для расширения функциональности WPF, включая элементы управления, утилиты и службы.</w:t>
      </w:r>
    </w:p>
    <w:p w:rsidR="0024503D" w:rsidRDefault="0053690A" w:rsidP="0071319D">
      <w:pPr>
        <w:pStyle w:val="ab"/>
        <w:numPr>
          <w:ilvl w:val="4"/>
          <w:numId w:val="21"/>
        </w:numPr>
        <w:spacing w:after="0"/>
        <w:ind w:left="1418" w:hanging="567"/>
        <w:jc w:val="both"/>
        <w:rPr>
          <w:rFonts w:ascii="Times New Roman" w:eastAsia="Times New Roman" w:hAnsi="Times New Roman" w:cs="Times New Roman"/>
          <w:sz w:val="28"/>
          <w:szCs w:val="28"/>
        </w:rPr>
      </w:pPr>
      <w:proofErr w:type="spellStart"/>
      <w:r w:rsidRPr="0024503D">
        <w:rPr>
          <w:rFonts w:ascii="Times New Roman" w:eastAsia="Times New Roman" w:hAnsi="Times New Roman" w:cs="Times New Roman"/>
          <w:sz w:val="28"/>
          <w:szCs w:val="28"/>
        </w:rPr>
        <w:t>LiveChart</w:t>
      </w:r>
      <w:proofErr w:type="spellEnd"/>
      <w:r w:rsidRPr="0024503D">
        <w:rPr>
          <w:rFonts w:ascii="Times New Roman" w:eastAsia="Times New Roman" w:hAnsi="Times New Roman" w:cs="Times New Roman"/>
          <w:sz w:val="28"/>
          <w:szCs w:val="28"/>
        </w:rPr>
        <w:t>: Библиотека для создания интерактивных и настраиваемых диаграмм и графиков в WPF-приложениях.</w:t>
      </w:r>
    </w:p>
    <w:p w:rsidR="0024503D" w:rsidRDefault="0024503D" w:rsidP="0071319D">
      <w:pPr>
        <w:pStyle w:val="ab"/>
        <w:numPr>
          <w:ilvl w:val="4"/>
          <w:numId w:val="21"/>
        </w:numPr>
        <w:spacing w:after="0"/>
        <w:ind w:left="1418" w:hanging="567"/>
        <w:jc w:val="both"/>
        <w:rPr>
          <w:rFonts w:ascii="Times New Roman" w:eastAsia="Times New Roman" w:hAnsi="Times New Roman" w:cs="Times New Roman"/>
          <w:sz w:val="28"/>
          <w:szCs w:val="28"/>
        </w:rPr>
      </w:pPr>
      <w:proofErr w:type="spellStart"/>
      <w:r w:rsidRPr="0024503D">
        <w:rPr>
          <w:rFonts w:ascii="Times New Roman" w:eastAsia="Times New Roman" w:hAnsi="Times New Roman" w:cs="Times New Roman"/>
          <w:sz w:val="28"/>
          <w:szCs w:val="28"/>
        </w:rPr>
        <w:t>Microsoft.Maps.MapControl.WPF</w:t>
      </w:r>
      <w:proofErr w:type="spellEnd"/>
      <w:r w:rsidRPr="0024503D">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24503D">
        <w:rPr>
          <w:rFonts w:ascii="Times New Roman" w:eastAsia="Times New Roman" w:hAnsi="Times New Roman" w:cs="Times New Roman"/>
          <w:sz w:val="28"/>
          <w:szCs w:val="28"/>
        </w:rPr>
        <w:t xml:space="preserve">Библиотека для создания и отображения карт в приложениях </w:t>
      </w:r>
      <w:proofErr w:type="spellStart"/>
      <w:r w:rsidRPr="0024503D">
        <w:rPr>
          <w:rFonts w:ascii="Times New Roman" w:eastAsia="Times New Roman" w:hAnsi="Times New Roman" w:cs="Times New Roman"/>
          <w:sz w:val="28"/>
          <w:szCs w:val="28"/>
        </w:rPr>
        <w:t>Windows</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Presentation</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Foundation</w:t>
      </w:r>
      <w:proofErr w:type="spellEnd"/>
      <w:r w:rsidRPr="0024503D">
        <w:rPr>
          <w:rFonts w:ascii="Times New Roman" w:eastAsia="Times New Roman" w:hAnsi="Times New Roman" w:cs="Times New Roman"/>
          <w:sz w:val="28"/>
          <w:szCs w:val="28"/>
        </w:rPr>
        <w:t xml:space="preserve"> (WPF). Она позволяет разработчикам легко добавлять карты </w:t>
      </w:r>
      <w:proofErr w:type="spellStart"/>
      <w:r w:rsidRPr="0024503D">
        <w:rPr>
          <w:rFonts w:ascii="Times New Roman" w:eastAsia="Times New Roman" w:hAnsi="Times New Roman" w:cs="Times New Roman"/>
          <w:sz w:val="28"/>
          <w:szCs w:val="28"/>
        </w:rPr>
        <w:t>Bing</w:t>
      </w:r>
      <w:proofErr w:type="spellEnd"/>
      <w:r w:rsidRPr="0024503D">
        <w:rPr>
          <w:rFonts w:ascii="Times New Roman" w:eastAsia="Times New Roman" w:hAnsi="Times New Roman" w:cs="Times New Roman"/>
          <w:sz w:val="28"/>
          <w:szCs w:val="28"/>
        </w:rPr>
        <w:t xml:space="preserve"> и другие картографические сервисы в свои приложения.</w:t>
      </w:r>
    </w:p>
    <w:p w:rsidR="00F337A2" w:rsidRPr="0024503D" w:rsidRDefault="0053690A" w:rsidP="0024503D">
      <w:pPr>
        <w:pStyle w:val="ab"/>
        <w:numPr>
          <w:ilvl w:val="3"/>
          <w:numId w:val="21"/>
        </w:numPr>
        <w:spacing w:after="0"/>
        <w:ind w:left="1276" w:hanging="425"/>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Библиотеки для экспорта в различные файлы:</w:t>
      </w:r>
    </w:p>
    <w:p w:rsidR="00F337A2" w:rsidRPr="00842604" w:rsidRDefault="0053690A" w:rsidP="0071319D">
      <w:pPr>
        <w:pStyle w:val="ab"/>
        <w:numPr>
          <w:ilvl w:val="4"/>
          <w:numId w:val="21"/>
        </w:numPr>
        <w:spacing w:after="0"/>
        <w:ind w:left="1418" w:hanging="567"/>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ClosedXML</w:t>
      </w:r>
      <w:proofErr w:type="spellEnd"/>
      <w:r w:rsidRPr="00842604">
        <w:rPr>
          <w:rFonts w:ascii="Times New Roman" w:eastAsia="Times New Roman" w:hAnsi="Times New Roman" w:cs="Times New Roman"/>
          <w:sz w:val="28"/>
          <w:szCs w:val="28"/>
        </w:rPr>
        <w:t xml:space="preserve">: Библиотека для работы с электронными таблицами </w:t>
      </w:r>
      <w:proofErr w:type="spellStart"/>
      <w:r w:rsidRPr="00842604">
        <w:rPr>
          <w:rFonts w:ascii="Times New Roman" w:eastAsia="Times New Roman" w:hAnsi="Times New Roman" w:cs="Times New Roman"/>
          <w:sz w:val="28"/>
          <w:szCs w:val="28"/>
        </w:rPr>
        <w:t>Excel</w:t>
      </w:r>
      <w:proofErr w:type="spellEnd"/>
      <w:r w:rsidRPr="00842604">
        <w:rPr>
          <w:rFonts w:ascii="Times New Roman" w:eastAsia="Times New Roman" w:hAnsi="Times New Roman" w:cs="Times New Roman"/>
          <w:sz w:val="28"/>
          <w:szCs w:val="28"/>
        </w:rPr>
        <w:t xml:space="preserve">, позволяющая разработчикам создавать, редактировать и экспортировать файлы </w:t>
      </w:r>
      <w:proofErr w:type="spellStart"/>
      <w:r w:rsidRPr="00842604">
        <w:rPr>
          <w:rFonts w:ascii="Times New Roman" w:eastAsia="Times New Roman" w:hAnsi="Times New Roman" w:cs="Times New Roman"/>
          <w:sz w:val="28"/>
          <w:szCs w:val="28"/>
        </w:rPr>
        <w:t>Excel</w:t>
      </w:r>
      <w:proofErr w:type="spellEnd"/>
      <w:r w:rsidRPr="00842604">
        <w:rPr>
          <w:rFonts w:ascii="Times New Roman" w:eastAsia="Times New Roman" w:hAnsi="Times New Roman" w:cs="Times New Roman"/>
          <w:sz w:val="28"/>
          <w:szCs w:val="28"/>
        </w:rPr>
        <w:t xml:space="preserve"> из WPF-приложений.</w:t>
      </w:r>
    </w:p>
    <w:p w:rsidR="00F337A2" w:rsidRDefault="0053690A" w:rsidP="0071319D">
      <w:pPr>
        <w:pStyle w:val="ab"/>
        <w:numPr>
          <w:ilvl w:val="4"/>
          <w:numId w:val="21"/>
        </w:numPr>
        <w:spacing w:after="0"/>
        <w:ind w:left="1418" w:hanging="567"/>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 Spire.XLS: Библиотека для работы с электронными таблицами, поддерживающая широкий спектр форматов файлов, таких как </w:t>
      </w:r>
      <w:proofErr w:type="spellStart"/>
      <w:r w:rsidRPr="00842604">
        <w:rPr>
          <w:rFonts w:ascii="Times New Roman" w:eastAsia="Times New Roman" w:hAnsi="Times New Roman" w:cs="Times New Roman"/>
          <w:sz w:val="28"/>
          <w:szCs w:val="28"/>
        </w:rPr>
        <w:t>Excel</w:t>
      </w:r>
      <w:proofErr w:type="spellEnd"/>
      <w:r w:rsidRPr="00842604">
        <w:rPr>
          <w:rFonts w:ascii="Times New Roman" w:eastAsia="Times New Roman" w:hAnsi="Times New Roman" w:cs="Times New Roman"/>
          <w:sz w:val="28"/>
          <w:szCs w:val="28"/>
        </w:rPr>
        <w:t>, CSV и HTML.</w:t>
      </w:r>
    </w:p>
    <w:p w:rsidR="0071319D" w:rsidRDefault="0024503D" w:rsidP="0071319D">
      <w:pPr>
        <w:pStyle w:val="ab"/>
        <w:numPr>
          <w:ilvl w:val="4"/>
          <w:numId w:val="21"/>
        </w:numPr>
        <w:spacing w:after="0"/>
        <w:ind w:left="1418" w:hanging="567"/>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iTextSharp</w:t>
      </w:r>
      <w:proofErr w:type="spellEnd"/>
      <w:r w:rsidRPr="0024503D">
        <w:rPr>
          <w:rFonts w:ascii="Times New Roman" w:eastAsia="Times New Roman" w:hAnsi="Times New Roman" w:cs="Times New Roman"/>
          <w:sz w:val="28"/>
          <w:szCs w:val="28"/>
        </w:rPr>
        <w:t>: Библиотека с открытым исходным кодом для создания и управления документами PDF в приложениях .NET. Она предоставляет широкий набор функций для создания сложных и настраиваемых PDF-документов.</w:t>
      </w:r>
    </w:p>
    <w:p w:rsidR="0071319D" w:rsidRDefault="0071319D" w:rsidP="0071319D">
      <w:pPr>
        <w:spacing w:after="0"/>
        <w:jc w:val="both"/>
        <w:rPr>
          <w:rFonts w:ascii="Times New Roman" w:eastAsia="Times New Roman" w:hAnsi="Times New Roman" w:cs="Times New Roman"/>
          <w:sz w:val="28"/>
          <w:szCs w:val="28"/>
        </w:rPr>
      </w:pPr>
    </w:p>
    <w:p w:rsidR="0071319D" w:rsidRDefault="0071319D" w:rsidP="0071319D">
      <w:pPr>
        <w:spacing w:after="0"/>
        <w:jc w:val="both"/>
        <w:rPr>
          <w:rFonts w:ascii="Times New Roman" w:eastAsia="Times New Roman" w:hAnsi="Times New Roman" w:cs="Times New Roman"/>
          <w:sz w:val="28"/>
          <w:szCs w:val="28"/>
        </w:rPr>
      </w:pPr>
    </w:p>
    <w:p w:rsidR="0071319D" w:rsidRDefault="0071319D" w:rsidP="0071319D">
      <w:pPr>
        <w:spacing w:after="0"/>
        <w:jc w:val="both"/>
        <w:rPr>
          <w:rFonts w:ascii="Times New Roman" w:eastAsia="Times New Roman" w:hAnsi="Times New Roman" w:cs="Times New Roman"/>
          <w:sz w:val="28"/>
          <w:szCs w:val="28"/>
        </w:rPr>
      </w:pPr>
    </w:p>
    <w:p w:rsidR="0071319D" w:rsidRPr="0071319D" w:rsidRDefault="0071319D" w:rsidP="0071319D">
      <w:pPr>
        <w:spacing w:after="0"/>
        <w:jc w:val="both"/>
        <w:rPr>
          <w:rFonts w:ascii="Times New Roman" w:eastAsia="Times New Roman" w:hAnsi="Times New Roman" w:cs="Times New Roman"/>
          <w:sz w:val="28"/>
          <w:szCs w:val="28"/>
        </w:rPr>
      </w:pPr>
    </w:p>
    <w:p w:rsidR="0024503D" w:rsidRDefault="0024503D" w:rsidP="0071319D">
      <w:pPr>
        <w:pStyle w:val="ab"/>
        <w:numPr>
          <w:ilvl w:val="4"/>
          <w:numId w:val="21"/>
        </w:numPr>
        <w:spacing w:after="0"/>
        <w:ind w:left="1418" w:hanging="567"/>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OfficeOpenXml</w:t>
      </w:r>
      <w:proofErr w:type="spellEnd"/>
      <w:r w:rsidRPr="0024503D">
        <w:rPr>
          <w:rFonts w:ascii="Times New Roman" w:eastAsia="Times New Roman" w:hAnsi="Times New Roman" w:cs="Times New Roman"/>
          <w:sz w:val="28"/>
          <w:szCs w:val="28"/>
        </w:rPr>
        <w:t xml:space="preserve">: Библиотека с открытым исходным кодом для работы с документами </w:t>
      </w:r>
      <w:proofErr w:type="spellStart"/>
      <w:r w:rsidRPr="0024503D">
        <w:rPr>
          <w:rFonts w:ascii="Times New Roman" w:eastAsia="Times New Roman" w:hAnsi="Times New Roman" w:cs="Times New Roman"/>
          <w:sz w:val="28"/>
          <w:szCs w:val="28"/>
        </w:rPr>
        <w:t>Microsoft</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Office</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Word</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Excel</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PowerPoint</w:t>
      </w:r>
      <w:proofErr w:type="spellEnd"/>
      <w:r w:rsidRPr="0024503D">
        <w:rPr>
          <w:rFonts w:ascii="Times New Roman" w:eastAsia="Times New Roman" w:hAnsi="Times New Roman" w:cs="Times New Roman"/>
          <w:sz w:val="28"/>
          <w:szCs w:val="28"/>
        </w:rPr>
        <w:t xml:space="preserve">) в приложениях .NET. Она позволяет разработчикам создавать, редактировать и управлять документами </w:t>
      </w:r>
      <w:proofErr w:type="spellStart"/>
      <w:r w:rsidRPr="0024503D">
        <w:rPr>
          <w:rFonts w:ascii="Times New Roman" w:eastAsia="Times New Roman" w:hAnsi="Times New Roman" w:cs="Times New Roman"/>
          <w:sz w:val="28"/>
          <w:szCs w:val="28"/>
        </w:rPr>
        <w:t>Office</w:t>
      </w:r>
      <w:proofErr w:type="spellEnd"/>
      <w:r w:rsidRPr="0024503D">
        <w:rPr>
          <w:rFonts w:ascii="Times New Roman" w:eastAsia="Times New Roman" w:hAnsi="Times New Roman" w:cs="Times New Roman"/>
          <w:sz w:val="28"/>
          <w:szCs w:val="28"/>
        </w:rPr>
        <w:t xml:space="preserve"> без необходимости использования самого пакета </w:t>
      </w:r>
      <w:proofErr w:type="spellStart"/>
      <w:r w:rsidRPr="0024503D">
        <w:rPr>
          <w:rFonts w:ascii="Times New Roman" w:eastAsia="Times New Roman" w:hAnsi="Times New Roman" w:cs="Times New Roman"/>
          <w:sz w:val="28"/>
          <w:szCs w:val="28"/>
        </w:rPr>
        <w:t>Microsoft</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Office</w:t>
      </w:r>
      <w:proofErr w:type="spellEnd"/>
      <w:r w:rsidRPr="0024503D">
        <w:rPr>
          <w:rFonts w:ascii="Times New Roman" w:eastAsia="Times New Roman" w:hAnsi="Times New Roman" w:cs="Times New Roman"/>
          <w:sz w:val="28"/>
          <w:szCs w:val="28"/>
        </w:rPr>
        <w:t>.</w:t>
      </w:r>
    </w:p>
    <w:p w:rsidR="0071319D" w:rsidRPr="0024503D" w:rsidRDefault="0071319D" w:rsidP="0071319D">
      <w:pPr>
        <w:pStyle w:val="ab"/>
        <w:spacing w:after="0"/>
        <w:ind w:left="1418"/>
        <w:jc w:val="both"/>
        <w:rPr>
          <w:rFonts w:ascii="Times New Roman" w:eastAsia="Times New Roman" w:hAnsi="Times New Roman" w:cs="Times New Roman"/>
          <w:sz w:val="28"/>
          <w:szCs w:val="28"/>
        </w:rPr>
      </w:pPr>
    </w:p>
    <w:p w:rsidR="00F337A2" w:rsidRPr="00842604" w:rsidRDefault="0053690A" w:rsidP="00220651">
      <w:pPr>
        <w:pStyle w:val="3"/>
        <w:numPr>
          <w:ilvl w:val="2"/>
          <w:numId w:val="14"/>
        </w:numPr>
        <w:spacing w:before="0"/>
        <w:ind w:left="1418" w:hanging="709"/>
        <w:rPr>
          <w:rFonts w:ascii="Times New Roman" w:hAnsi="Times New Roman" w:cs="Times New Roman"/>
          <w:b w:val="0"/>
        </w:rPr>
      </w:pPr>
      <w:bookmarkStart w:id="21" w:name="_Toc169182079"/>
      <w:r w:rsidRPr="00842604">
        <w:rPr>
          <w:rFonts w:ascii="Times New Roman" w:hAnsi="Times New Roman" w:cs="Times New Roman"/>
          <w:b w:val="0"/>
        </w:rPr>
        <w:t>Разработка запросов</w:t>
      </w:r>
      <w:bookmarkEnd w:id="21"/>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 данном приложение есть 17 запросов:</w:t>
      </w:r>
    </w:p>
    <w:p w:rsidR="00F337A2" w:rsidRPr="00842604" w:rsidRDefault="0053690A">
      <w:pPr>
        <w:numPr>
          <w:ilvl w:val="0"/>
          <w:numId w:val="15"/>
        </w:numPr>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В </w:t>
      </w:r>
      <w:r w:rsidRPr="00842604">
        <w:rPr>
          <w:rFonts w:ascii="Times New Roman" w:eastAsia="Times New Roman" w:hAnsi="Times New Roman" w:cs="Times New Roman"/>
          <w:sz w:val="28"/>
          <w:szCs w:val="28"/>
        </w:rPr>
        <w:t>окне</w:t>
      </w:r>
      <w:r w:rsidRPr="00842604">
        <w:rPr>
          <w:rFonts w:ascii="Times New Roman" w:eastAsia="Times New Roman" w:hAnsi="Times New Roman" w:cs="Times New Roman"/>
          <w:color w:val="000000"/>
          <w:sz w:val="28"/>
          <w:szCs w:val="28"/>
        </w:rPr>
        <w:t xml:space="preserve"> «</w:t>
      </w:r>
      <w:r w:rsidRPr="00842604">
        <w:rPr>
          <w:rFonts w:ascii="Times New Roman" w:eastAsia="Times New Roman" w:hAnsi="Times New Roman" w:cs="Times New Roman"/>
          <w:sz w:val="28"/>
          <w:szCs w:val="28"/>
        </w:rPr>
        <w:t>Настройки</w:t>
      </w:r>
      <w:r w:rsidRPr="00842604">
        <w:rPr>
          <w:rFonts w:ascii="Times New Roman" w:eastAsia="Times New Roman" w:hAnsi="Times New Roman" w:cs="Times New Roman"/>
          <w:color w:val="000000"/>
          <w:sz w:val="28"/>
          <w:szCs w:val="28"/>
        </w:rPr>
        <w:t>»:</w:t>
      </w:r>
    </w:p>
    <w:p w:rsidR="00F337A2" w:rsidRPr="00842604" w:rsidRDefault="0053690A">
      <w:pPr>
        <w:numPr>
          <w:ilvl w:val="0"/>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смену темы;</w:t>
      </w:r>
    </w:p>
    <w:p w:rsidR="00F337A2" w:rsidRPr="00842604" w:rsidRDefault="0053690A">
      <w:pPr>
        <w:numPr>
          <w:ilvl w:val="0"/>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смену пароля;</w:t>
      </w:r>
    </w:p>
    <w:p w:rsidR="00F337A2" w:rsidRPr="00842604" w:rsidRDefault="0053690A">
      <w:pPr>
        <w:numPr>
          <w:ilvl w:val="0"/>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загрузку картинки;</w:t>
      </w:r>
    </w:p>
    <w:p w:rsidR="00F337A2" w:rsidRPr="00842604" w:rsidRDefault="0053690A">
      <w:pPr>
        <w:numPr>
          <w:ilvl w:val="0"/>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изменения текущего авторизованного пользователя.</w:t>
      </w:r>
    </w:p>
    <w:p w:rsidR="00F337A2" w:rsidRPr="00842604" w:rsidRDefault="0053690A" w:rsidP="002C2AAD">
      <w:pPr>
        <w:pBdr>
          <w:top w:val="nil"/>
          <w:left w:val="nil"/>
          <w:bottom w:val="nil"/>
          <w:right w:val="nil"/>
          <w:between w:val="nil"/>
        </w:pBdr>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4973217" cy="2883159"/>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5033031" cy="2917836"/>
                    </a:xfrm>
                    <a:prstGeom prst="rect">
                      <a:avLst/>
                    </a:prstGeom>
                    <a:ln/>
                  </pic:spPr>
                </pic:pic>
              </a:graphicData>
            </a:graphic>
          </wp:inline>
        </w:drawing>
      </w:r>
    </w:p>
    <w:p w:rsidR="002C2AAD" w:rsidRPr="00842604" w:rsidRDefault="0053690A" w:rsidP="002C2AAD">
      <w:pPr>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1</w:t>
      </w:r>
      <w:r w:rsidR="002C4702">
        <w:rPr>
          <w:rFonts w:ascii="Times New Roman" w:eastAsia="Times New Roman" w:hAnsi="Times New Roman" w:cs="Times New Roman"/>
          <w:sz w:val="28"/>
          <w:szCs w:val="28"/>
          <w:lang w:val="en-US"/>
        </w:rPr>
        <w:t>5</w:t>
      </w:r>
      <w:r w:rsidRPr="00842604">
        <w:rPr>
          <w:rFonts w:ascii="Times New Roman" w:eastAsia="Times New Roman" w:hAnsi="Times New Roman" w:cs="Times New Roman"/>
          <w:sz w:val="28"/>
          <w:szCs w:val="28"/>
        </w:rPr>
        <w:t xml:space="preserve"> Окно настроек.</w:t>
      </w:r>
    </w:p>
    <w:p w:rsidR="00F337A2" w:rsidRPr="00842604" w:rsidRDefault="0053690A">
      <w:pPr>
        <w:numPr>
          <w:ilvl w:val="0"/>
          <w:numId w:val="15"/>
        </w:numPr>
        <w:pBdr>
          <w:top w:val="nil"/>
          <w:left w:val="nil"/>
          <w:bottom w:val="nil"/>
          <w:right w:val="nil"/>
          <w:between w:val="nil"/>
        </w:pBdr>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В </w:t>
      </w:r>
      <w:r w:rsidRPr="00842604">
        <w:rPr>
          <w:rFonts w:ascii="Times New Roman" w:eastAsia="Times New Roman" w:hAnsi="Times New Roman" w:cs="Times New Roman"/>
          <w:sz w:val="28"/>
          <w:szCs w:val="28"/>
        </w:rPr>
        <w:t>Окне</w:t>
      </w:r>
      <w:r w:rsidRPr="00842604">
        <w:rPr>
          <w:rFonts w:ascii="Times New Roman" w:eastAsia="Times New Roman" w:hAnsi="Times New Roman" w:cs="Times New Roman"/>
          <w:color w:val="000000"/>
          <w:sz w:val="28"/>
          <w:szCs w:val="28"/>
        </w:rPr>
        <w:t xml:space="preserve"> «</w:t>
      </w:r>
      <w:r w:rsidRPr="00842604">
        <w:rPr>
          <w:rFonts w:ascii="Times New Roman" w:eastAsia="Times New Roman" w:hAnsi="Times New Roman" w:cs="Times New Roman"/>
          <w:sz w:val="28"/>
          <w:szCs w:val="28"/>
        </w:rPr>
        <w:t>Добавления</w:t>
      </w:r>
      <w:r w:rsidRPr="00842604">
        <w:rPr>
          <w:rFonts w:ascii="Times New Roman" w:eastAsia="Times New Roman" w:hAnsi="Times New Roman" w:cs="Times New Roman"/>
          <w:color w:val="000000"/>
          <w:sz w:val="28"/>
          <w:szCs w:val="28"/>
        </w:rPr>
        <w:t>»:</w:t>
      </w:r>
    </w:p>
    <w:p w:rsidR="00F337A2" w:rsidRPr="00842604" w:rsidRDefault="0053690A">
      <w:pPr>
        <w:numPr>
          <w:ilvl w:val="0"/>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Запросы на подстановку значений;</w:t>
      </w:r>
    </w:p>
    <w:p w:rsidR="00F337A2" w:rsidRPr="002C4702" w:rsidRDefault="0053690A" w:rsidP="002C4702">
      <w:pPr>
        <w:numPr>
          <w:ilvl w:val="0"/>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добавление выбранной сущности;</w:t>
      </w:r>
    </w:p>
    <w:p w:rsidR="00F337A2" w:rsidRPr="00842604" w:rsidRDefault="0053690A" w:rsidP="00A774C2">
      <w:pPr>
        <w:spacing w:after="0" w:line="240" w:lineRule="auto"/>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4347608" cy="263661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4366578" cy="2648117"/>
                    </a:xfrm>
                    <a:prstGeom prst="rect">
                      <a:avLst/>
                    </a:prstGeom>
                    <a:ln/>
                  </pic:spPr>
                </pic:pic>
              </a:graphicData>
            </a:graphic>
          </wp:inline>
        </w:drawing>
      </w:r>
    </w:p>
    <w:p w:rsidR="0071319D" w:rsidRDefault="0053690A" w:rsidP="0071319D">
      <w:pPr>
        <w:jc w:val="cente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rPr>
        <w:t>Рисунок</w:t>
      </w:r>
      <w:r w:rsidRPr="00842604">
        <w:rPr>
          <w:rFonts w:ascii="Times New Roman" w:eastAsia="Times New Roman" w:hAnsi="Times New Roman" w:cs="Times New Roman"/>
          <w:sz w:val="28"/>
          <w:szCs w:val="28"/>
          <w:lang w:val="en-US"/>
        </w:rPr>
        <w:t xml:space="preserve"> 1</w:t>
      </w:r>
      <w:r w:rsidR="0071319D">
        <w:rPr>
          <w:rFonts w:ascii="Times New Roman" w:eastAsia="Times New Roman" w:hAnsi="Times New Roman" w:cs="Times New Roman"/>
          <w:sz w:val="28"/>
          <w:szCs w:val="28"/>
        </w:rPr>
        <w:t>6</w:t>
      </w:r>
      <w:r w:rsidRPr="00842604">
        <w:rPr>
          <w:rFonts w:ascii="Times New Roman" w:eastAsia="Times New Roman" w:hAnsi="Times New Roman" w:cs="Times New Roman"/>
          <w:sz w:val="28"/>
          <w:szCs w:val="28"/>
          <w:lang w:val="en-US"/>
        </w:rPr>
        <w:t xml:space="preserve"> – </w:t>
      </w:r>
      <w:r w:rsidRPr="00842604">
        <w:rPr>
          <w:rFonts w:ascii="Times New Roman" w:eastAsia="Times New Roman" w:hAnsi="Times New Roman" w:cs="Times New Roman"/>
          <w:sz w:val="28"/>
          <w:szCs w:val="28"/>
        </w:rPr>
        <w:t>Окно</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добавления</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пользователя</w:t>
      </w:r>
      <w:r w:rsidRPr="00842604">
        <w:rPr>
          <w:rFonts w:ascii="Times New Roman" w:eastAsia="Times New Roman" w:hAnsi="Times New Roman" w:cs="Times New Roman"/>
          <w:sz w:val="28"/>
          <w:szCs w:val="28"/>
          <w:lang w:val="en-US"/>
        </w:rPr>
        <w:t>.</w:t>
      </w:r>
    </w:p>
    <w:p w:rsidR="002C4702" w:rsidRPr="002C4702" w:rsidRDefault="002C4702" w:rsidP="002C4702">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Код добавления</w:t>
      </w:r>
      <w:r>
        <w:rPr>
          <w:rFonts w:ascii="Times New Roman" w:eastAsia="Times New Roman" w:hAnsi="Times New Roman" w:cs="Times New Roman"/>
          <w:sz w:val="28"/>
          <w:szCs w:val="28"/>
          <w:lang w:val="en-US"/>
        </w:rPr>
        <w:t>:</w:t>
      </w:r>
    </w:p>
    <w:p w:rsidR="008555F4"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private void </w:t>
      </w:r>
      <w:proofErr w:type="spellStart"/>
      <w:r w:rsidRPr="004A0239">
        <w:rPr>
          <w:rFonts w:ascii="Times New Roman" w:eastAsia="Times New Roman" w:hAnsi="Times New Roman" w:cs="Times New Roman"/>
          <w:sz w:val="24"/>
          <w:szCs w:val="24"/>
          <w:lang w:val="en-US"/>
        </w:rPr>
        <w:t>AddButton_</w:t>
      </w:r>
      <w:proofErr w:type="gramStart"/>
      <w:r w:rsidRPr="004A0239">
        <w:rPr>
          <w:rFonts w:ascii="Times New Roman" w:eastAsia="Times New Roman" w:hAnsi="Times New Roman" w:cs="Times New Roman"/>
          <w:sz w:val="24"/>
          <w:szCs w:val="24"/>
          <w:lang w:val="en-US"/>
        </w:rPr>
        <w:t>Click</w:t>
      </w:r>
      <w:proofErr w:type="spellEnd"/>
      <w:r w:rsidRPr="004A0239">
        <w:rPr>
          <w:rFonts w:ascii="Times New Roman" w:eastAsia="Times New Roman" w:hAnsi="Times New Roman" w:cs="Times New Roman"/>
          <w:sz w:val="24"/>
          <w:szCs w:val="24"/>
          <w:lang w:val="en-US"/>
        </w:rPr>
        <w:t>(</w:t>
      </w:r>
      <w:proofErr w:type="gramEnd"/>
      <w:r w:rsidRPr="004A0239">
        <w:rPr>
          <w:rFonts w:ascii="Times New Roman" w:eastAsia="Times New Roman" w:hAnsi="Times New Roman" w:cs="Times New Roman"/>
          <w:sz w:val="24"/>
          <w:szCs w:val="24"/>
          <w:lang w:val="en-US"/>
        </w:rPr>
        <w:t xml:space="preserve">object sender, </w:t>
      </w:r>
      <w:proofErr w:type="spellStart"/>
      <w:r w:rsidRPr="004A0239">
        <w:rPr>
          <w:rFonts w:ascii="Times New Roman" w:eastAsia="Times New Roman" w:hAnsi="Times New Roman" w:cs="Times New Roman"/>
          <w:sz w:val="24"/>
          <w:szCs w:val="24"/>
          <w:lang w:val="en-US"/>
        </w:rPr>
        <w:t>RoutedEventArgs</w:t>
      </w:r>
      <w:proofErr w:type="spellEnd"/>
      <w:r w:rsidRPr="004A0239">
        <w:rPr>
          <w:rFonts w:ascii="Times New Roman" w:eastAsia="Times New Roman" w:hAnsi="Times New Roman" w:cs="Times New Roman"/>
          <w:sz w:val="24"/>
          <w:szCs w:val="24"/>
          <w:lang w:val="en-US"/>
        </w:rPr>
        <w:t xml:space="preserve"> e)</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{if (</w:t>
      </w:r>
      <w:proofErr w:type="spellStart"/>
      <w:r w:rsidRPr="004A0239">
        <w:rPr>
          <w:rFonts w:ascii="Times New Roman" w:eastAsia="Times New Roman" w:hAnsi="Times New Roman" w:cs="Times New Roman"/>
          <w:sz w:val="24"/>
          <w:szCs w:val="24"/>
          <w:lang w:val="en-US"/>
        </w:rPr>
        <w:t>areAllFieldsFilled</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Получение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выбранной</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сущности</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string </w:t>
      </w:r>
      <w:proofErr w:type="spellStart"/>
      <w:r w:rsidRPr="004A0239">
        <w:rPr>
          <w:rFonts w:ascii="Times New Roman" w:eastAsia="Times New Roman" w:hAnsi="Times New Roman" w:cs="Times New Roman"/>
          <w:sz w:val="24"/>
          <w:szCs w:val="24"/>
          <w:lang w:val="en-US"/>
        </w:rPr>
        <w:t>selectedEntity</w:t>
      </w:r>
      <w:proofErr w:type="spellEnd"/>
      <w:r w:rsidRPr="004A0239">
        <w:rPr>
          <w:rFonts w:ascii="Times New Roman" w:eastAsia="Times New Roman" w:hAnsi="Times New Roman" w:cs="Times New Roman"/>
          <w:sz w:val="24"/>
          <w:szCs w:val="24"/>
          <w:lang w:val="en-US"/>
        </w:rPr>
        <w:t xml:space="preserve"> = table;</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var </w:t>
      </w:r>
      <w:proofErr w:type="spellStart"/>
      <w:r w:rsidRPr="004A0239">
        <w:rPr>
          <w:rFonts w:ascii="Times New Roman" w:eastAsia="Times New Roman" w:hAnsi="Times New Roman" w:cs="Times New Roman"/>
          <w:sz w:val="24"/>
          <w:szCs w:val="24"/>
          <w:lang w:val="en-US"/>
        </w:rPr>
        <w:t>currentUser</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DataBaseFuns.GetCurrentUser</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switch (</w:t>
      </w:r>
      <w:proofErr w:type="spellStart"/>
      <w:r w:rsidRPr="004A0239">
        <w:rPr>
          <w:rFonts w:ascii="Times New Roman" w:eastAsia="Times New Roman" w:hAnsi="Times New Roman" w:cs="Times New Roman"/>
          <w:sz w:val="24"/>
          <w:szCs w:val="24"/>
          <w:lang w:val="en-US"/>
        </w:rPr>
        <w:t>selectedEntity</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{case "</w:t>
      </w:r>
      <w:r w:rsidRPr="004A0239">
        <w:rPr>
          <w:rFonts w:ascii="Times New Roman" w:eastAsia="Times New Roman" w:hAnsi="Times New Roman" w:cs="Times New Roman"/>
          <w:sz w:val="24"/>
          <w:szCs w:val="24"/>
        </w:rPr>
        <w:t>Образец</w:t>
      </w:r>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if (</w:t>
      </w:r>
      <w:proofErr w:type="spellStart"/>
      <w:proofErr w:type="gramStart"/>
      <w:r w:rsidRPr="004A0239">
        <w:rPr>
          <w:rFonts w:ascii="Times New Roman" w:eastAsia="Times New Roman" w:hAnsi="Times New Roman" w:cs="Times New Roman"/>
          <w:sz w:val="24"/>
          <w:szCs w:val="24"/>
          <w:lang w:val="en-US"/>
        </w:rPr>
        <w:t>SampleArticulTextBox.Text</w:t>
      </w:r>
      <w:proofErr w:type="spellEnd"/>
      <w:r w:rsidRPr="004A0239">
        <w:rPr>
          <w:rFonts w:ascii="Times New Roman" w:eastAsia="Times New Roman" w:hAnsi="Times New Roman" w:cs="Times New Roman"/>
          <w:sz w:val="24"/>
          <w:szCs w:val="24"/>
          <w:lang w:val="en-US"/>
        </w:rPr>
        <w:t xml:space="preserve"> !</w:t>
      </w:r>
      <w:proofErr w:type="gram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 xml:space="preserve"> &amp;&amp; </w:t>
      </w:r>
      <w:proofErr w:type="spellStart"/>
      <w:r w:rsidRPr="004A0239">
        <w:rPr>
          <w:rFonts w:ascii="Times New Roman" w:eastAsia="Times New Roman" w:hAnsi="Times New Roman" w:cs="Times New Roman"/>
          <w:sz w:val="24"/>
          <w:szCs w:val="24"/>
          <w:lang w:val="en-US"/>
        </w:rPr>
        <w:t>SampleRegionComboBox.SelectedItem</w:t>
      </w:r>
      <w:proofErr w:type="spellEnd"/>
      <w:r w:rsidRPr="004A0239">
        <w:rPr>
          <w:rFonts w:ascii="Times New Roman" w:eastAsia="Times New Roman" w:hAnsi="Times New Roman" w:cs="Times New Roman"/>
          <w:sz w:val="24"/>
          <w:szCs w:val="24"/>
          <w:lang w:val="en-US"/>
        </w:rPr>
        <w:t xml:space="preserve"> != null &amp;&amp; </w:t>
      </w:r>
      <w:proofErr w:type="spellStart"/>
      <w:r w:rsidRPr="004A0239">
        <w:rPr>
          <w:rFonts w:ascii="Times New Roman" w:eastAsia="Times New Roman" w:hAnsi="Times New Roman" w:cs="Times New Roman"/>
          <w:sz w:val="24"/>
          <w:szCs w:val="24"/>
          <w:lang w:val="en-US"/>
        </w:rPr>
        <w:t>SampleTypeComboBox.SelectedItem</w:t>
      </w:r>
      <w:proofErr w:type="spellEnd"/>
      <w:r w:rsidRPr="004A0239">
        <w:rPr>
          <w:rFonts w:ascii="Times New Roman" w:eastAsia="Times New Roman" w:hAnsi="Times New Roman" w:cs="Times New Roman"/>
          <w:sz w:val="24"/>
          <w:szCs w:val="24"/>
          <w:lang w:val="en-US"/>
        </w:rPr>
        <w:t xml:space="preserve"> != null)</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Sample </w:t>
      </w:r>
      <w:proofErr w:type="spellStart"/>
      <w:r w:rsidRPr="004A0239">
        <w:rPr>
          <w:rFonts w:ascii="Times New Roman" w:eastAsia="Times New Roman" w:hAnsi="Times New Roman" w:cs="Times New Roman"/>
          <w:sz w:val="24"/>
          <w:szCs w:val="24"/>
          <w:lang w:val="en-US"/>
        </w:rPr>
        <w:t>sample</w:t>
      </w:r>
      <w:proofErr w:type="spellEnd"/>
      <w:r w:rsidRPr="004A0239">
        <w:rPr>
          <w:rFonts w:ascii="Times New Roman" w:eastAsia="Times New Roman" w:hAnsi="Times New Roman" w:cs="Times New Roman"/>
          <w:sz w:val="24"/>
          <w:szCs w:val="24"/>
          <w:lang w:val="en-US"/>
        </w:rPr>
        <w:t xml:space="preserve"> = new Sample</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id_region</w:t>
      </w:r>
      <w:proofErr w:type="spellEnd"/>
      <w:r w:rsidRPr="004A0239">
        <w:rPr>
          <w:rFonts w:ascii="Times New Roman" w:eastAsia="Times New Roman" w:hAnsi="Times New Roman" w:cs="Times New Roman"/>
          <w:sz w:val="24"/>
          <w:szCs w:val="24"/>
          <w:lang w:val="en-US"/>
        </w:rPr>
        <w:t xml:space="preserve"> = (int)</w:t>
      </w:r>
      <w:proofErr w:type="spellStart"/>
      <w:r w:rsidRPr="004A0239">
        <w:rPr>
          <w:rFonts w:ascii="Times New Roman" w:eastAsia="Times New Roman" w:hAnsi="Times New Roman" w:cs="Times New Roman"/>
          <w:sz w:val="24"/>
          <w:szCs w:val="24"/>
          <w:lang w:val="en-US"/>
        </w:rPr>
        <w:t>SampleRegionComboBox.SelectedValue</w:t>
      </w:r>
      <w:proofErr w:type="spellEnd"/>
      <w:r w:rsidRPr="004A0239">
        <w:rPr>
          <w:rFonts w:ascii="Times New Roman" w:eastAsia="Times New Roman" w:hAnsi="Times New Roman" w:cs="Times New Roman"/>
          <w:sz w:val="24"/>
          <w:szCs w:val="24"/>
          <w:lang w:val="en-US"/>
        </w:rPr>
        <w:t xml:space="preserve"> + 1,</w:t>
      </w:r>
    </w:p>
    <w:p w:rsidR="00F337A2" w:rsidRPr="004A0239" w:rsidRDefault="0053690A" w:rsidP="004A0239">
      <w:pPr>
        <w:spacing w:after="0"/>
        <w:rPr>
          <w:rFonts w:ascii="Times New Roman" w:eastAsia="Times New Roman" w:hAnsi="Times New Roman" w:cs="Times New Roman"/>
          <w:sz w:val="24"/>
          <w:szCs w:val="24"/>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rPr>
        <w:t>id_user</w:t>
      </w:r>
      <w:proofErr w:type="spellEnd"/>
      <w:r w:rsidRPr="004A0239">
        <w:rPr>
          <w:rFonts w:ascii="Times New Roman" w:eastAsia="Times New Roman" w:hAnsi="Times New Roman" w:cs="Times New Roman"/>
          <w:sz w:val="24"/>
          <w:szCs w:val="24"/>
        </w:rPr>
        <w:t xml:space="preserve"> = </w:t>
      </w:r>
      <w:proofErr w:type="spellStart"/>
      <w:r w:rsidRPr="004A0239">
        <w:rPr>
          <w:rFonts w:ascii="Times New Roman" w:eastAsia="Times New Roman" w:hAnsi="Times New Roman" w:cs="Times New Roman"/>
          <w:sz w:val="24"/>
          <w:szCs w:val="24"/>
        </w:rPr>
        <w:t>currentUser.id_user</w:t>
      </w:r>
      <w:proofErr w:type="spellEnd"/>
      <w:r w:rsidRPr="004A0239">
        <w:rPr>
          <w:rFonts w:ascii="Times New Roman" w:eastAsia="Times New Roman" w:hAnsi="Times New Roman" w:cs="Times New Roman"/>
          <w:sz w:val="24"/>
          <w:szCs w:val="24"/>
        </w:rPr>
        <w:t>, // Взять из текущего пользователя</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rPr>
        <w:t xml:space="preserve">                        </w:t>
      </w:r>
      <w:proofErr w:type="spellStart"/>
      <w:r w:rsidRPr="004A0239">
        <w:rPr>
          <w:rFonts w:ascii="Times New Roman" w:eastAsia="Times New Roman" w:hAnsi="Times New Roman" w:cs="Times New Roman"/>
          <w:sz w:val="24"/>
          <w:szCs w:val="24"/>
          <w:lang w:val="en-US"/>
        </w:rPr>
        <w:t>articul</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SampleArticulTextBox.Text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id_type</w:t>
      </w:r>
      <w:proofErr w:type="spellEnd"/>
      <w:r w:rsidRPr="004A0239">
        <w:rPr>
          <w:rFonts w:ascii="Times New Roman" w:eastAsia="Times New Roman" w:hAnsi="Times New Roman" w:cs="Times New Roman"/>
          <w:sz w:val="24"/>
          <w:szCs w:val="24"/>
          <w:lang w:val="en-US"/>
        </w:rPr>
        <w:t xml:space="preserve"> = (int)</w:t>
      </w:r>
      <w:proofErr w:type="spellStart"/>
      <w:r w:rsidRPr="004A0239">
        <w:rPr>
          <w:rFonts w:ascii="Times New Roman" w:eastAsia="Times New Roman" w:hAnsi="Times New Roman" w:cs="Times New Roman"/>
          <w:sz w:val="24"/>
          <w:szCs w:val="24"/>
          <w:lang w:val="en-US"/>
        </w:rPr>
        <w:t>SampleTypeComboBox.SelectedValue</w:t>
      </w:r>
      <w:proofErr w:type="spellEnd"/>
      <w:r w:rsidRPr="004A0239">
        <w:rPr>
          <w:rFonts w:ascii="Times New Roman" w:eastAsia="Times New Roman" w:hAnsi="Times New Roman" w:cs="Times New Roman"/>
          <w:sz w:val="24"/>
          <w:szCs w:val="24"/>
          <w:lang w:val="en-US"/>
        </w:rPr>
        <w:t xml:space="preserve"> + 1,</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date_sample</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DateTime.Now</w:t>
      </w:r>
      <w:proofErr w:type="spellEnd"/>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_</w:t>
      </w:r>
      <w:proofErr w:type="spellStart"/>
      <w:proofErr w:type="gramStart"/>
      <w:r w:rsidRPr="004A0239">
        <w:rPr>
          <w:rFonts w:ascii="Times New Roman" w:eastAsia="Times New Roman" w:hAnsi="Times New Roman" w:cs="Times New Roman"/>
          <w:sz w:val="24"/>
          <w:szCs w:val="24"/>
          <w:lang w:val="en-US"/>
        </w:rPr>
        <w:t>context.Sample.Add</w:t>
      </w:r>
      <w:proofErr w:type="spellEnd"/>
      <w:proofErr w:type="gramEnd"/>
      <w:r w:rsidRPr="004A0239">
        <w:rPr>
          <w:rFonts w:ascii="Times New Roman" w:eastAsia="Times New Roman" w:hAnsi="Times New Roman" w:cs="Times New Roman"/>
          <w:sz w:val="24"/>
          <w:szCs w:val="24"/>
          <w:lang w:val="en-US"/>
        </w:rPr>
        <w:t>(sample);</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else </w:t>
      </w:r>
      <w:proofErr w:type="gramStart"/>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MessageBox.Show</w:t>
      </w:r>
      <w:proofErr w:type="spellEnd"/>
      <w:proofErr w:type="gramEnd"/>
      <w:r w:rsidRPr="004A0239">
        <w:rPr>
          <w:rFonts w:ascii="Times New Roman" w:eastAsia="Times New Roman" w:hAnsi="Times New Roman" w:cs="Times New Roman"/>
          <w:sz w:val="24"/>
          <w:szCs w:val="24"/>
          <w:lang w:val="en-US"/>
        </w:rPr>
        <w:t>("</w:t>
      </w:r>
      <w:r w:rsidRPr="004A0239">
        <w:rPr>
          <w:rFonts w:ascii="Times New Roman" w:eastAsia="Times New Roman" w:hAnsi="Times New Roman" w:cs="Times New Roman"/>
          <w:sz w:val="24"/>
          <w:szCs w:val="24"/>
        </w:rPr>
        <w:t>Вы</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не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ввели</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все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данные</w:t>
      </w:r>
      <w:r w:rsidRPr="004A0239">
        <w:rPr>
          <w:rFonts w:ascii="Times New Roman" w:eastAsia="Times New Roman" w:hAnsi="Times New Roman" w:cs="Times New Roman"/>
          <w:sz w:val="24"/>
          <w:szCs w:val="24"/>
          <w:lang w:val="en-US"/>
        </w:rPr>
        <w:t>!", "</w:t>
      </w:r>
      <w:proofErr w:type="spellStart"/>
      <w:r w:rsidRPr="004A0239">
        <w:rPr>
          <w:rFonts w:ascii="Times New Roman" w:eastAsia="Times New Roman" w:hAnsi="Times New Roman" w:cs="Times New Roman"/>
          <w:sz w:val="24"/>
          <w:szCs w:val="24"/>
          <w:lang w:val="en-US"/>
        </w:rPr>
        <w:t>Erorr</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MessageBoxButton.OK</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MessageBoxImage.Information</w:t>
      </w:r>
      <w:proofErr w:type="spellEnd"/>
      <w:r w:rsidRPr="004A0239">
        <w:rPr>
          <w:rFonts w:ascii="Times New Roman" w:eastAsia="Times New Roman" w:hAnsi="Times New Roman" w:cs="Times New Roman"/>
          <w:sz w:val="24"/>
          <w:szCs w:val="24"/>
          <w:lang w:val="en-US"/>
        </w:rPr>
        <w:t>); return;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break;</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case "</w:t>
      </w:r>
      <w:r w:rsidRPr="004A0239">
        <w:rPr>
          <w:rFonts w:ascii="Times New Roman" w:eastAsia="Times New Roman" w:hAnsi="Times New Roman" w:cs="Times New Roman"/>
          <w:sz w:val="24"/>
          <w:szCs w:val="24"/>
        </w:rPr>
        <w:t>Изучение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пробы</w:t>
      </w:r>
      <w:r w:rsidRPr="004A0239">
        <w:rPr>
          <w:rFonts w:ascii="Times New Roman" w:eastAsia="Times New Roman" w:hAnsi="Times New Roman" w:cs="Times New Roman"/>
          <w:sz w:val="24"/>
          <w:szCs w:val="24"/>
          <w:lang w:val="en-US"/>
        </w:rPr>
        <w:t>":</w:t>
      </w:r>
    </w:p>
    <w:p w:rsidR="0024503D"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if (</w:t>
      </w:r>
      <w:proofErr w:type="spellStart"/>
      <w:proofErr w:type="gramStart"/>
      <w:r w:rsidRPr="004A0239">
        <w:rPr>
          <w:rFonts w:ascii="Times New Roman" w:eastAsia="Times New Roman" w:hAnsi="Times New Roman" w:cs="Times New Roman"/>
          <w:sz w:val="24"/>
          <w:szCs w:val="24"/>
          <w:lang w:val="en-US"/>
        </w:rPr>
        <w:t>ContemplationSampleComboBox.SelectedItem</w:t>
      </w:r>
      <w:proofErr w:type="spellEnd"/>
      <w:r w:rsidRPr="004A0239">
        <w:rPr>
          <w:rFonts w:ascii="Times New Roman" w:eastAsia="Times New Roman" w:hAnsi="Times New Roman" w:cs="Times New Roman"/>
          <w:sz w:val="24"/>
          <w:szCs w:val="24"/>
          <w:lang w:val="en-US"/>
        </w:rPr>
        <w:t xml:space="preserve"> !</w:t>
      </w:r>
      <w:proofErr w:type="gramEnd"/>
      <w:r w:rsidRPr="004A0239">
        <w:rPr>
          <w:rFonts w:ascii="Times New Roman" w:eastAsia="Times New Roman" w:hAnsi="Times New Roman" w:cs="Times New Roman"/>
          <w:sz w:val="24"/>
          <w:szCs w:val="24"/>
          <w:lang w:val="en-US"/>
        </w:rPr>
        <w:t xml:space="preserve">= null &amp;&amp; </w:t>
      </w:r>
      <w:proofErr w:type="spellStart"/>
      <w:r w:rsidRPr="004A0239">
        <w:rPr>
          <w:rFonts w:ascii="Times New Roman" w:eastAsia="Times New Roman" w:hAnsi="Times New Roman" w:cs="Times New Roman"/>
          <w:sz w:val="24"/>
          <w:szCs w:val="24"/>
          <w:lang w:val="en-US"/>
        </w:rPr>
        <w:t>ContemplationResultTextBox.Text</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 xml:space="preserve"> &amp;&amp; </w:t>
      </w:r>
      <w:proofErr w:type="spellStart"/>
      <w:r w:rsidRPr="004A0239">
        <w:rPr>
          <w:rFonts w:ascii="Times New Roman" w:eastAsia="Times New Roman" w:hAnsi="Times New Roman" w:cs="Times New Roman"/>
          <w:sz w:val="24"/>
          <w:szCs w:val="24"/>
          <w:lang w:val="en-US"/>
        </w:rPr>
        <w:t>ContemplationNormComboBox.SelectedItem</w:t>
      </w:r>
      <w:proofErr w:type="spellEnd"/>
      <w:r w:rsidRPr="004A0239">
        <w:rPr>
          <w:rFonts w:ascii="Times New Roman" w:eastAsia="Times New Roman" w:hAnsi="Times New Roman" w:cs="Times New Roman"/>
          <w:sz w:val="24"/>
          <w:szCs w:val="24"/>
          <w:lang w:val="en-US"/>
        </w:rPr>
        <w:t xml:space="preserve"> != null)</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w:t>
      </w:r>
      <w:r w:rsidR="004A0239">
        <w:rPr>
          <w:rFonts w:ascii="Times New Roman" w:eastAsia="Times New Roman" w:hAnsi="Times New Roman" w:cs="Times New Roman"/>
          <w:sz w:val="24"/>
          <w:szCs w:val="24"/>
          <w:lang w:val="en-US"/>
        </w:rPr>
        <w:tab/>
      </w:r>
      <w:r w:rsidRPr="004A0239">
        <w:rPr>
          <w:rFonts w:ascii="Times New Roman" w:eastAsia="Times New Roman" w:hAnsi="Times New Roman" w:cs="Times New Roman"/>
          <w:sz w:val="24"/>
          <w:szCs w:val="24"/>
          <w:lang w:val="en-US"/>
        </w:rPr>
        <w:t xml:space="preserve">Contemplation </w:t>
      </w:r>
      <w:proofErr w:type="spellStart"/>
      <w:r w:rsidRPr="004A0239">
        <w:rPr>
          <w:rFonts w:ascii="Times New Roman" w:eastAsia="Times New Roman" w:hAnsi="Times New Roman" w:cs="Times New Roman"/>
          <w:sz w:val="24"/>
          <w:szCs w:val="24"/>
          <w:lang w:val="en-US"/>
        </w:rPr>
        <w:t>contemplation</w:t>
      </w:r>
      <w:proofErr w:type="spellEnd"/>
      <w:r w:rsidRPr="004A0239">
        <w:rPr>
          <w:rFonts w:ascii="Times New Roman" w:eastAsia="Times New Roman" w:hAnsi="Times New Roman" w:cs="Times New Roman"/>
          <w:sz w:val="24"/>
          <w:szCs w:val="24"/>
          <w:lang w:val="en-US"/>
        </w:rPr>
        <w:t xml:space="preserve"> = new Contemplation</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gramStart"/>
      <w:r w:rsidRPr="004A0239">
        <w:rPr>
          <w:rFonts w:ascii="Times New Roman" w:eastAsia="Times New Roman" w:hAnsi="Times New Roman" w:cs="Times New Roman"/>
          <w:sz w:val="24"/>
          <w:szCs w:val="24"/>
          <w:lang w:val="en-US"/>
        </w:rPr>
        <w:t>{</w:t>
      </w:r>
      <w:r w:rsid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id</w:t>
      </w:r>
      <w:proofErr w:type="gramEnd"/>
      <w:r w:rsidRPr="004A0239">
        <w:rPr>
          <w:rFonts w:ascii="Times New Roman" w:eastAsia="Times New Roman" w:hAnsi="Times New Roman" w:cs="Times New Roman"/>
          <w:sz w:val="24"/>
          <w:szCs w:val="24"/>
          <w:lang w:val="en-US"/>
        </w:rPr>
        <w:t>_sample</w:t>
      </w:r>
      <w:proofErr w:type="spellEnd"/>
      <w:r w:rsidRPr="004A0239">
        <w:rPr>
          <w:rFonts w:ascii="Times New Roman" w:eastAsia="Times New Roman" w:hAnsi="Times New Roman" w:cs="Times New Roman"/>
          <w:sz w:val="24"/>
          <w:szCs w:val="24"/>
          <w:lang w:val="en-US"/>
        </w:rPr>
        <w:t xml:space="preserve"> = (int)</w:t>
      </w:r>
      <w:proofErr w:type="spellStart"/>
      <w:r w:rsidRPr="004A0239">
        <w:rPr>
          <w:rFonts w:ascii="Times New Roman" w:eastAsia="Times New Roman" w:hAnsi="Times New Roman" w:cs="Times New Roman"/>
          <w:sz w:val="24"/>
          <w:szCs w:val="24"/>
          <w:lang w:val="en-US"/>
        </w:rPr>
        <w:t>ContemplationSampleComboBox.SelectedIndex</w:t>
      </w:r>
      <w:proofErr w:type="spellEnd"/>
      <w:r w:rsidRPr="004A0239">
        <w:rPr>
          <w:rFonts w:ascii="Times New Roman" w:eastAsia="Times New Roman" w:hAnsi="Times New Roman" w:cs="Times New Roman"/>
          <w:sz w:val="24"/>
          <w:szCs w:val="24"/>
          <w:lang w:val="en-US"/>
        </w:rPr>
        <w:t xml:space="preserve"> + 1,</w:t>
      </w:r>
    </w:p>
    <w:p w:rsidR="00F337A2" w:rsidRDefault="0053690A" w:rsidP="004A0239">
      <w:pPr>
        <w:spacing w:after="0"/>
        <w:rPr>
          <w:rFonts w:ascii="Times New Roman" w:eastAsia="Times New Roman" w:hAnsi="Times New Roman" w:cs="Times New Roman"/>
          <w:sz w:val="24"/>
          <w:szCs w:val="24"/>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rPr>
        <w:t>id_user</w:t>
      </w:r>
      <w:proofErr w:type="spellEnd"/>
      <w:r w:rsidRPr="004A0239">
        <w:rPr>
          <w:rFonts w:ascii="Times New Roman" w:eastAsia="Times New Roman" w:hAnsi="Times New Roman" w:cs="Times New Roman"/>
          <w:sz w:val="24"/>
          <w:szCs w:val="24"/>
        </w:rPr>
        <w:t xml:space="preserve"> = </w:t>
      </w:r>
      <w:proofErr w:type="spellStart"/>
      <w:r w:rsidRPr="004A0239">
        <w:rPr>
          <w:rFonts w:ascii="Times New Roman" w:eastAsia="Times New Roman" w:hAnsi="Times New Roman" w:cs="Times New Roman"/>
          <w:sz w:val="24"/>
          <w:szCs w:val="24"/>
        </w:rPr>
        <w:t>currentUser.id_user</w:t>
      </w:r>
      <w:proofErr w:type="spellEnd"/>
      <w:r w:rsidRPr="004A0239">
        <w:rPr>
          <w:rFonts w:ascii="Times New Roman" w:eastAsia="Times New Roman" w:hAnsi="Times New Roman" w:cs="Times New Roman"/>
          <w:sz w:val="24"/>
          <w:szCs w:val="24"/>
        </w:rPr>
        <w:t>, // Взять из текущего пользователя</w:t>
      </w:r>
    </w:p>
    <w:p w:rsidR="0071319D" w:rsidRPr="004A0239" w:rsidRDefault="0071319D" w:rsidP="004A0239">
      <w:pPr>
        <w:spacing w:after="0"/>
        <w:rPr>
          <w:rFonts w:ascii="Times New Roman" w:eastAsia="Times New Roman" w:hAnsi="Times New Roman" w:cs="Times New Roman"/>
          <w:sz w:val="24"/>
          <w:szCs w:val="24"/>
        </w:rPr>
      </w:pPr>
    </w:p>
    <w:p w:rsidR="00F337A2" w:rsidRPr="004A0239" w:rsidRDefault="0053690A" w:rsidP="004A0239">
      <w:pPr>
        <w:spacing w:after="0"/>
        <w:rPr>
          <w:rFonts w:ascii="Times New Roman" w:eastAsia="Times New Roman" w:hAnsi="Times New Roman" w:cs="Times New Roman"/>
          <w:sz w:val="24"/>
          <w:szCs w:val="24"/>
        </w:rPr>
      </w:pPr>
      <w:r w:rsidRPr="004A0239">
        <w:rPr>
          <w:rFonts w:ascii="Times New Roman" w:eastAsia="Times New Roman" w:hAnsi="Times New Roman" w:cs="Times New Roman"/>
          <w:sz w:val="24"/>
          <w:szCs w:val="24"/>
        </w:rPr>
        <w:lastRenderedPageBreak/>
        <w:t xml:space="preserve">                        </w:t>
      </w:r>
      <w:proofErr w:type="spellStart"/>
      <w:r w:rsidRPr="004A0239">
        <w:rPr>
          <w:rFonts w:ascii="Times New Roman" w:eastAsia="Times New Roman" w:hAnsi="Times New Roman" w:cs="Times New Roman"/>
          <w:sz w:val="24"/>
          <w:szCs w:val="24"/>
        </w:rPr>
        <w:t>result</w:t>
      </w:r>
      <w:proofErr w:type="spellEnd"/>
      <w:r w:rsidRPr="004A0239">
        <w:rPr>
          <w:rFonts w:ascii="Times New Roman" w:eastAsia="Times New Roman" w:hAnsi="Times New Roman" w:cs="Times New Roman"/>
          <w:sz w:val="24"/>
          <w:szCs w:val="24"/>
        </w:rPr>
        <w:t xml:space="preserve"> = </w:t>
      </w:r>
      <w:proofErr w:type="spellStart"/>
      <w:r w:rsidRPr="004A0239">
        <w:rPr>
          <w:rFonts w:ascii="Times New Roman" w:eastAsia="Times New Roman" w:hAnsi="Times New Roman" w:cs="Times New Roman"/>
          <w:sz w:val="24"/>
          <w:szCs w:val="24"/>
        </w:rPr>
        <w:t>ContemplationResultTextBox.Text</w:t>
      </w:r>
      <w:proofErr w:type="spellEnd"/>
      <w:r w:rsidRPr="004A0239">
        <w:rPr>
          <w:rFonts w:ascii="Times New Roman" w:eastAsia="Times New Roman" w:hAnsi="Times New Roman" w:cs="Times New Roman"/>
          <w:sz w:val="24"/>
          <w:szCs w:val="24"/>
        </w:rPr>
        <w:t>, // Временно задано произвольное значение</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rPr>
        <w:t xml:space="preserve">                        </w:t>
      </w:r>
      <w:proofErr w:type="spellStart"/>
      <w:r w:rsidRPr="004A0239">
        <w:rPr>
          <w:rFonts w:ascii="Times New Roman" w:eastAsia="Times New Roman" w:hAnsi="Times New Roman" w:cs="Times New Roman"/>
          <w:sz w:val="24"/>
          <w:szCs w:val="24"/>
          <w:lang w:val="en-US"/>
        </w:rPr>
        <w:t>id_norm</w:t>
      </w:r>
      <w:proofErr w:type="spellEnd"/>
      <w:r w:rsidRPr="004A0239">
        <w:rPr>
          <w:rFonts w:ascii="Times New Roman" w:eastAsia="Times New Roman" w:hAnsi="Times New Roman" w:cs="Times New Roman"/>
          <w:sz w:val="24"/>
          <w:szCs w:val="24"/>
          <w:lang w:val="en-US"/>
        </w:rPr>
        <w:t xml:space="preserve"> = (int)</w:t>
      </w:r>
      <w:proofErr w:type="spellStart"/>
      <w:r w:rsidRPr="004A0239">
        <w:rPr>
          <w:rFonts w:ascii="Times New Roman" w:eastAsia="Times New Roman" w:hAnsi="Times New Roman" w:cs="Times New Roman"/>
          <w:sz w:val="24"/>
          <w:szCs w:val="24"/>
          <w:lang w:val="en-US"/>
        </w:rPr>
        <w:t>ContemplationNormComboBox.SelectedIndex</w:t>
      </w:r>
      <w:proofErr w:type="spellEnd"/>
      <w:r w:rsidRPr="004A0239">
        <w:rPr>
          <w:rFonts w:ascii="Times New Roman" w:eastAsia="Times New Roman" w:hAnsi="Times New Roman" w:cs="Times New Roman"/>
          <w:sz w:val="24"/>
          <w:szCs w:val="24"/>
          <w:lang w:val="en-US"/>
        </w:rPr>
        <w:t xml:space="preserve"> + 1,</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date_contemplation</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DateTime.Now</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Sample </w:t>
      </w:r>
      <w:proofErr w:type="spellStart"/>
      <w:r w:rsidRPr="004A0239">
        <w:rPr>
          <w:rFonts w:ascii="Times New Roman" w:eastAsia="Times New Roman" w:hAnsi="Times New Roman" w:cs="Times New Roman"/>
          <w:sz w:val="24"/>
          <w:szCs w:val="24"/>
          <w:lang w:val="en-US"/>
        </w:rPr>
        <w:t>sample</w:t>
      </w:r>
      <w:proofErr w:type="spellEnd"/>
      <w:r w:rsidRPr="004A0239">
        <w:rPr>
          <w:rFonts w:ascii="Times New Roman" w:eastAsia="Times New Roman" w:hAnsi="Times New Roman" w:cs="Times New Roman"/>
          <w:sz w:val="24"/>
          <w:szCs w:val="24"/>
          <w:lang w:val="en-US"/>
        </w:rPr>
        <w:t xml:space="preserve"> = </w:t>
      </w:r>
      <w:proofErr w:type="spellStart"/>
      <w:proofErr w:type="gramStart"/>
      <w:r w:rsidRPr="004A0239">
        <w:rPr>
          <w:rFonts w:ascii="Times New Roman" w:eastAsia="Times New Roman" w:hAnsi="Times New Roman" w:cs="Times New Roman"/>
          <w:sz w:val="24"/>
          <w:szCs w:val="24"/>
          <w:lang w:val="en-US"/>
        </w:rPr>
        <w:t>greanTrailEntities.Sample.FirstOrDefault</w:t>
      </w:r>
      <w:proofErr w:type="spellEnd"/>
      <w:proofErr w:type="gramEnd"/>
      <w:r w:rsidRPr="004A0239">
        <w:rPr>
          <w:rFonts w:ascii="Times New Roman" w:eastAsia="Times New Roman" w:hAnsi="Times New Roman" w:cs="Times New Roman"/>
          <w:sz w:val="24"/>
          <w:szCs w:val="24"/>
          <w:lang w:val="en-US"/>
        </w:rPr>
        <w:t xml:space="preserve">(r =&gt; </w:t>
      </w:r>
      <w:proofErr w:type="spellStart"/>
      <w:r w:rsidRPr="004A0239">
        <w:rPr>
          <w:rFonts w:ascii="Times New Roman" w:eastAsia="Times New Roman" w:hAnsi="Times New Roman" w:cs="Times New Roman"/>
          <w:sz w:val="24"/>
          <w:szCs w:val="24"/>
          <w:lang w:val="en-US"/>
        </w:rPr>
        <w:t>r.articul</w:t>
      </w:r>
      <w:proofErr w:type="spellEnd"/>
      <w:r w:rsidRPr="004A0239">
        <w:rPr>
          <w:rFonts w:ascii="Times New Roman" w:eastAsia="Times New Roman" w:hAnsi="Times New Roman" w:cs="Times New Roman"/>
          <w:sz w:val="24"/>
          <w:szCs w:val="24"/>
          <w:lang w:val="en-US"/>
        </w:rPr>
        <w:t xml:space="preserve"> == (string)</w:t>
      </w:r>
      <w:proofErr w:type="spellStart"/>
      <w:r w:rsidRPr="004A0239">
        <w:rPr>
          <w:rFonts w:ascii="Times New Roman" w:eastAsia="Times New Roman" w:hAnsi="Times New Roman" w:cs="Times New Roman"/>
          <w:sz w:val="24"/>
          <w:szCs w:val="24"/>
          <w:lang w:val="en-US"/>
        </w:rPr>
        <w:t>ContemplationSampleComboBox.SelectedItem</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Norm </w:t>
      </w:r>
      <w:proofErr w:type="spellStart"/>
      <w:r w:rsidRPr="004A0239">
        <w:rPr>
          <w:rFonts w:ascii="Times New Roman" w:eastAsia="Times New Roman" w:hAnsi="Times New Roman" w:cs="Times New Roman"/>
          <w:sz w:val="24"/>
          <w:szCs w:val="24"/>
          <w:lang w:val="en-US"/>
        </w:rPr>
        <w:t>norma</w:t>
      </w:r>
      <w:proofErr w:type="spellEnd"/>
      <w:r w:rsidRPr="004A0239">
        <w:rPr>
          <w:rFonts w:ascii="Times New Roman" w:eastAsia="Times New Roman" w:hAnsi="Times New Roman" w:cs="Times New Roman"/>
          <w:sz w:val="24"/>
          <w:szCs w:val="24"/>
          <w:lang w:val="en-US"/>
        </w:rPr>
        <w:t xml:space="preserve"> = </w:t>
      </w:r>
      <w:proofErr w:type="spellStart"/>
      <w:proofErr w:type="gramStart"/>
      <w:r w:rsidRPr="004A0239">
        <w:rPr>
          <w:rFonts w:ascii="Times New Roman" w:eastAsia="Times New Roman" w:hAnsi="Times New Roman" w:cs="Times New Roman"/>
          <w:sz w:val="24"/>
          <w:szCs w:val="24"/>
          <w:lang w:val="en-US"/>
        </w:rPr>
        <w:t>greanTrailEntities.Norm.FirstOrDefault</w:t>
      </w:r>
      <w:proofErr w:type="spellEnd"/>
      <w:proofErr w:type="gramEnd"/>
      <w:r w:rsidRPr="004A0239">
        <w:rPr>
          <w:rFonts w:ascii="Times New Roman" w:eastAsia="Times New Roman" w:hAnsi="Times New Roman" w:cs="Times New Roman"/>
          <w:sz w:val="24"/>
          <w:szCs w:val="24"/>
          <w:lang w:val="en-US"/>
        </w:rPr>
        <w:t xml:space="preserve">(r =&gt; </w:t>
      </w:r>
      <w:proofErr w:type="spellStart"/>
      <w:r w:rsidRPr="004A0239">
        <w:rPr>
          <w:rFonts w:ascii="Times New Roman" w:eastAsia="Times New Roman" w:hAnsi="Times New Roman" w:cs="Times New Roman"/>
          <w:sz w:val="24"/>
          <w:szCs w:val="24"/>
          <w:lang w:val="en-US"/>
        </w:rPr>
        <w:t>r.id_norm</w:t>
      </w:r>
      <w:proofErr w:type="spellEnd"/>
      <w:r w:rsidRPr="004A0239">
        <w:rPr>
          <w:rFonts w:ascii="Times New Roman" w:eastAsia="Times New Roman" w:hAnsi="Times New Roman" w:cs="Times New Roman"/>
          <w:sz w:val="24"/>
          <w:szCs w:val="24"/>
          <w:lang w:val="en-US"/>
        </w:rPr>
        <w:t xml:space="preserve"> == (long)</w:t>
      </w:r>
      <w:proofErr w:type="spellStart"/>
      <w:r w:rsidRPr="004A0239">
        <w:rPr>
          <w:rFonts w:ascii="Times New Roman" w:eastAsia="Times New Roman" w:hAnsi="Times New Roman" w:cs="Times New Roman"/>
          <w:sz w:val="24"/>
          <w:szCs w:val="24"/>
          <w:lang w:val="en-US"/>
        </w:rPr>
        <w:t>ContemplationNormComboBox.SelectedIndex</w:t>
      </w:r>
      <w:proofErr w:type="spellEnd"/>
      <w:r w:rsidRPr="004A0239">
        <w:rPr>
          <w:rFonts w:ascii="Times New Roman" w:eastAsia="Times New Roman" w:hAnsi="Times New Roman" w:cs="Times New Roman"/>
          <w:sz w:val="24"/>
          <w:szCs w:val="24"/>
          <w:lang w:val="en-US"/>
        </w:rPr>
        <w:t xml:space="preserve"> + 1 &amp;&amp; </w:t>
      </w:r>
      <w:proofErr w:type="spellStart"/>
      <w:r w:rsidRPr="004A0239">
        <w:rPr>
          <w:rFonts w:ascii="Times New Roman" w:eastAsia="Times New Roman" w:hAnsi="Times New Roman" w:cs="Times New Roman"/>
          <w:sz w:val="24"/>
          <w:szCs w:val="24"/>
          <w:lang w:val="en-US"/>
        </w:rPr>
        <w:t>r.id_type</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sample.id_type</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Region </w:t>
      </w:r>
      <w:proofErr w:type="spellStart"/>
      <w:r w:rsidRPr="004A0239">
        <w:rPr>
          <w:rFonts w:ascii="Times New Roman" w:eastAsia="Times New Roman" w:hAnsi="Times New Roman" w:cs="Times New Roman"/>
          <w:sz w:val="24"/>
          <w:szCs w:val="24"/>
          <w:lang w:val="en-US"/>
        </w:rPr>
        <w:t>region</w:t>
      </w:r>
      <w:proofErr w:type="spellEnd"/>
      <w:r w:rsidRPr="004A0239">
        <w:rPr>
          <w:rFonts w:ascii="Times New Roman" w:eastAsia="Times New Roman" w:hAnsi="Times New Roman" w:cs="Times New Roman"/>
          <w:sz w:val="24"/>
          <w:szCs w:val="24"/>
          <w:lang w:val="en-US"/>
        </w:rPr>
        <w:t xml:space="preserve"> = </w:t>
      </w:r>
      <w:proofErr w:type="spellStart"/>
      <w:proofErr w:type="gramStart"/>
      <w:r w:rsidRPr="004A0239">
        <w:rPr>
          <w:rFonts w:ascii="Times New Roman" w:eastAsia="Times New Roman" w:hAnsi="Times New Roman" w:cs="Times New Roman"/>
          <w:sz w:val="24"/>
          <w:szCs w:val="24"/>
          <w:lang w:val="en-US"/>
        </w:rPr>
        <w:t>greanTrailEntities.Region.FirstOrDefault</w:t>
      </w:r>
      <w:proofErr w:type="spellEnd"/>
      <w:proofErr w:type="gramEnd"/>
      <w:r w:rsidRPr="004A0239">
        <w:rPr>
          <w:rFonts w:ascii="Times New Roman" w:eastAsia="Times New Roman" w:hAnsi="Times New Roman" w:cs="Times New Roman"/>
          <w:sz w:val="24"/>
          <w:szCs w:val="24"/>
          <w:lang w:val="en-US"/>
        </w:rPr>
        <w:t xml:space="preserve">(r =&gt; </w:t>
      </w:r>
      <w:proofErr w:type="spellStart"/>
      <w:r w:rsidRPr="004A0239">
        <w:rPr>
          <w:rFonts w:ascii="Times New Roman" w:eastAsia="Times New Roman" w:hAnsi="Times New Roman" w:cs="Times New Roman"/>
          <w:sz w:val="24"/>
          <w:szCs w:val="24"/>
          <w:lang w:val="en-US"/>
        </w:rPr>
        <w:t>r.id_region</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sample.id_region</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if (Convert.ToInt32(</w:t>
      </w:r>
      <w:proofErr w:type="spellStart"/>
      <w:proofErr w:type="gramStart"/>
      <w:r w:rsidRPr="004A0239">
        <w:rPr>
          <w:rFonts w:ascii="Times New Roman" w:eastAsia="Times New Roman" w:hAnsi="Times New Roman" w:cs="Times New Roman"/>
          <w:sz w:val="24"/>
          <w:szCs w:val="24"/>
          <w:lang w:val="en-US"/>
        </w:rPr>
        <w:t>norma.norma</w:t>
      </w:r>
      <w:proofErr w:type="spellEnd"/>
      <w:proofErr w:type="gramEnd"/>
      <w:r w:rsidRPr="004A0239">
        <w:rPr>
          <w:rFonts w:ascii="Times New Roman" w:eastAsia="Times New Roman" w:hAnsi="Times New Roman" w:cs="Times New Roman"/>
          <w:sz w:val="24"/>
          <w:szCs w:val="24"/>
          <w:lang w:val="en-US"/>
        </w:rPr>
        <w:t>) &lt; Convert.ToInt32(</w:t>
      </w:r>
      <w:proofErr w:type="spellStart"/>
      <w:r w:rsidRPr="004A0239">
        <w:rPr>
          <w:rFonts w:ascii="Times New Roman" w:eastAsia="Times New Roman" w:hAnsi="Times New Roman" w:cs="Times New Roman"/>
          <w:sz w:val="24"/>
          <w:szCs w:val="24"/>
          <w:lang w:val="en-US"/>
        </w:rPr>
        <w:t>ContemplationResultTextBox.Text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Pollution </w:t>
      </w:r>
      <w:proofErr w:type="spellStart"/>
      <w:r w:rsidRPr="004A0239">
        <w:rPr>
          <w:rFonts w:ascii="Times New Roman" w:eastAsia="Times New Roman" w:hAnsi="Times New Roman" w:cs="Times New Roman"/>
          <w:sz w:val="24"/>
          <w:szCs w:val="24"/>
          <w:lang w:val="en-US"/>
        </w:rPr>
        <w:t>pollution</w:t>
      </w:r>
      <w:proofErr w:type="spellEnd"/>
      <w:r w:rsidRPr="004A0239">
        <w:rPr>
          <w:rFonts w:ascii="Times New Roman" w:eastAsia="Times New Roman" w:hAnsi="Times New Roman" w:cs="Times New Roman"/>
          <w:sz w:val="24"/>
          <w:szCs w:val="24"/>
          <w:lang w:val="en-US"/>
        </w:rPr>
        <w:t xml:space="preserve"> = new Pollution</w:t>
      </w:r>
    </w:p>
    <w:p w:rsidR="008555F4"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gramStart"/>
      <w:r w:rsidRPr="004A0239">
        <w:rPr>
          <w:rFonts w:ascii="Times New Roman" w:eastAsia="Times New Roman" w:hAnsi="Times New Roman" w:cs="Times New Roman"/>
          <w:sz w:val="24"/>
          <w:szCs w:val="24"/>
          <w:lang w:val="en-US"/>
        </w:rPr>
        <w:t>{</w:t>
      </w:r>
      <w:r w:rsid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id</w:t>
      </w:r>
      <w:proofErr w:type="gramEnd"/>
      <w:r w:rsidRPr="004A0239">
        <w:rPr>
          <w:rFonts w:ascii="Times New Roman" w:eastAsia="Times New Roman" w:hAnsi="Times New Roman" w:cs="Times New Roman"/>
          <w:sz w:val="24"/>
          <w:szCs w:val="24"/>
          <w:lang w:val="en-US"/>
        </w:rPr>
        <w:t>_contemplation</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contemplation.id_contemplation</w:t>
      </w:r>
      <w:proofErr w:type="spellEnd"/>
      <w:r w:rsidRPr="004A0239">
        <w:rPr>
          <w:rFonts w:ascii="Times New Roman" w:eastAsia="Times New Roman" w:hAnsi="Times New Roman" w:cs="Times New Roman"/>
          <w:sz w:val="24"/>
          <w:szCs w:val="24"/>
          <w:lang w:val="en-US"/>
        </w:rPr>
        <w:t>,</w:t>
      </w:r>
    </w:p>
    <w:p w:rsidR="0071319D"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levels = (Convert.ToInt32(</w:t>
      </w:r>
      <w:proofErr w:type="spellStart"/>
      <w:r w:rsidRPr="004A0239">
        <w:rPr>
          <w:rFonts w:ascii="Times New Roman" w:eastAsia="Times New Roman" w:hAnsi="Times New Roman" w:cs="Times New Roman"/>
          <w:sz w:val="24"/>
          <w:szCs w:val="24"/>
          <w:lang w:val="en-US"/>
        </w:rPr>
        <w:t>ContemplationResultTextBox.Text</w:t>
      </w:r>
      <w:proofErr w:type="spellEnd"/>
      <w:r w:rsidRPr="004A0239">
        <w:rPr>
          <w:rFonts w:ascii="Times New Roman" w:eastAsia="Times New Roman" w:hAnsi="Times New Roman" w:cs="Times New Roman"/>
          <w:sz w:val="24"/>
          <w:szCs w:val="24"/>
          <w:lang w:val="en-US"/>
        </w:rPr>
        <w:t>) - Convert.ToInt32(</w:t>
      </w:r>
      <w:proofErr w:type="spellStart"/>
      <w:proofErr w:type="gramStart"/>
      <w:r w:rsidRPr="004A0239">
        <w:rPr>
          <w:rFonts w:ascii="Times New Roman" w:eastAsia="Times New Roman" w:hAnsi="Times New Roman" w:cs="Times New Roman"/>
          <w:sz w:val="24"/>
          <w:szCs w:val="24"/>
          <w:lang w:val="en-US"/>
        </w:rPr>
        <w:t>norma.norma</w:t>
      </w:r>
      <w:proofErr w:type="spellEnd"/>
      <w:proofErr w:type="gramEnd"/>
      <w:r w:rsidRPr="004A0239">
        <w:rPr>
          <w:rFonts w:ascii="Times New Roman" w:eastAsia="Times New Roman" w:hAnsi="Times New Roman" w:cs="Times New Roman"/>
          <w:sz w:val="24"/>
          <w:szCs w:val="24"/>
          <w:lang w:val="en-US"/>
        </w:rPr>
        <w:t>)).</w:t>
      </w:r>
      <w:proofErr w:type="spellStart"/>
      <w:r w:rsidRPr="004A0239">
        <w:rPr>
          <w:rFonts w:ascii="Times New Roman" w:eastAsia="Times New Roman" w:hAnsi="Times New Roman" w:cs="Times New Roman"/>
          <w:sz w:val="24"/>
          <w:szCs w:val="24"/>
          <w:lang w:val="en-US"/>
        </w:rPr>
        <w:t>ToString</w:t>
      </w:r>
      <w:proofErr w:type="spellEnd"/>
      <w:r w:rsidRPr="004A0239">
        <w:rPr>
          <w:rFonts w:ascii="Times New Roman" w:eastAsia="Times New Roman" w:hAnsi="Times New Roman" w:cs="Times New Roman"/>
          <w:sz w:val="24"/>
          <w:szCs w:val="24"/>
          <w:lang w:val="en-US"/>
        </w:rPr>
        <w:t>(),</w:t>
      </w:r>
    </w:p>
    <w:p w:rsidR="00A774C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id_region</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region.id_region</w:t>
      </w:r>
      <w:proofErr w:type="spellEnd"/>
      <w:r w:rsidRPr="004A0239">
        <w:rPr>
          <w:rFonts w:ascii="Times New Roman" w:eastAsia="Times New Roman" w:hAnsi="Times New Roman" w:cs="Times New Roman"/>
          <w:sz w:val="24"/>
          <w:szCs w:val="24"/>
          <w:lang w:val="en-US"/>
        </w:rPr>
        <w:t>,</w:t>
      </w:r>
    </w:p>
    <w:p w:rsidR="0024503D"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data_time</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DateTime.Now</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_</w:t>
      </w:r>
      <w:proofErr w:type="spellStart"/>
      <w:proofErr w:type="gramStart"/>
      <w:r w:rsidRPr="004A0239">
        <w:rPr>
          <w:rFonts w:ascii="Times New Roman" w:eastAsia="Times New Roman" w:hAnsi="Times New Roman" w:cs="Times New Roman"/>
          <w:sz w:val="24"/>
          <w:szCs w:val="24"/>
          <w:lang w:val="en-US"/>
        </w:rPr>
        <w:t>context.Pollution.Add</w:t>
      </w:r>
      <w:proofErr w:type="spellEnd"/>
      <w:proofErr w:type="gramEnd"/>
      <w:r w:rsidRPr="004A0239">
        <w:rPr>
          <w:rFonts w:ascii="Times New Roman" w:eastAsia="Times New Roman" w:hAnsi="Times New Roman" w:cs="Times New Roman"/>
          <w:sz w:val="24"/>
          <w:szCs w:val="24"/>
          <w:lang w:val="en-US"/>
        </w:rPr>
        <w:t>(pollution);}</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_</w:t>
      </w:r>
      <w:proofErr w:type="spellStart"/>
      <w:proofErr w:type="gramStart"/>
      <w:r w:rsidRPr="004A0239">
        <w:rPr>
          <w:rFonts w:ascii="Times New Roman" w:eastAsia="Times New Roman" w:hAnsi="Times New Roman" w:cs="Times New Roman"/>
          <w:sz w:val="24"/>
          <w:szCs w:val="24"/>
          <w:lang w:val="en-US"/>
        </w:rPr>
        <w:t>context.Contemplation.Add</w:t>
      </w:r>
      <w:proofErr w:type="spellEnd"/>
      <w:proofErr w:type="gramEnd"/>
      <w:r w:rsidRPr="004A0239">
        <w:rPr>
          <w:rFonts w:ascii="Times New Roman" w:eastAsia="Times New Roman" w:hAnsi="Times New Roman" w:cs="Times New Roman"/>
          <w:sz w:val="24"/>
          <w:szCs w:val="24"/>
          <w:lang w:val="en-US"/>
        </w:rPr>
        <w:t>(contemplation);}</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else </w:t>
      </w:r>
      <w:proofErr w:type="gramStart"/>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MessageBox.Show</w:t>
      </w:r>
      <w:proofErr w:type="spellEnd"/>
      <w:proofErr w:type="gramEnd"/>
      <w:r w:rsidRPr="004A0239">
        <w:rPr>
          <w:rFonts w:ascii="Times New Roman" w:eastAsia="Times New Roman" w:hAnsi="Times New Roman" w:cs="Times New Roman"/>
          <w:sz w:val="24"/>
          <w:szCs w:val="24"/>
          <w:lang w:val="en-US"/>
        </w:rPr>
        <w:t>("</w:t>
      </w:r>
      <w:r w:rsidRPr="004A0239">
        <w:rPr>
          <w:rFonts w:ascii="Times New Roman" w:eastAsia="Times New Roman" w:hAnsi="Times New Roman" w:cs="Times New Roman"/>
          <w:sz w:val="24"/>
          <w:szCs w:val="24"/>
        </w:rPr>
        <w:t>Вы</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не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ввели</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все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данные</w:t>
      </w:r>
      <w:r w:rsidRPr="004A0239">
        <w:rPr>
          <w:rFonts w:ascii="Times New Roman" w:eastAsia="Times New Roman" w:hAnsi="Times New Roman" w:cs="Times New Roman"/>
          <w:sz w:val="24"/>
          <w:szCs w:val="24"/>
          <w:lang w:val="en-US"/>
        </w:rPr>
        <w:t>!", "</w:t>
      </w:r>
      <w:proofErr w:type="spellStart"/>
      <w:r w:rsidRPr="004A0239">
        <w:rPr>
          <w:rFonts w:ascii="Times New Roman" w:eastAsia="Times New Roman" w:hAnsi="Times New Roman" w:cs="Times New Roman"/>
          <w:sz w:val="24"/>
          <w:szCs w:val="24"/>
          <w:lang w:val="en-US"/>
        </w:rPr>
        <w:t>Erorr</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MessageBoxButton.OK</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MessageBoxImage.Information</w:t>
      </w:r>
      <w:proofErr w:type="spellEnd"/>
      <w:r w:rsidRPr="004A0239">
        <w:rPr>
          <w:rFonts w:ascii="Times New Roman" w:eastAsia="Times New Roman" w:hAnsi="Times New Roman" w:cs="Times New Roman"/>
          <w:sz w:val="24"/>
          <w:szCs w:val="24"/>
          <w:lang w:val="en-US"/>
        </w:rPr>
        <w:t>); return;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break;</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case "</w:t>
      </w:r>
      <w:r w:rsidRPr="004A0239">
        <w:rPr>
          <w:rFonts w:ascii="Times New Roman" w:eastAsia="Times New Roman" w:hAnsi="Times New Roman" w:cs="Times New Roman"/>
          <w:sz w:val="24"/>
          <w:szCs w:val="24"/>
        </w:rPr>
        <w:t>Пользователи</w:t>
      </w:r>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if (</w:t>
      </w:r>
      <w:proofErr w:type="spellStart"/>
      <w:proofErr w:type="gram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 xml:space="preserve"> !</w:t>
      </w:r>
      <w:proofErr w:type="gram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 xml:space="preserve"> &amp;&amp; </w:t>
      </w:r>
      <w:proofErr w:type="spell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gramStart"/>
      <w:r w:rsidRPr="004A0239">
        <w:rPr>
          <w:rFonts w:ascii="Times New Roman" w:eastAsia="Times New Roman" w:hAnsi="Times New Roman" w:cs="Times New Roman"/>
          <w:sz w:val="24"/>
          <w:szCs w:val="24"/>
          <w:lang w:val="en-US"/>
        </w:rPr>
        <w:t>{</w:t>
      </w:r>
      <w:r w:rsid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lang w:val="en-US"/>
        </w:rPr>
        <w:t>Users</w:t>
      </w:r>
      <w:proofErr w:type="gram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users</w:t>
      </w:r>
      <w:proofErr w:type="spellEnd"/>
      <w:r w:rsidRPr="004A0239">
        <w:rPr>
          <w:rFonts w:ascii="Times New Roman" w:eastAsia="Times New Roman" w:hAnsi="Times New Roman" w:cs="Times New Roman"/>
          <w:sz w:val="24"/>
          <w:szCs w:val="24"/>
          <w:lang w:val="en-US"/>
        </w:rPr>
        <w:t xml:space="preserve"> = new Users</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full_name</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UserFullNameTextBox.Text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login = </w:t>
      </w:r>
      <w:proofErr w:type="spell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password = Funs.ComputeSHA256</w:t>
      </w:r>
      <w:proofErr w:type="gramStart"/>
      <w:r w:rsidRPr="004A0239">
        <w:rPr>
          <w:rFonts w:ascii="Times New Roman" w:eastAsia="Times New Roman" w:hAnsi="Times New Roman" w:cs="Times New Roman"/>
          <w:sz w:val="24"/>
          <w:szCs w:val="24"/>
          <w:lang w:val="en-US"/>
        </w:rPr>
        <w:t>Hash(</w:t>
      </w:r>
      <w:proofErr w:type="spellStart"/>
      <w:proofErr w:type="gramEnd"/>
      <w:r w:rsidRPr="004A0239">
        <w:rPr>
          <w:rFonts w:ascii="Times New Roman" w:eastAsia="Times New Roman" w:hAnsi="Times New Roman" w:cs="Times New Roman"/>
          <w:sz w:val="24"/>
          <w:szCs w:val="24"/>
          <w:lang w:val="en-US"/>
        </w:rPr>
        <w:t>UserPassTextBox.Text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id_roles</w:t>
      </w:r>
      <w:proofErr w:type="spellEnd"/>
      <w:r w:rsidRPr="004A0239">
        <w:rPr>
          <w:rFonts w:ascii="Times New Roman" w:eastAsia="Times New Roman" w:hAnsi="Times New Roman" w:cs="Times New Roman"/>
          <w:sz w:val="24"/>
          <w:szCs w:val="24"/>
          <w:lang w:val="en-US"/>
        </w:rPr>
        <w:t xml:space="preserve"> = (int)</w:t>
      </w:r>
      <w:proofErr w:type="spellStart"/>
      <w:r w:rsidRPr="004A0239">
        <w:rPr>
          <w:rFonts w:ascii="Times New Roman" w:eastAsia="Times New Roman" w:hAnsi="Times New Roman" w:cs="Times New Roman"/>
          <w:sz w:val="24"/>
          <w:szCs w:val="24"/>
          <w:lang w:val="en-US"/>
        </w:rPr>
        <w:t>UserRolesComboBox.SelectedIndex</w:t>
      </w:r>
      <w:proofErr w:type="spellEnd"/>
      <w:r w:rsidRPr="004A0239">
        <w:rPr>
          <w:rFonts w:ascii="Times New Roman" w:eastAsia="Times New Roman" w:hAnsi="Times New Roman" w:cs="Times New Roman"/>
          <w:sz w:val="24"/>
          <w:szCs w:val="24"/>
          <w:lang w:val="en-US"/>
        </w:rPr>
        <w:t xml:space="preserve"> + 1,</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dateOfBirth</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UserDateOfBirthTextBox.Text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phoneNumber</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UserPhoneNumberTextBox.Text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address = </w:t>
      </w:r>
      <w:proofErr w:type="spellStart"/>
      <w:r w:rsidRPr="004A0239">
        <w:rPr>
          <w:rFonts w:ascii="Times New Roman" w:eastAsia="Times New Roman" w:hAnsi="Times New Roman" w:cs="Times New Roman"/>
          <w:sz w:val="24"/>
          <w:szCs w:val="24"/>
          <w:lang w:val="en-US"/>
        </w:rPr>
        <w:t>UserAddressTextBox.Text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email = </w:t>
      </w:r>
      <w:proofErr w:type="spellStart"/>
      <w:r w:rsidRPr="004A0239">
        <w:rPr>
          <w:rFonts w:ascii="Times New Roman" w:eastAsia="Times New Roman" w:hAnsi="Times New Roman" w:cs="Times New Roman"/>
          <w:sz w:val="24"/>
          <w:szCs w:val="24"/>
          <w:lang w:val="en-US"/>
        </w:rPr>
        <w:t>UserEmailTextBox.Text</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_</w:t>
      </w:r>
      <w:proofErr w:type="spellStart"/>
      <w:proofErr w:type="gramStart"/>
      <w:r w:rsidRPr="004A0239">
        <w:rPr>
          <w:rFonts w:ascii="Times New Roman" w:eastAsia="Times New Roman" w:hAnsi="Times New Roman" w:cs="Times New Roman"/>
          <w:sz w:val="24"/>
          <w:szCs w:val="24"/>
          <w:lang w:val="en-US"/>
        </w:rPr>
        <w:t>context.Users.Add</w:t>
      </w:r>
      <w:proofErr w:type="spellEnd"/>
      <w:proofErr w:type="gramEnd"/>
      <w:r w:rsidRPr="004A0239">
        <w:rPr>
          <w:rFonts w:ascii="Times New Roman" w:eastAsia="Times New Roman" w:hAnsi="Times New Roman" w:cs="Times New Roman"/>
          <w:sz w:val="24"/>
          <w:szCs w:val="24"/>
          <w:lang w:val="en-US"/>
        </w:rPr>
        <w:t>(users);}</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else </w:t>
      </w:r>
      <w:proofErr w:type="gramStart"/>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MessageBox.Show</w:t>
      </w:r>
      <w:proofErr w:type="spellEnd"/>
      <w:proofErr w:type="gramEnd"/>
      <w:r w:rsidRPr="004A0239">
        <w:rPr>
          <w:rFonts w:ascii="Times New Roman" w:eastAsia="Times New Roman" w:hAnsi="Times New Roman" w:cs="Times New Roman"/>
          <w:sz w:val="24"/>
          <w:szCs w:val="24"/>
          <w:lang w:val="en-US"/>
        </w:rPr>
        <w:t>("</w:t>
      </w:r>
      <w:r w:rsidRPr="004A0239">
        <w:rPr>
          <w:rFonts w:ascii="Times New Roman" w:eastAsia="Times New Roman" w:hAnsi="Times New Roman" w:cs="Times New Roman"/>
          <w:sz w:val="24"/>
          <w:szCs w:val="24"/>
        </w:rPr>
        <w:t>Вы</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не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ввели</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все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обязательные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данные</w:t>
      </w:r>
      <w:r w:rsidRPr="004A0239">
        <w:rPr>
          <w:rFonts w:ascii="Times New Roman" w:eastAsia="Times New Roman" w:hAnsi="Times New Roman" w:cs="Times New Roman"/>
          <w:sz w:val="24"/>
          <w:szCs w:val="24"/>
          <w:lang w:val="en-US"/>
        </w:rPr>
        <w:t>!", "</w:t>
      </w:r>
      <w:proofErr w:type="spellStart"/>
      <w:r w:rsidRPr="004A0239">
        <w:rPr>
          <w:rFonts w:ascii="Times New Roman" w:eastAsia="Times New Roman" w:hAnsi="Times New Roman" w:cs="Times New Roman"/>
          <w:sz w:val="24"/>
          <w:szCs w:val="24"/>
          <w:lang w:val="en-US"/>
        </w:rPr>
        <w:t>Erorr</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MessageBoxButton.OK</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MessageBoxImage.Information</w:t>
      </w:r>
      <w:proofErr w:type="spellEnd"/>
      <w:r w:rsidRPr="004A0239">
        <w:rPr>
          <w:rFonts w:ascii="Times New Roman" w:eastAsia="Times New Roman" w:hAnsi="Times New Roman" w:cs="Times New Roman"/>
          <w:sz w:val="24"/>
          <w:szCs w:val="24"/>
          <w:lang w:val="en-US"/>
        </w:rPr>
        <w:t>); return;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break;</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case "</w:t>
      </w:r>
      <w:r w:rsidRPr="004A0239">
        <w:rPr>
          <w:rFonts w:ascii="Times New Roman" w:eastAsia="Times New Roman" w:hAnsi="Times New Roman" w:cs="Times New Roman"/>
          <w:sz w:val="24"/>
          <w:szCs w:val="24"/>
        </w:rPr>
        <w:t>Мероприятие</w:t>
      </w:r>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if (</w:t>
      </w:r>
      <w:proofErr w:type="spellStart"/>
      <w:proofErr w:type="gram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 xml:space="preserve"> !</w:t>
      </w:r>
      <w:proofErr w:type="gram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 xml:space="preserve"> &amp;&amp; </w:t>
      </w:r>
      <w:proofErr w:type="spell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{Event events = new Event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{name = </w:t>
      </w:r>
      <w:proofErr w:type="spellStart"/>
      <w:r w:rsidRPr="004A0239">
        <w:rPr>
          <w:rFonts w:ascii="Times New Roman" w:eastAsia="Times New Roman" w:hAnsi="Times New Roman" w:cs="Times New Roman"/>
          <w:sz w:val="24"/>
          <w:szCs w:val="24"/>
          <w:lang w:val="en-US"/>
        </w:rPr>
        <w:t>tblock_</w:t>
      </w:r>
      <w:proofErr w:type="gramStart"/>
      <w:r w:rsidRPr="004A0239">
        <w:rPr>
          <w:rFonts w:ascii="Times New Roman" w:eastAsia="Times New Roman" w:hAnsi="Times New Roman" w:cs="Times New Roman"/>
          <w:sz w:val="24"/>
          <w:szCs w:val="24"/>
          <w:lang w:val="en-US"/>
        </w:rPr>
        <w:t>heading.Text</w:t>
      </w:r>
      <w:proofErr w:type="spellEnd"/>
      <w:proofErr w:type="gram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data_time</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Calendar.SelectedDate</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_</w:t>
      </w:r>
      <w:proofErr w:type="spellStart"/>
      <w:proofErr w:type="gramStart"/>
      <w:r w:rsidRPr="004A0239">
        <w:rPr>
          <w:rFonts w:ascii="Times New Roman" w:eastAsia="Times New Roman" w:hAnsi="Times New Roman" w:cs="Times New Roman"/>
          <w:sz w:val="24"/>
          <w:szCs w:val="24"/>
          <w:lang w:val="en-US"/>
        </w:rPr>
        <w:t>context.Event.Add</w:t>
      </w:r>
      <w:proofErr w:type="spellEnd"/>
      <w:proofErr w:type="gramEnd"/>
      <w:r w:rsidRPr="004A0239">
        <w:rPr>
          <w:rFonts w:ascii="Times New Roman" w:eastAsia="Times New Roman" w:hAnsi="Times New Roman" w:cs="Times New Roman"/>
          <w:sz w:val="24"/>
          <w:szCs w:val="24"/>
          <w:lang w:val="en-US"/>
        </w:rPr>
        <w:t>(events);}</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lastRenderedPageBreak/>
        <w:t xml:space="preserve">                else </w:t>
      </w:r>
      <w:proofErr w:type="gramStart"/>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MessageBox.Show</w:t>
      </w:r>
      <w:proofErr w:type="spellEnd"/>
      <w:proofErr w:type="gramEnd"/>
      <w:r w:rsidRPr="004A0239">
        <w:rPr>
          <w:rFonts w:ascii="Times New Roman" w:eastAsia="Times New Roman" w:hAnsi="Times New Roman" w:cs="Times New Roman"/>
          <w:sz w:val="24"/>
          <w:szCs w:val="24"/>
          <w:lang w:val="en-US"/>
        </w:rPr>
        <w:t>("</w:t>
      </w:r>
      <w:r w:rsidRPr="004A0239">
        <w:rPr>
          <w:rFonts w:ascii="Times New Roman" w:eastAsia="Times New Roman" w:hAnsi="Times New Roman" w:cs="Times New Roman"/>
          <w:sz w:val="24"/>
          <w:szCs w:val="24"/>
        </w:rPr>
        <w:t>Вы</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не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ввели</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все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обязательные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данные</w:t>
      </w:r>
      <w:r w:rsidRPr="004A0239">
        <w:rPr>
          <w:rFonts w:ascii="Times New Roman" w:eastAsia="Times New Roman" w:hAnsi="Times New Roman" w:cs="Times New Roman"/>
          <w:sz w:val="24"/>
          <w:szCs w:val="24"/>
          <w:lang w:val="en-US"/>
        </w:rPr>
        <w:t>!", "</w:t>
      </w:r>
      <w:proofErr w:type="spellStart"/>
      <w:r w:rsidRPr="004A0239">
        <w:rPr>
          <w:rFonts w:ascii="Times New Roman" w:eastAsia="Times New Roman" w:hAnsi="Times New Roman" w:cs="Times New Roman"/>
          <w:sz w:val="24"/>
          <w:szCs w:val="24"/>
          <w:lang w:val="en-US"/>
        </w:rPr>
        <w:t>Erorr</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MessageBoxButton.OK</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MessageBoxImage.Information</w:t>
      </w:r>
      <w:proofErr w:type="spellEnd"/>
      <w:r w:rsidRPr="004A0239">
        <w:rPr>
          <w:rFonts w:ascii="Times New Roman" w:eastAsia="Times New Roman" w:hAnsi="Times New Roman" w:cs="Times New Roman"/>
          <w:sz w:val="24"/>
          <w:szCs w:val="24"/>
          <w:lang w:val="en-US"/>
        </w:rPr>
        <w:t>); return;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break;</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case "</w:t>
      </w:r>
      <w:r w:rsidRPr="004A0239">
        <w:rPr>
          <w:rFonts w:ascii="Times New Roman" w:eastAsia="Times New Roman" w:hAnsi="Times New Roman" w:cs="Times New Roman"/>
          <w:sz w:val="24"/>
          <w:szCs w:val="24"/>
        </w:rPr>
        <w:t>Новость</w:t>
      </w:r>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if (</w:t>
      </w:r>
      <w:proofErr w:type="spellStart"/>
      <w:proofErr w:type="gram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 xml:space="preserve"> !</w:t>
      </w:r>
      <w:proofErr w:type="gram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 xml:space="preserve"> &amp;&amp; </w:t>
      </w:r>
      <w:proofErr w:type="spell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{News </w:t>
      </w:r>
      <w:proofErr w:type="spellStart"/>
      <w:r w:rsidRPr="004A0239">
        <w:rPr>
          <w:rFonts w:ascii="Times New Roman" w:eastAsia="Times New Roman" w:hAnsi="Times New Roman" w:cs="Times New Roman"/>
          <w:sz w:val="24"/>
          <w:szCs w:val="24"/>
          <w:lang w:val="en-US"/>
        </w:rPr>
        <w:t>news</w:t>
      </w:r>
      <w:proofErr w:type="spellEnd"/>
      <w:r w:rsidRPr="004A0239">
        <w:rPr>
          <w:rFonts w:ascii="Times New Roman" w:eastAsia="Times New Roman" w:hAnsi="Times New Roman" w:cs="Times New Roman"/>
          <w:sz w:val="24"/>
          <w:szCs w:val="24"/>
          <w:lang w:val="en-US"/>
        </w:rPr>
        <w:t xml:space="preserve"> = new News</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id_user</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currentUser.id_user</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heading = </w:t>
      </w:r>
      <w:proofErr w:type="spellStart"/>
      <w:r w:rsidRPr="004A0239">
        <w:rPr>
          <w:rFonts w:ascii="Times New Roman" w:eastAsia="Times New Roman" w:hAnsi="Times New Roman" w:cs="Times New Roman"/>
          <w:sz w:val="24"/>
          <w:szCs w:val="24"/>
          <w:lang w:val="en-US"/>
        </w:rPr>
        <w:t>tblock_</w:t>
      </w:r>
      <w:proofErr w:type="gramStart"/>
      <w:r w:rsidRPr="004A0239">
        <w:rPr>
          <w:rFonts w:ascii="Times New Roman" w:eastAsia="Times New Roman" w:hAnsi="Times New Roman" w:cs="Times New Roman"/>
          <w:sz w:val="24"/>
          <w:szCs w:val="24"/>
          <w:lang w:val="en-US"/>
        </w:rPr>
        <w:t>heading.Text</w:t>
      </w:r>
      <w:proofErr w:type="spellEnd"/>
      <w:proofErr w:type="gram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text = </w:t>
      </w:r>
      <w:proofErr w:type="spellStart"/>
      <w:r w:rsidRPr="004A0239">
        <w:rPr>
          <w:rFonts w:ascii="Times New Roman" w:eastAsia="Times New Roman" w:hAnsi="Times New Roman" w:cs="Times New Roman"/>
          <w:sz w:val="24"/>
          <w:szCs w:val="24"/>
          <w:lang w:val="en-US"/>
        </w:rPr>
        <w:t>TextBox_</w:t>
      </w:r>
      <w:proofErr w:type="gramStart"/>
      <w:r w:rsidRPr="004A0239">
        <w:rPr>
          <w:rFonts w:ascii="Times New Roman" w:eastAsia="Times New Roman" w:hAnsi="Times New Roman" w:cs="Times New Roman"/>
          <w:sz w:val="24"/>
          <w:szCs w:val="24"/>
          <w:lang w:val="en-US"/>
        </w:rPr>
        <w:t>text.Text</w:t>
      </w:r>
      <w:proofErr w:type="spellEnd"/>
      <w:proofErr w:type="gramEnd"/>
      <w:r w:rsidRPr="004A0239">
        <w:rPr>
          <w:rFonts w:ascii="Times New Roman" w:eastAsia="Times New Roman" w:hAnsi="Times New Roman" w:cs="Times New Roman"/>
          <w:sz w:val="24"/>
          <w:szCs w:val="24"/>
          <w:lang w:val="en-US"/>
        </w:rPr>
        <w:t>,</w:t>
      </w:r>
    </w:p>
    <w:p w:rsidR="00A774C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data_time</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DateTime.Now</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_</w:t>
      </w:r>
      <w:proofErr w:type="spellStart"/>
      <w:proofErr w:type="gramStart"/>
      <w:r w:rsidRPr="004A0239">
        <w:rPr>
          <w:rFonts w:ascii="Times New Roman" w:eastAsia="Times New Roman" w:hAnsi="Times New Roman" w:cs="Times New Roman"/>
          <w:sz w:val="24"/>
          <w:szCs w:val="24"/>
          <w:lang w:val="en-US"/>
        </w:rPr>
        <w:t>context.News.Add</w:t>
      </w:r>
      <w:proofErr w:type="spellEnd"/>
      <w:proofErr w:type="gramEnd"/>
      <w:r w:rsidRPr="004A0239">
        <w:rPr>
          <w:rFonts w:ascii="Times New Roman" w:eastAsia="Times New Roman" w:hAnsi="Times New Roman" w:cs="Times New Roman"/>
          <w:sz w:val="24"/>
          <w:szCs w:val="24"/>
          <w:lang w:val="en-US"/>
        </w:rPr>
        <w:t>(news);}</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else </w:t>
      </w:r>
      <w:proofErr w:type="gramStart"/>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MessageBox.Show</w:t>
      </w:r>
      <w:proofErr w:type="spellEnd"/>
      <w:proofErr w:type="gramEnd"/>
      <w:r w:rsidRPr="004A0239">
        <w:rPr>
          <w:rFonts w:ascii="Times New Roman" w:eastAsia="Times New Roman" w:hAnsi="Times New Roman" w:cs="Times New Roman"/>
          <w:sz w:val="24"/>
          <w:szCs w:val="24"/>
          <w:lang w:val="en-US"/>
        </w:rPr>
        <w:t>("</w:t>
      </w:r>
      <w:r w:rsidRPr="004A0239">
        <w:rPr>
          <w:rFonts w:ascii="Times New Roman" w:eastAsia="Times New Roman" w:hAnsi="Times New Roman" w:cs="Times New Roman"/>
          <w:sz w:val="24"/>
          <w:szCs w:val="24"/>
        </w:rPr>
        <w:t>Вы</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не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ввели</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все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обязательные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данные</w:t>
      </w:r>
      <w:r w:rsidRPr="004A0239">
        <w:rPr>
          <w:rFonts w:ascii="Times New Roman" w:eastAsia="Times New Roman" w:hAnsi="Times New Roman" w:cs="Times New Roman"/>
          <w:sz w:val="24"/>
          <w:szCs w:val="24"/>
          <w:lang w:val="en-US"/>
        </w:rPr>
        <w:t>!", "</w:t>
      </w:r>
      <w:proofErr w:type="spellStart"/>
      <w:r w:rsidRPr="004A0239">
        <w:rPr>
          <w:rFonts w:ascii="Times New Roman" w:eastAsia="Times New Roman" w:hAnsi="Times New Roman" w:cs="Times New Roman"/>
          <w:sz w:val="24"/>
          <w:szCs w:val="24"/>
          <w:lang w:val="en-US"/>
        </w:rPr>
        <w:t>Erorr</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MessageBoxButton.OK</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MessageBoxImage.Information</w:t>
      </w:r>
      <w:proofErr w:type="spellEnd"/>
      <w:r w:rsidRPr="004A0239">
        <w:rPr>
          <w:rFonts w:ascii="Times New Roman" w:eastAsia="Times New Roman" w:hAnsi="Times New Roman" w:cs="Times New Roman"/>
          <w:sz w:val="24"/>
          <w:szCs w:val="24"/>
          <w:lang w:val="en-US"/>
        </w:rPr>
        <w:t>); return; }</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break;</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case "</w:t>
      </w:r>
      <w:r w:rsidRPr="004A0239">
        <w:rPr>
          <w:rFonts w:ascii="Times New Roman" w:eastAsia="Times New Roman" w:hAnsi="Times New Roman" w:cs="Times New Roman"/>
          <w:sz w:val="24"/>
          <w:szCs w:val="24"/>
        </w:rPr>
        <w:t>Рекомендация</w:t>
      </w:r>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if (</w:t>
      </w:r>
      <w:proofErr w:type="spellStart"/>
      <w:proofErr w:type="gram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 xml:space="preserve"> !</w:t>
      </w:r>
      <w:proofErr w:type="gram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 xml:space="preserve"> &amp;&amp; </w:t>
      </w:r>
      <w:proofErr w:type="spellStart"/>
      <w:r w:rsidRPr="004A0239">
        <w:rPr>
          <w:rFonts w:ascii="Times New Roman" w:eastAsia="Times New Roman" w:hAnsi="Times New Roman" w:cs="Times New Roman"/>
          <w:sz w:val="24"/>
          <w:szCs w:val="24"/>
          <w:lang w:val="en-US"/>
        </w:rPr>
        <w:t>UserLoginTextBox.Text</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string.Empty</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EcologicalRecommendations</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ecologicalRecommendations</w:t>
      </w:r>
      <w:proofErr w:type="spellEnd"/>
      <w:r w:rsidRPr="004A0239">
        <w:rPr>
          <w:rFonts w:ascii="Times New Roman" w:eastAsia="Times New Roman" w:hAnsi="Times New Roman" w:cs="Times New Roman"/>
          <w:sz w:val="24"/>
          <w:szCs w:val="24"/>
          <w:lang w:val="en-US"/>
        </w:rPr>
        <w:t xml:space="preserve"> = new </w:t>
      </w:r>
      <w:proofErr w:type="spellStart"/>
      <w:r w:rsidRPr="004A0239">
        <w:rPr>
          <w:rFonts w:ascii="Times New Roman" w:eastAsia="Times New Roman" w:hAnsi="Times New Roman" w:cs="Times New Roman"/>
          <w:sz w:val="24"/>
          <w:szCs w:val="24"/>
          <w:lang w:val="en-US"/>
        </w:rPr>
        <w:t>EcologicalRecommendations</w:t>
      </w:r>
      <w:proofErr w:type="spellEnd"/>
    </w:p>
    <w:p w:rsidR="00F337A2" w:rsidRPr="004A0239" w:rsidRDefault="0053690A" w:rsidP="004A0239">
      <w:pPr>
        <w:spacing w:after="0"/>
        <w:ind w:left="72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id_user</w:t>
      </w:r>
      <w:proofErr w:type="spellEnd"/>
      <w:r w:rsidRPr="004A0239">
        <w:rPr>
          <w:rFonts w:ascii="Times New Roman" w:eastAsia="Times New Roman" w:hAnsi="Times New Roman" w:cs="Times New Roman"/>
          <w:sz w:val="24"/>
          <w:szCs w:val="24"/>
          <w:lang w:val="en-US"/>
        </w:rPr>
        <w:t xml:space="preserve"> = </w:t>
      </w:r>
      <w:proofErr w:type="spellStart"/>
      <w:r w:rsidRPr="004A0239">
        <w:rPr>
          <w:rFonts w:ascii="Times New Roman" w:eastAsia="Times New Roman" w:hAnsi="Times New Roman" w:cs="Times New Roman"/>
          <w:sz w:val="24"/>
          <w:szCs w:val="24"/>
          <w:lang w:val="en-US"/>
        </w:rPr>
        <w:t>currentUser.id_user</w:t>
      </w:r>
      <w:proofErr w:type="spell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heading = </w:t>
      </w:r>
      <w:proofErr w:type="spellStart"/>
      <w:r w:rsidRPr="004A0239">
        <w:rPr>
          <w:rFonts w:ascii="Times New Roman" w:eastAsia="Times New Roman" w:hAnsi="Times New Roman" w:cs="Times New Roman"/>
          <w:sz w:val="24"/>
          <w:szCs w:val="24"/>
          <w:lang w:val="en-US"/>
        </w:rPr>
        <w:t>tblock_</w:t>
      </w:r>
      <w:proofErr w:type="gramStart"/>
      <w:r w:rsidRPr="004A0239">
        <w:rPr>
          <w:rFonts w:ascii="Times New Roman" w:eastAsia="Times New Roman" w:hAnsi="Times New Roman" w:cs="Times New Roman"/>
          <w:sz w:val="24"/>
          <w:szCs w:val="24"/>
          <w:lang w:val="en-US"/>
        </w:rPr>
        <w:t>heading.Text</w:t>
      </w:r>
      <w:proofErr w:type="spellEnd"/>
      <w:proofErr w:type="gram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text = </w:t>
      </w:r>
      <w:proofErr w:type="spellStart"/>
      <w:r w:rsidRPr="004A0239">
        <w:rPr>
          <w:rFonts w:ascii="Times New Roman" w:eastAsia="Times New Roman" w:hAnsi="Times New Roman" w:cs="Times New Roman"/>
          <w:sz w:val="24"/>
          <w:szCs w:val="24"/>
          <w:lang w:val="en-US"/>
        </w:rPr>
        <w:t>TextBox_</w:t>
      </w:r>
      <w:proofErr w:type="gramStart"/>
      <w:r w:rsidRPr="004A0239">
        <w:rPr>
          <w:rFonts w:ascii="Times New Roman" w:eastAsia="Times New Roman" w:hAnsi="Times New Roman" w:cs="Times New Roman"/>
          <w:sz w:val="24"/>
          <w:szCs w:val="24"/>
          <w:lang w:val="en-US"/>
        </w:rPr>
        <w:t>text.Text</w:t>
      </w:r>
      <w:proofErr w:type="spellEnd"/>
      <w:proofErr w:type="gramEnd"/>
      <w:r w:rsidRPr="004A0239">
        <w:rPr>
          <w:rFonts w:ascii="Times New Roman" w:eastAsia="Times New Roman" w:hAnsi="Times New Roman" w:cs="Times New Roman"/>
          <w:sz w:val="24"/>
          <w:szCs w:val="24"/>
          <w:lang w:val="en-US"/>
        </w:rPr>
        <w:t>,</w:t>
      </w:r>
    </w:p>
    <w:p w:rsidR="00F337A2" w:rsidRPr="004A0239" w:rsidRDefault="0053690A" w:rsidP="004A0239">
      <w:pPr>
        <w:spacing w:after="0"/>
        <w:rPr>
          <w:rFonts w:ascii="Times New Roman" w:eastAsia="Times New Roman" w:hAnsi="Times New Roman" w:cs="Times New Roman"/>
          <w:sz w:val="24"/>
          <w:szCs w:val="24"/>
          <w:lang w:val="en-US"/>
        </w:rPr>
      </w:pPr>
      <w:r w:rsidRPr="004A0239">
        <w:rPr>
          <w:rFonts w:ascii="Times New Roman" w:eastAsia="Times New Roman" w:hAnsi="Times New Roman" w:cs="Times New Roman"/>
          <w:sz w:val="24"/>
          <w:szCs w:val="24"/>
          <w:lang w:val="en-US"/>
        </w:rPr>
        <w:t xml:space="preserve">                    </w:t>
      </w:r>
      <w:proofErr w:type="gramStart"/>
      <w:r w:rsidRPr="004A0239">
        <w:rPr>
          <w:rFonts w:ascii="Times New Roman" w:eastAsia="Times New Roman" w:hAnsi="Times New Roman" w:cs="Times New Roman"/>
          <w:sz w:val="24"/>
          <w:szCs w:val="24"/>
          <w:lang w:val="en-US"/>
        </w:rPr>
        <w:t>};_</w:t>
      </w:r>
      <w:proofErr w:type="gramEnd"/>
      <w:r w:rsidRPr="004A0239">
        <w:rPr>
          <w:rFonts w:ascii="Times New Roman" w:eastAsia="Times New Roman" w:hAnsi="Times New Roman" w:cs="Times New Roman"/>
          <w:sz w:val="24"/>
          <w:szCs w:val="24"/>
          <w:lang w:val="en-US"/>
        </w:rPr>
        <w:t xml:space="preserve">context.EcologicalRecommendations.Add(ecologicalRecommendations);}else { </w:t>
      </w:r>
      <w:proofErr w:type="spellStart"/>
      <w:r w:rsidRPr="004A0239">
        <w:rPr>
          <w:rFonts w:ascii="Times New Roman" w:eastAsia="Times New Roman" w:hAnsi="Times New Roman" w:cs="Times New Roman"/>
          <w:sz w:val="24"/>
          <w:szCs w:val="24"/>
          <w:lang w:val="en-US"/>
        </w:rPr>
        <w:t>MessageBox.Show</w:t>
      </w:r>
      <w:proofErr w:type="spellEnd"/>
      <w:r w:rsidRPr="004A0239">
        <w:rPr>
          <w:rFonts w:ascii="Times New Roman" w:eastAsia="Times New Roman" w:hAnsi="Times New Roman" w:cs="Times New Roman"/>
          <w:sz w:val="24"/>
          <w:szCs w:val="24"/>
          <w:lang w:val="en-US"/>
        </w:rPr>
        <w:t>("</w:t>
      </w:r>
      <w:r w:rsidRPr="004A0239">
        <w:rPr>
          <w:rFonts w:ascii="Times New Roman" w:eastAsia="Times New Roman" w:hAnsi="Times New Roman" w:cs="Times New Roman"/>
          <w:sz w:val="24"/>
          <w:szCs w:val="24"/>
        </w:rPr>
        <w:t>Вы</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не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ввели</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все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обязательные</w:t>
      </w:r>
      <w:r w:rsidRPr="004A0239">
        <w:rPr>
          <w:rFonts w:ascii="Times New Roman" w:eastAsia="Times New Roman" w:hAnsi="Times New Roman" w:cs="Times New Roman"/>
          <w:sz w:val="24"/>
          <w:szCs w:val="24"/>
          <w:lang w:val="en-US"/>
        </w:rPr>
        <w:t xml:space="preserve"> </w:t>
      </w:r>
      <w:r w:rsidRPr="004A0239">
        <w:rPr>
          <w:rFonts w:ascii="Times New Roman" w:eastAsia="Times New Roman" w:hAnsi="Times New Roman" w:cs="Times New Roman"/>
          <w:sz w:val="24"/>
          <w:szCs w:val="24"/>
        </w:rPr>
        <w:t>данные</w:t>
      </w:r>
      <w:r w:rsidRPr="004A0239">
        <w:rPr>
          <w:rFonts w:ascii="Times New Roman" w:eastAsia="Times New Roman" w:hAnsi="Times New Roman" w:cs="Times New Roman"/>
          <w:sz w:val="24"/>
          <w:szCs w:val="24"/>
          <w:lang w:val="en-US"/>
        </w:rPr>
        <w:t>!", "</w:t>
      </w:r>
      <w:proofErr w:type="spellStart"/>
      <w:r w:rsidRPr="004A0239">
        <w:rPr>
          <w:rFonts w:ascii="Times New Roman" w:eastAsia="Times New Roman" w:hAnsi="Times New Roman" w:cs="Times New Roman"/>
          <w:sz w:val="24"/>
          <w:szCs w:val="24"/>
          <w:lang w:val="en-US"/>
        </w:rPr>
        <w:t>Erorr</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MessageBoxButton.OK</w:t>
      </w:r>
      <w:proofErr w:type="spellEnd"/>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lang w:val="en-US"/>
        </w:rPr>
        <w:t>MessageBoxImage.Information</w:t>
      </w:r>
      <w:proofErr w:type="spellEnd"/>
      <w:r w:rsidRPr="004A0239">
        <w:rPr>
          <w:rFonts w:ascii="Times New Roman" w:eastAsia="Times New Roman" w:hAnsi="Times New Roman" w:cs="Times New Roman"/>
          <w:sz w:val="24"/>
          <w:szCs w:val="24"/>
          <w:lang w:val="en-US"/>
        </w:rPr>
        <w:t>); return; }</w:t>
      </w:r>
    </w:p>
    <w:p w:rsidR="00F337A2" w:rsidRPr="004A0239" w:rsidRDefault="0053690A" w:rsidP="004A0239">
      <w:pPr>
        <w:spacing w:after="0"/>
        <w:rPr>
          <w:rFonts w:ascii="Times New Roman" w:eastAsia="Times New Roman" w:hAnsi="Times New Roman" w:cs="Times New Roman"/>
          <w:sz w:val="24"/>
          <w:szCs w:val="24"/>
        </w:rPr>
      </w:pPr>
      <w:r w:rsidRPr="004A0239">
        <w:rPr>
          <w:rFonts w:ascii="Times New Roman" w:eastAsia="Times New Roman" w:hAnsi="Times New Roman" w:cs="Times New Roman"/>
          <w:sz w:val="24"/>
          <w:szCs w:val="24"/>
          <w:lang w:val="en-US"/>
        </w:rPr>
        <w:t xml:space="preserve">                </w:t>
      </w:r>
      <w:proofErr w:type="spellStart"/>
      <w:r w:rsidRPr="004A0239">
        <w:rPr>
          <w:rFonts w:ascii="Times New Roman" w:eastAsia="Times New Roman" w:hAnsi="Times New Roman" w:cs="Times New Roman"/>
          <w:sz w:val="24"/>
          <w:szCs w:val="24"/>
        </w:rPr>
        <w:t>break</w:t>
      </w:r>
      <w:proofErr w:type="spellEnd"/>
      <w:r w:rsidRPr="004A0239">
        <w:rPr>
          <w:rFonts w:ascii="Times New Roman" w:eastAsia="Times New Roman" w:hAnsi="Times New Roman" w:cs="Times New Roman"/>
          <w:sz w:val="24"/>
          <w:szCs w:val="24"/>
        </w:rPr>
        <w:t>;}</w:t>
      </w:r>
    </w:p>
    <w:p w:rsidR="00F337A2" w:rsidRPr="004A0239" w:rsidRDefault="0053690A" w:rsidP="004A0239">
      <w:pPr>
        <w:spacing w:after="0"/>
        <w:rPr>
          <w:rFonts w:ascii="Times New Roman" w:eastAsia="Times New Roman" w:hAnsi="Times New Roman" w:cs="Times New Roman"/>
          <w:sz w:val="24"/>
          <w:szCs w:val="24"/>
        </w:rPr>
      </w:pPr>
      <w:r w:rsidRPr="004A0239">
        <w:rPr>
          <w:rFonts w:ascii="Times New Roman" w:eastAsia="Times New Roman" w:hAnsi="Times New Roman" w:cs="Times New Roman"/>
          <w:sz w:val="24"/>
          <w:szCs w:val="24"/>
        </w:rPr>
        <w:t xml:space="preserve">        _</w:t>
      </w:r>
      <w:proofErr w:type="spellStart"/>
      <w:proofErr w:type="gramStart"/>
      <w:r w:rsidRPr="004A0239">
        <w:rPr>
          <w:rFonts w:ascii="Times New Roman" w:eastAsia="Times New Roman" w:hAnsi="Times New Roman" w:cs="Times New Roman"/>
          <w:sz w:val="24"/>
          <w:szCs w:val="24"/>
        </w:rPr>
        <w:t>context.SaveChanges</w:t>
      </w:r>
      <w:proofErr w:type="spellEnd"/>
      <w:proofErr w:type="gramEnd"/>
      <w:r w:rsidRPr="004A0239">
        <w:rPr>
          <w:rFonts w:ascii="Times New Roman" w:eastAsia="Times New Roman" w:hAnsi="Times New Roman" w:cs="Times New Roman"/>
          <w:sz w:val="24"/>
          <w:szCs w:val="24"/>
        </w:rPr>
        <w:t>();</w:t>
      </w:r>
    </w:p>
    <w:p w:rsidR="00A774C2" w:rsidRPr="004A0239" w:rsidRDefault="0053690A" w:rsidP="004A0239">
      <w:pPr>
        <w:spacing w:after="0"/>
        <w:rPr>
          <w:rFonts w:ascii="Times New Roman" w:eastAsia="Times New Roman" w:hAnsi="Times New Roman" w:cs="Times New Roman"/>
          <w:sz w:val="24"/>
          <w:szCs w:val="24"/>
        </w:rPr>
      </w:pPr>
      <w:r w:rsidRPr="004A0239">
        <w:rPr>
          <w:rFonts w:ascii="Times New Roman" w:eastAsia="Times New Roman" w:hAnsi="Times New Roman" w:cs="Times New Roman"/>
          <w:sz w:val="24"/>
          <w:szCs w:val="24"/>
        </w:rPr>
        <w:t xml:space="preserve">        // Вывод сообщения об успешном добавлении</w:t>
      </w:r>
    </w:p>
    <w:p w:rsidR="0024503D" w:rsidRPr="002C4702" w:rsidRDefault="0053690A" w:rsidP="002C4702">
      <w:pPr>
        <w:spacing w:after="0"/>
        <w:rPr>
          <w:rFonts w:ascii="Times New Roman" w:eastAsia="Times New Roman" w:hAnsi="Times New Roman" w:cs="Times New Roman"/>
          <w:sz w:val="24"/>
          <w:szCs w:val="24"/>
        </w:rPr>
      </w:pPr>
      <w:r w:rsidRPr="004A0239">
        <w:rPr>
          <w:rFonts w:ascii="Times New Roman" w:eastAsia="Times New Roman" w:hAnsi="Times New Roman" w:cs="Times New Roman"/>
          <w:sz w:val="24"/>
          <w:szCs w:val="24"/>
        </w:rPr>
        <w:t xml:space="preserve">        </w:t>
      </w:r>
      <w:proofErr w:type="spellStart"/>
      <w:r w:rsidRPr="004A0239">
        <w:rPr>
          <w:rFonts w:ascii="Times New Roman" w:eastAsia="Times New Roman" w:hAnsi="Times New Roman" w:cs="Times New Roman"/>
          <w:sz w:val="24"/>
          <w:szCs w:val="24"/>
        </w:rPr>
        <w:t>MessageBox.Show</w:t>
      </w:r>
      <w:proofErr w:type="spellEnd"/>
      <w:r w:rsidRPr="004A0239">
        <w:rPr>
          <w:rFonts w:ascii="Times New Roman" w:eastAsia="Times New Roman" w:hAnsi="Times New Roman" w:cs="Times New Roman"/>
          <w:sz w:val="24"/>
          <w:szCs w:val="24"/>
        </w:rPr>
        <w:t>("Данные успешно добавлены в базу данных.");}}</w:t>
      </w:r>
    </w:p>
    <w:p w:rsidR="00F337A2" w:rsidRPr="00842604" w:rsidRDefault="0053690A">
      <w:pPr>
        <w:numPr>
          <w:ilvl w:val="0"/>
          <w:numId w:val="15"/>
        </w:numPr>
        <w:pBdr>
          <w:top w:val="nil"/>
          <w:left w:val="nil"/>
          <w:bottom w:val="nil"/>
          <w:right w:val="nil"/>
          <w:between w:val="nil"/>
        </w:pBdr>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В </w:t>
      </w:r>
      <w:r w:rsidRPr="00842604">
        <w:rPr>
          <w:rFonts w:ascii="Times New Roman" w:eastAsia="Times New Roman" w:hAnsi="Times New Roman" w:cs="Times New Roman"/>
          <w:sz w:val="28"/>
          <w:szCs w:val="28"/>
        </w:rPr>
        <w:t>окне</w:t>
      </w:r>
      <w:r w:rsidRPr="00842604">
        <w:rPr>
          <w:rFonts w:ascii="Times New Roman" w:eastAsia="Times New Roman" w:hAnsi="Times New Roman" w:cs="Times New Roman"/>
          <w:color w:val="000000"/>
          <w:sz w:val="28"/>
          <w:szCs w:val="28"/>
        </w:rPr>
        <w:t xml:space="preserve"> «</w:t>
      </w:r>
      <w:r w:rsidRPr="00842604">
        <w:rPr>
          <w:rFonts w:ascii="Times New Roman" w:eastAsia="Times New Roman" w:hAnsi="Times New Roman" w:cs="Times New Roman"/>
          <w:sz w:val="28"/>
          <w:szCs w:val="28"/>
        </w:rPr>
        <w:t>Экспорт</w:t>
      </w:r>
      <w:r w:rsidRPr="00842604">
        <w:rPr>
          <w:rFonts w:ascii="Times New Roman" w:eastAsia="Times New Roman" w:hAnsi="Times New Roman" w:cs="Times New Roman"/>
          <w:color w:val="000000"/>
          <w:sz w:val="28"/>
          <w:szCs w:val="28"/>
        </w:rPr>
        <w:t>»:</w:t>
      </w:r>
    </w:p>
    <w:p w:rsidR="00F337A2" w:rsidRPr="00842604" w:rsidRDefault="0053690A">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Запросы на выбор таблицы;</w:t>
      </w:r>
    </w:p>
    <w:p w:rsidR="00F337A2" w:rsidRPr="00842604" w:rsidRDefault="0053690A">
      <w:pPr>
        <w:numPr>
          <w:ilvl w:val="1"/>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выбор формата;</w:t>
      </w:r>
    </w:p>
    <w:p w:rsidR="00F337A2" w:rsidRPr="00842604" w:rsidRDefault="0053690A">
      <w:pPr>
        <w:numPr>
          <w:ilvl w:val="1"/>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выбор “сохранить” или “Сохранить как”;</w:t>
      </w:r>
    </w:p>
    <w:p w:rsidR="00F337A2" w:rsidRPr="00842604" w:rsidRDefault="0053690A">
      <w:pPr>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4135582" cy="2400300"/>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4403300" cy="2555684"/>
                    </a:xfrm>
                    <a:prstGeom prst="rect">
                      <a:avLst/>
                    </a:prstGeom>
                    <a:ln/>
                  </pic:spPr>
                </pic:pic>
              </a:graphicData>
            </a:graphic>
          </wp:inline>
        </w:drawing>
      </w:r>
    </w:p>
    <w:p w:rsidR="002C4702" w:rsidRDefault="002C4702" w:rsidP="002C4702">
      <w:pPr>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Рисунок </w:t>
      </w:r>
      <w:r w:rsidRPr="0071319D">
        <w:rPr>
          <w:rFonts w:ascii="Times New Roman" w:eastAsia="Times New Roman" w:hAnsi="Times New Roman" w:cs="Times New Roman"/>
          <w:sz w:val="28"/>
          <w:szCs w:val="28"/>
        </w:rPr>
        <w:t>16</w:t>
      </w:r>
      <w:r w:rsidRPr="00842604">
        <w:rPr>
          <w:rFonts w:ascii="Times New Roman" w:eastAsia="Times New Roman" w:hAnsi="Times New Roman" w:cs="Times New Roman"/>
          <w:sz w:val="28"/>
          <w:szCs w:val="28"/>
        </w:rPr>
        <w:t xml:space="preserve"> –Окно экспорта.</w:t>
      </w:r>
    </w:p>
    <w:p w:rsidR="002C4702" w:rsidRPr="002C4702" w:rsidRDefault="002C4702" w:rsidP="002C4702">
      <w:pPr>
        <w:autoSpaceDE w:val="0"/>
        <w:autoSpaceDN w:val="0"/>
        <w:adjustRightInd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Код</w:t>
      </w:r>
      <w:r w:rsidRPr="002C4702">
        <w:rPr>
          <w:rFonts w:ascii="Times New Roman" w:eastAsia="Times New Roman" w:hAnsi="Times New Roman" w:cs="Times New Roman"/>
          <w:sz w:val="28"/>
          <w:szCs w:val="28"/>
        </w:rPr>
        <w:t xml:space="preserve"> </w:t>
      </w:r>
      <w:r w:rsidR="0071319D">
        <w:rPr>
          <w:rFonts w:ascii="Times New Roman" w:eastAsia="Times New Roman" w:hAnsi="Times New Roman" w:cs="Times New Roman"/>
          <w:sz w:val="28"/>
          <w:szCs w:val="28"/>
        </w:rPr>
        <w:t>экспортирования</w:t>
      </w:r>
      <w:r w:rsidRPr="002C470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на</w:t>
      </w:r>
      <w:r w:rsidRPr="002C470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примере</w:t>
      </w:r>
      <w:r w:rsidRPr="002C470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PDF</w:t>
      </w:r>
      <w:r w:rsidRPr="002C4702">
        <w:rPr>
          <w:rFonts w:ascii="Times New Roman" w:eastAsia="Times New Roman" w:hAnsi="Times New Roman" w:cs="Times New Roman"/>
          <w:sz w:val="28"/>
          <w:szCs w:val="28"/>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FF"/>
          <w:sz w:val="24"/>
          <w:szCs w:val="24"/>
          <w:lang w:val="en-US"/>
        </w:rPr>
        <w:t>public</w:t>
      </w: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void</w:t>
      </w:r>
      <w:r w:rsidRPr="002C4702">
        <w:rPr>
          <w:rFonts w:ascii="Times New Roman" w:hAnsi="Times New Roman" w:cs="Times New Roman"/>
          <w:color w:val="000000"/>
          <w:sz w:val="24"/>
          <w:szCs w:val="24"/>
          <w:lang w:val="en-US"/>
        </w:rPr>
        <w:t xml:space="preserve"> </w:t>
      </w:r>
      <w:proofErr w:type="gramStart"/>
      <w:r w:rsidRPr="002C4702">
        <w:rPr>
          <w:rFonts w:ascii="Times New Roman" w:hAnsi="Times New Roman" w:cs="Times New Roman"/>
          <w:color w:val="000000"/>
          <w:sz w:val="24"/>
          <w:szCs w:val="24"/>
          <w:lang w:val="en-US"/>
        </w:rPr>
        <w:t>Save(</w:t>
      </w:r>
      <w:proofErr w:type="gramEnd"/>
      <w:r w:rsidRPr="002C4702">
        <w:rPr>
          <w:rFonts w:ascii="Times New Roman" w:hAnsi="Times New Roman" w:cs="Times New Roman"/>
          <w:color w:val="0000FF"/>
          <w:sz w:val="24"/>
          <w:szCs w:val="24"/>
          <w:lang w:val="en-US"/>
        </w:rPr>
        <w:t>string</w:t>
      </w:r>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filePath</w:t>
      </w:r>
      <w:proofErr w:type="spellEnd"/>
      <w:r w:rsidRPr="002C4702">
        <w:rPr>
          <w:rFonts w:ascii="Times New Roman" w:hAnsi="Times New Roman" w:cs="Times New Roman"/>
          <w:color w:val="000000"/>
          <w:sz w:val="24"/>
          <w:szCs w:val="24"/>
          <w:lang w:val="en-US"/>
        </w:rPr>
        <w:t xml:space="preserve">, DataGrid </w:t>
      </w:r>
      <w:proofErr w:type="spellStart"/>
      <w:r w:rsidRPr="002C4702">
        <w:rPr>
          <w:rFonts w:ascii="Times New Roman" w:hAnsi="Times New Roman" w:cs="Times New Roman"/>
          <w:color w:val="000000"/>
          <w:sz w:val="24"/>
          <w:szCs w:val="24"/>
          <w:lang w:val="en-US"/>
        </w:rPr>
        <w:t>dataGrid</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00"/>
          <w:sz w:val="24"/>
          <w:szCs w:val="24"/>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rPr>
      </w:pPr>
      <w:r w:rsidRPr="002C4702">
        <w:rPr>
          <w:rFonts w:ascii="Times New Roman" w:hAnsi="Times New Roman" w:cs="Times New Roman"/>
          <w:color w:val="000000"/>
          <w:sz w:val="24"/>
          <w:szCs w:val="24"/>
        </w:rPr>
        <w:t xml:space="preserve">                </w:t>
      </w:r>
      <w:r w:rsidRPr="002C4702">
        <w:rPr>
          <w:rFonts w:ascii="Times New Roman" w:hAnsi="Times New Roman" w:cs="Times New Roman"/>
          <w:color w:val="008000"/>
          <w:sz w:val="24"/>
          <w:szCs w:val="24"/>
        </w:rPr>
        <w:t xml:space="preserve">// Сохранить данные </w:t>
      </w:r>
      <w:proofErr w:type="spellStart"/>
      <w:r w:rsidRPr="002C4702">
        <w:rPr>
          <w:rFonts w:ascii="Times New Roman" w:hAnsi="Times New Roman" w:cs="Times New Roman"/>
          <w:color w:val="008000"/>
          <w:sz w:val="24"/>
          <w:szCs w:val="24"/>
        </w:rPr>
        <w:t>DataGrid</w:t>
      </w:r>
      <w:proofErr w:type="spellEnd"/>
      <w:r w:rsidRPr="002C4702">
        <w:rPr>
          <w:rFonts w:ascii="Times New Roman" w:hAnsi="Times New Roman" w:cs="Times New Roman"/>
          <w:color w:val="008000"/>
          <w:sz w:val="24"/>
          <w:szCs w:val="24"/>
        </w:rPr>
        <w:t xml:space="preserve"> в выбранном формате</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rPr>
        <w:t xml:space="preserve">                </w:t>
      </w:r>
      <w:r w:rsidRPr="002C4702">
        <w:rPr>
          <w:rFonts w:ascii="Times New Roman" w:hAnsi="Times New Roman" w:cs="Times New Roman"/>
          <w:color w:val="0000FF"/>
          <w:sz w:val="24"/>
          <w:szCs w:val="24"/>
          <w:lang w:val="en-US"/>
        </w:rPr>
        <w:t>switch</w:t>
      </w:r>
      <w:r w:rsidRPr="002C4702">
        <w:rPr>
          <w:rFonts w:ascii="Times New Roman" w:hAnsi="Times New Roman" w:cs="Times New Roman"/>
          <w:color w:val="000000"/>
          <w:sz w:val="24"/>
          <w:szCs w:val="24"/>
          <w:lang w:val="en-US"/>
        </w:rPr>
        <w:t xml:space="preserve"> (_</w:t>
      </w:r>
      <w:proofErr w:type="spellStart"/>
      <w:r w:rsidRPr="002C4702">
        <w:rPr>
          <w:rFonts w:ascii="Times New Roman" w:hAnsi="Times New Roman" w:cs="Times New Roman"/>
          <w:color w:val="000000"/>
          <w:sz w:val="24"/>
          <w:szCs w:val="24"/>
          <w:lang w:val="en-US"/>
        </w:rPr>
        <w:t>selectedFormat.ToLower</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case</w:t>
      </w: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A31515"/>
          <w:sz w:val="24"/>
          <w:szCs w:val="24"/>
          <w:lang w:val="en-US"/>
        </w:rPr>
        <w:t>"pdf"</w:t>
      </w:r>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roofErr w:type="spellStart"/>
      <w:proofErr w:type="gramStart"/>
      <w:r w:rsidRPr="002C4702">
        <w:rPr>
          <w:rFonts w:ascii="Times New Roman" w:hAnsi="Times New Roman" w:cs="Times New Roman"/>
          <w:color w:val="000000"/>
          <w:sz w:val="24"/>
          <w:szCs w:val="24"/>
          <w:lang w:val="en-US"/>
        </w:rPr>
        <w:t>SaveToPdf</w:t>
      </w:r>
      <w:proofErr w:type="spellEnd"/>
      <w:r w:rsidRPr="002C4702">
        <w:rPr>
          <w:rFonts w:ascii="Times New Roman" w:hAnsi="Times New Roman" w:cs="Times New Roman"/>
          <w:color w:val="000000"/>
          <w:sz w:val="24"/>
          <w:szCs w:val="24"/>
          <w:lang w:val="en-US"/>
        </w:rPr>
        <w:t>(</w:t>
      </w:r>
      <w:proofErr w:type="spellStart"/>
      <w:proofErr w:type="gramEnd"/>
      <w:r w:rsidRPr="002C4702">
        <w:rPr>
          <w:rFonts w:ascii="Times New Roman" w:hAnsi="Times New Roman" w:cs="Times New Roman"/>
          <w:color w:val="000000"/>
          <w:sz w:val="24"/>
          <w:szCs w:val="24"/>
          <w:lang w:val="en-US"/>
        </w:rPr>
        <w:t>filePath</w:t>
      </w:r>
      <w:proofErr w:type="spellEnd"/>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dataGrid</w:t>
      </w:r>
      <w:proofErr w:type="spellEnd"/>
      <w:r w:rsidRPr="002C4702">
        <w:rPr>
          <w:rFonts w:ascii="Times New Roman" w:hAnsi="Times New Roman" w:cs="Times New Roman"/>
          <w:color w:val="000000"/>
          <w:sz w:val="24"/>
          <w:szCs w:val="24"/>
          <w:lang w:val="en-US"/>
        </w:rPr>
        <w:t>);</w:t>
      </w:r>
      <w:r w:rsidRPr="002C4702">
        <w:rPr>
          <w:rFonts w:ascii="Times New Roman" w:eastAsia="Times New Roman" w:hAnsi="Times New Roman" w:cs="Times New Roman"/>
          <w:sz w:val="24"/>
          <w:szCs w:val="24"/>
          <w:lang w:val="en-US"/>
        </w:rPr>
        <w:br/>
      </w:r>
      <w:r w:rsidRPr="002C4702">
        <w:rPr>
          <w:rFonts w:ascii="Times New Roman" w:hAnsi="Times New Roman" w:cs="Times New Roman"/>
          <w:color w:val="0000FF"/>
          <w:sz w:val="24"/>
          <w:szCs w:val="24"/>
          <w:lang w:val="en-US"/>
        </w:rPr>
        <w:t>private</w:t>
      </w: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void</w:t>
      </w:r>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SaveToPdf</w:t>
      </w:r>
      <w:proofErr w:type="spellEnd"/>
      <w:r w:rsidRPr="002C4702">
        <w:rPr>
          <w:rFonts w:ascii="Times New Roman" w:hAnsi="Times New Roman" w:cs="Times New Roman"/>
          <w:color w:val="000000"/>
          <w:sz w:val="24"/>
          <w:szCs w:val="24"/>
          <w:lang w:val="en-US"/>
        </w:rPr>
        <w:t>(</w:t>
      </w:r>
      <w:r w:rsidRPr="002C4702">
        <w:rPr>
          <w:rFonts w:ascii="Times New Roman" w:hAnsi="Times New Roman" w:cs="Times New Roman"/>
          <w:color w:val="0000FF"/>
          <w:sz w:val="24"/>
          <w:szCs w:val="24"/>
          <w:lang w:val="en-US"/>
        </w:rPr>
        <w:t>string</w:t>
      </w:r>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filePath</w:t>
      </w:r>
      <w:proofErr w:type="spellEnd"/>
      <w:r w:rsidRPr="002C4702">
        <w:rPr>
          <w:rFonts w:ascii="Times New Roman" w:hAnsi="Times New Roman" w:cs="Times New Roman"/>
          <w:color w:val="000000"/>
          <w:sz w:val="24"/>
          <w:szCs w:val="24"/>
          <w:lang w:val="en-US"/>
        </w:rPr>
        <w:t xml:space="preserve">, DataGrid </w:t>
      </w:r>
      <w:proofErr w:type="spellStart"/>
      <w:r w:rsidRPr="002C4702">
        <w:rPr>
          <w:rFonts w:ascii="Times New Roman" w:hAnsi="Times New Roman" w:cs="Times New Roman"/>
          <w:color w:val="000000"/>
          <w:sz w:val="24"/>
          <w:szCs w:val="24"/>
          <w:lang w:val="en-US"/>
        </w:rPr>
        <w:t>dataGrid</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try</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var</w:t>
      </w:r>
      <w:r w:rsidRPr="002C4702">
        <w:rPr>
          <w:rFonts w:ascii="Times New Roman" w:hAnsi="Times New Roman" w:cs="Times New Roman"/>
          <w:color w:val="000000"/>
          <w:sz w:val="24"/>
          <w:szCs w:val="24"/>
          <w:lang w:val="en-US"/>
        </w:rPr>
        <w:t xml:space="preserve"> data = </w:t>
      </w:r>
      <w:proofErr w:type="spellStart"/>
      <w:proofErr w:type="gramStart"/>
      <w:r w:rsidRPr="002C4702">
        <w:rPr>
          <w:rFonts w:ascii="Times New Roman" w:hAnsi="Times New Roman" w:cs="Times New Roman"/>
          <w:color w:val="000000"/>
          <w:sz w:val="24"/>
          <w:szCs w:val="24"/>
          <w:lang w:val="en-US"/>
        </w:rPr>
        <w:t>dataGrid.ItemsSource.Cast</w:t>
      </w:r>
      <w:proofErr w:type="spellEnd"/>
      <w:proofErr w:type="gramEnd"/>
      <w:r w:rsidRPr="002C4702">
        <w:rPr>
          <w:rFonts w:ascii="Times New Roman" w:hAnsi="Times New Roman" w:cs="Times New Roman"/>
          <w:color w:val="000000"/>
          <w:sz w:val="24"/>
          <w:szCs w:val="24"/>
          <w:lang w:val="en-US"/>
        </w:rPr>
        <w:t>&lt;</w:t>
      </w:r>
      <w:r w:rsidRPr="002C4702">
        <w:rPr>
          <w:rFonts w:ascii="Times New Roman" w:hAnsi="Times New Roman" w:cs="Times New Roman"/>
          <w:color w:val="0000FF"/>
          <w:sz w:val="24"/>
          <w:szCs w:val="24"/>
          <w:lang w:val="en-US"/>
        </w:rPr>
        <w:t>object</w:t>
      </w:r>
      <w:r w:rsidRPr="002C4702">
        <w:rPr>
          <w:rFonts w:ascii="Times New Roman" w:hAnsi="Times New Roman" w:cs="Times New Roman"/>
          <w:color w:val="000000"/>
          <w:sz w:val="24"/>
          <w:szCs w:val="24"/>
          <w:lang w:val="en-US"/>
        </w:rPr>
        <w:t>&gt;().</w:t>
      </w:r>
      <w:proofErr w:type="spellStart"/>
      <w:r w:rsidRPr="002C4702">
        <w:rPr>
          <w:rFonts w:ascii="Times New Roman" w:hAnsi="Times New Roman" w:cs="Times New Roman"/>
          <w:color w:val="000000"/>
          <w:sz w:val="24"/>
          <w:szCs w:val="24"/>
          <w:lang w:val="en-US"/>
        </w:rPr>
        <w:t>ToList</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rPr>
      </w:pPr>
      <w:r w:rsidRPr="002C4702">
        <w:rPr>
          <w:rFonts w:ascii="Times New Roman" w:hAnsi="Times New Roman" w:cs="Times New Roman"/>
          <w:color w:val="000000"/>
          <w:sz w:val="24"/>
          <w:szCs w:val="24"/>
        </w:rPr>
        <w:t xml:space="preserve">                    </w:t>
      </w:r>
      <w:r w:rsidRPr="002C4702">
        <w:rPr>
          <w:rFonts w:ascii="Times New Roman" w:hAnsi="Times New Roman" w:cs="Times New Roman"/>
          <w:color w:val="008000"/>
          <w:sz w:val="24"/>
          <w:szCs w:val="24"/>
        </w:rPr>
        <w:t xml:space="preserve">// Создать объект </w:t>
      </w:r>
      <w:proofErr w:type="spellStart"/>
      <w:r w:rsidRPr="002C4702">
        <w:rPr>
          <w:rFonts w:ascii="Times New Roman" w:hAnsi="Times New Roman" w:cs="Times New Roman"/>
          <w:color w:val="008000"/>
          <w:sz w:val="24"/>
          <w:szCs w:val="24"/>
        </w:rPr>
        <w:t>Document</w:t>
      </w:r>
      <w:proofErr w:type="spellEnd"/>
      <w:r w:rsidRPr="002C4702">
        <w:rPr>
          <w:rFonts w:ascii="Times New Roman" w:hAnsi="Times New Roman" w:cs="Times New Roman"/>
          <w:color w:val="008000"/>
          <w:sz w:val="24"/>
          <w:szCs w:val="24"/>
        </w:rPr>
        <w:t xml:space="preserve"> для генерации PDF</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rPr>
        <w:t xml:space="preserve">                    </w:t>
      </w:r>
      <w:r w:rsidRPr="002C4702">
        <w:rPr>
          <w:rFonts w:ascii="Times New Roman" w:hAnsi="Times New Roman" w:cs="Times New Roman"/>
          <w:color w:val="0000FF"/>
          <w:sz w:val="24"/>
          <w:szCs w:val="24"/>
          <w:lang w:val="en-US"/>
        </w:rPr>
        <w:t>var</w:t>
      </w:r>
      <w:r w:rsidRPr="002C4702">
        <w:rPr>
          <w:rFonts w:ascii="Times New Roman" w:hAnsi="Times New Roman" w:cs="Times New Roman"/>
          <w:color w:val="000000"/>
          <w:sz w:val="24"/>
          <w:szCs w:val="24"/>
          <w:lang w:val="en-US"/>
        </w:rPr>
        <w:t xml:space="preserve"> document = </w:t>
      </w:r>
      <w:r w:rsidRPr="002C4702">
        <w:rPr>
          <w:rFonts w:ascii="Times New Roman" w:hAnsi="Times New Roman" w:cs="Times New Roman"/>
          <w:color w:val="0000FF"/>
          <w:sz w:val="24"/>
          <w:szCs w:val="24"/>
          <w:lang w:val="en-US"/>
        </w:rPr>
        <w:t>new</w:t>
      </w:r>
      <w:r w:rsidRPr="002C4702">
        <w:rPr>
          <w:rFonts w:ascii="Times New Roman" w:hAnsi="Times New Roman" w:cs="Times New Roman"/>
          <w:color w:val="000000"/>
          <w:sz w:val="24"/>
          <w:szCs w:val="24"/>
          <w:lang w:val="en-US"/>
        </w:rPr>
        <w:t xml:space="preserve"> </w:t>
      </w:r>
      <w:proofErr w:type="spellStart"/>
      <w:proofErr w:type="gramStart"/>
      <w:r w:rsidRPr="002C4702">
        <w:rPr>
          <w:rFonts w:ascii="Times New Roman" w:hAnsi="Times New Roman" w:cs="Times New Roman"/>
          <w:color w:val="000000"/>
          <w:sz w:val="24"/>
          <w:szCs w:val="24"/>
          <w:lang w:val="en-US"/>
        </w:rPr>
        <w:t>iTextSharp.text.Document</w:t>
      </w:r>
      <w:proofErr w:type="spellEnd"/>
      <w:proofErr w:type="gramEnd"/>
      <w:r w:rsidRPr="002C4702">
        <w:rPr>
          <w:rFonts w:ascii="Times New Roman" w:hAnsi="Times New Roman" w:cs="Times New Roman"/>
          <w:color w:val="000000"/>
          <w:sz w:val="24"/>
          <w:szCs w:val="24"/>
          <w:lang w:val="en-US"/>
        </w:rPr>
        <w:t>(iTextSharp.text.PageSize.A4, 25, 25, 25, 25);</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var</w:t>
      </w:r>
      <w:r w:rsidRPr="002C4702">
        <w:rPr>
          <w:rFonts w:ascii="Times New Roman" w:hAnsi="Times New Roman" w:cs="Times New Roman"/>
          <w:color w:val="000000"/>
          <w:sz w:val="24"/>
          <w:szCs w:val="24"/>
          <w:lang w:val="en-US"/>
        </w:rPr>
        <w:t xml:space="preserve"> writer = </w:t>
      </w:r>
      <w:proofErr w:type="spellStart"/>
      <w:r w:rsidRPr="002C4702">
        <w:rPr>
          <w:rFonts w:ascii="Times New Roman" w:hAnsi="Times New Roman" w:cs="Times New Roman"/>
          <w:color w:val="000000"/>
          <w:sz w:val="24"/>
          <w:szCs w:val="24"/>
          <w:lang w:val="en-US"/>
        </w:rPr>
        <w:t>PdfWriter.GetInstance</w:t>
      </w:r>
      <w:proofErr w:type="spellEnd"/>
      <w:r w:rsidRPr="002C4702">
        <w:rPr>
          <w:rFonts w:ascii="Times New Roman" w:hAnsi="Times New Roman" w:cs="Times New Roman"/>
          <w:color w:val="000000"/>
          <w:sz w:val="24"/>
          <w:szCs w:val="24"/>
          <w:lang w:val="en-US"/>
        </w:rPr>
        <w:t xml:space="preserve">(document, </w:t>
      </w:r>
      <w:r w:rsidRPr="002C4702">
        <w:rPr>
          <w:rFonts w:ascii="Times New Roman" w:hAnsi="Times New Roman" w:cs="Times New Roman"/>
          <w:color w:val="0000FF"/>
          <w:sz w:val="24"/>
          <w:szCs w:val="24"/>
          <w:lang w:val="en-US"/>
        </w:rPr>
        <w:t>new</w:t>
      </w:r>
      <w:r w:rsidRPr="002C4702">
        <w:rPr>
          <w:rFonts w:ascii="Times New Roman" w:hAnsi="Times New Roman" w:cs="Times New Roman"/>
          <w:color w:val="000000"/>
          <w:sz w:val="24"/>
          <w:szCs w:val="24"/>
          <w:lang w:val="en-US"/>
        </w:rPr>
        <w:t xml:space="preserve"> </w:t>
      </w:r>
      <w:proofErr w:type="spellStart"/>
      <w:proofErr w:type="gramStart"/>
      <w:r w:rsidRPr="002C4702">
        <w:rPr>
          <w:rFonts w:ascii="Times New Roman" w:hAnsi="Times New Roman" w:cs="Times New Roman"/>
          <w:color w:val="000000"/>
          <w:sz w:val="24"/>
          <w:szCs w:val="24"/>
          <w:lang w:val="en-US"/>
        </w:rPr>
        <w:t>FileStream</w:t>
      </w:r>
      <w:proofErr w:type="spellEnd"/>
      <w:r w:rsidRPr="002C4702">
        <w:rPr>
          <w:rFonts w:ascii="Times New Roman" w:hAnsi="Times New Roman" w:cs="Times New Roman"/>
          <w:color w:val="000000"/>
          <w:sz w:val="24"/>
          <w:szCs w:val="24"/>
          <w:lang w:val="en-US"/>
        </w:rPr>
        <w:t>(</w:t>
      </w:r>
      <w:proofErr w:type="spellStart"/>
      <w:proofErr w:type="gramEnd"/>
      <w:r w:rsidRPr="002C4702">
        <w:rPr>
          <w:rFonts w:ascii="Times New Roman" w:hAnsi="Times New Roman" w:cs="Times New Roman"/>
          <w:color w:val="000000"/>
          <w:sz w:val="24"/>
          <w:szCs w:val="24"/>
          <w:lang w:val="en-US"/>
        </w:rPr>
        <w:t>filePath</w:t>
      </w:r>
      <w:proofErr w:type="spellEnd"/>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FileMode.Create</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roofErr w:type="spellStart"/>
      <w:proofErr w:type="gramStart"/>
      <w:r w:rsidRPr="002C4702">
        <w:rPr>
          <w:rFonts w:ascii="Times New Roman" w:hAnsi="Times New Roman" w:cs="Times New Roman"/>
          <w:color w:val="000000"/>
          <w:sz w:val="24"/>
          <w:szCs w:val="24"/>
          <w:lang w:val="en-US"/>
        </w:rPr>
        <w:t>document.Open</w:t>
      </w:r>
      <w:proofErr w:type="spellEnd"/>
      <w:proofErr w:type="gram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8000"/>
          <w:sz w:val="24"/>
          <w:szCs w:val="24"/>
          <w:lang w:val="en-US"/>
        </w:rPr>
        <w:t xml:space="preserve">// </w:t>
      </w:r>
      <w:r w:rsidRPr="002C4702">
        <w:rPr>
          <w:rFonts w:ascii="Times New Roman" w:hAnsi="Times New Roman" w:cs="Times New Roman"/>
          <w:color w:val="008000"/>
          <w:sz w:val="24"/>
          <w:szCs w:val="24"/>
        </w:rPr>
        <w:t>Добавить</w:t>
      </w:r>
      <w:r w:rsidRPr="002C4702">
        <w:rPr>
          <w:rFonts w:ascii="Times New Roman" w:hAnsi="Times New Roman" w:cs="Times New Roman"/>
          <w:color w:val="008000"/>
          <w:sz w:val="24"/>
          <w:szCs w:val="24"/>
          <w:lang w:val="en-US"/>
        </w:rPr>
        <w:t xml:space="preserve"> </w:t>
      </w:r>
      <w:r w:rsidRPr="002C4702">
        <w:rPr>
          <w:rFonts w:ascii="Times New Roman" w:hAnsi="Times New Roman" w:cs="Times New Roman"/>
          <w:color w:val="008000"/>
          <w:sz w:val="24"/>
          <w:szCs w:val="24"/>
        </w:rPr>
        <w:t>заголовки</w:t>
      </w:r>
      <w:r w:rsidRPr="002C4702">
        <w:rPr>
          <w:rFonts w:ascii="Times New Roman" w:hAnsi="Times New Roman" w:cs="Times New Roman"/>
          <w:color w:val="008000"/>
          <w:sz w:val="24"/>
          <w:szCs w:val="24"/>
          <w:lang w:val="en-US"/>
        </w:rPr>
        <w:t xml:space="preserve"> </w:t>
      </w:r>
      <w:r w:rsidRPr="002C4702">
        <w:rPr>
          <w:rFonts w:ascii="Times New Roman" w:hAnsi="Times New Roman" w:cs="Times New Roman"/>
          <w:color w:val="008000"/>
          <w:sz w:val="24"/>
          <w:szCs w:val="24"/>
        </w:rPr>
        <w:t>столбцов</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var</w:t>
      </w:r>
      <w:r w:rsidRPr="002C4702">
        <w:rPr>
          <w:rFonts w:ascii="Times New Roman" w:hAnsi="Times New Roman" w:cs="Times New Roman"/>
          <w:color w:val="000000"/>
          <w:sz w:val="24"/>
          <w:szCs w:val="24"/>
          <w:lang w:val="en-US"/>
        </w:rPr>
        <w:t xml:space="preserve"> table = </w:t>
      </w:r>
      <w:r w:rsidRPr="002C4702">
        <w:rPr>
          <w:rFonts w:ascii="Times New Roman" w:hAnsi="Times New Roman" w:cs="Times New Roman"/>
          <w:color w:val="0000FF"/>
          <w:sz w:val="24"/>
          <w:szCs w:val="24"/>
          <w:lang w:val="en-US"/>
        </w:rPr>
        <w:t>new</w:t>
      </w:r>
      <w:r w:rsidRPr="002C4702">
        <w:rPr>
          <w:rFonts w:ascii="Times New Roman" w:hAnsi="Times New Roman" w:cs="Times New Roman"/>
          <w:color w:val="000000"/>
          <w:sz w:val="24"/>
          <w:szCs w:val="24"/>
          <w:lang w:val="en-US"/>
        </w:rPr>
        <w:t xml:space="preserve"> </w:t>
      </w:r>
      <w:proofErr w:type="spellStart"/>
      <w:proofErr w:type="gramStart"/>
      <w:r w:rsidRPr="002C4702">
        <w:rPr>
          <w:rFonts w:ascii="Times New Roman" w:hAnsi="Times New Roman" w:cs="Times New Roman"/>
          <w:color w:val="000000"/>
          <w:sz w:val="24"/>
          <w:szCs w:val="24"/>
          <w:lang w:val="en-US"/>
        </w:rPr>
        <w:t>PdfPTable</w:t>
      </w:r>
      <w:proofErr w:type="spellEnd"/>
      <w:r w:rsidRPr="002C4702">
        <w:rPr>
          <w:rFonts w:ascii="Times New Roman" w:hAnsi="Times New Roman" w:cs="Times New Roman"/>
          <w:color w:val="000000"/>
          <w:sz w:val="24"/>
          <w:szCs w:val="24"/>
          <w:lang w:val="en-US"/>
        </w:rPr>
        <w:t>(</w:t>
      </w:r>
      <w:proofErr w:type="spellStart"/>
      <w:proofErr w:type="gramEnd"/>
      <w:r w:rsidRPr="002C4702">
        <w:rPr>
          <w:rFonts w:ascii="Times New Roman" w:hAnsi="Times New Roman" w:cs="Times New Roman"/>
          <w:color w:val="000000"/>
          <w:sz w:val="24"/>
          <w:szCs w:val="24"/>
          <w:lang w:val="en-US"/>
        </w:rPr>
        <w:t>dataGrid.Columns.Count</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foreach</w:t>
      </w:r>
      <w:r w:rsidRPr="002C4702">
        <w:rPr>
          <w:rFonts w:ascii="Times New Roman" w:hAnsi="Times New Roman" w:cs="Times New Roman"/>
          <w:color w:val="000000"/>
          <w:sz w:val="24"/>
          <w:szCs w:val="24"/>
          <w:lang w:val="en-US"/>
        </w:rPr>
        <w:t xml:space="preserve"> (var column </w:t>
      </w:r>
      <w:r w:rsidRPr="002C4702">
        <w:rPr>
          <w:rFonts w:ascii="Times New Roman" w:hAnsi="Times New Roman" w:cs="Times New Roman"/>
          <w:color w:val="0000FF"/>
          <w:sz w:val="24"/>
          <w:szCs w:val="24"/>
          <w:lang w:val="en-US"/>
        </w:rPr>
        <w:t>in</w:t>
      </w:r>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dataGrid.Columns</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roofErr w:type="spellStart"/>
      <w:proofErr w:type="gramStart"/>
      <w:r w:rsidRPr="002C4702">
        <w:rPr>
          <w:rFonts w:ascii="Times New Roman" w:hAnsi="Times New Roman" w:cs="Times New Roman"/>
          <w:color w:val="000000"/>
          <w:sz w:val="24"/>
          <w:szCs w:val="24"/>
          <w:lang w:val="en-US"/>
        </w:rPr>
        <w:t>table.AddCell</w:t>
      </w:r>
      <w:proofErr w:type="spellEnd"/>
      <w:proofErr w:type="gramEnd"/>
      <w:r w:rsidRPr="002C4702">
        <w:rPr>
          <w:rFonts w:ascii="Times New Roman" w:hAnsi="Times New Roman" w:cs="Times New Roman"/>
          <w:color w:val="000000"/>
          <w:sz w:val="24"/>
          <w:szCs w:val="24"/>
          <w:lang w:val="en-US"/>
        </w:rPr>
        <w:t>(</w:t>
      </w:r>
      <w:r w:rsidRPr="002C4702">
        <w:rPr>
          <w:rFonts w:ascii="Times New Roman" w:hAnsi="Times New Roman" w:cs="Times New Roman"/>
          <w:color w:val="0000FF"/>
          <w:sz w:val="24"/>
          <w:szCs w:val="24"/>
          <w:lang w:val="en-US"/>
        </w:rPr>
        <w:t>new</w:t>
      </w:r>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PdfPCell</w:t>
      </w:r>
      <w:proofErr w:type="spellEnd"/>
      <w:r w:rsidRPr="002C4702">
        <w:rPr>
          <w:rFonts w:ascii="Times New Roman" w:hAnsi="Times New Roman" w:cs="Times New Roman"/>
          <w:color w:val="000000"/>
          <w:sz w:val="24"/>
          <w:szCs w:val="24"/>
          <w:lang w:val="en-US"/>
        </w:rPr>
        <w:t>(</w:t>
      </w:r>
      <w:r w:rsidRPr="002C4702">
        <w:rPr>
          <w:rFonts w:ascii="Times New Roman" w:hAnsi="Times New Roman" w:cs="Times New Roman"/>
          <w:color w:val="0000FF"/>
          <w:sz w:val="24"/>
          <w:szCs w:val="24"/>
          <w:lang w:val="en-US"/>
        </w:rPr>
        <w:t>new</w:t>
      </w:r>
      <w:r w:rsidRPr="002C4702">
        <w:rPr>
          <w:rFonts w:ascii="Times New Roman" w:hAnsi="Times New Roman" w:cs="Times New Roman"/>
          <w:color w:val="000000"/>
          <w:sz w:val="24"/>
          <w:szCs w:val="24"/>
          <w:lang w:val="en-US"/>
        </w:rPr>
        <w:t xml:space="preserve"> Phrase(</w:t>
      </w:r>
      <w:proofErr w:type="spellStart"/>
      <w:r w:rsidRPr="002C4702">
        <w:rPr>
          <w:rFonts w:ascii="Times New Roman" w:hAnsi="Times New Roman" w:cs="Times New Roman"/>
          <w:color w:val="000000"/>
          <w:sz w:val="24"/>
          <w:szCs w:val="24"/>
          <w:lang w:val="en-US"/>
        </w:rPr>
        <w:t>column.Header.ToString</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8000"/>
          <w:sz w:val="24"/>
          <w:szCs w:val="24"/>
          <w:lang w:val="en-US"/>
        </w:rPr>
        <w:t xml:space="preserve">// </w:t>
      </w:r>
      <w:r w:rsidRPr="002C4702">
        <w:rPr>
          <w:rFonts w:ascii="Times New Roman" w:hAnsi="Times New Roman" w:cs="Times New Roman"/>
          <w:color w:val="008000"/>
          <w:sz w:val="24"/>
          <w:szCs w:val="24"/>
        </w:rPr>
        <w:t>Добавить</w:t>
      </w:r>
      <w:r w:rsidRPr="002C4702">
        <w:rPr>
          <w:rFonts w:ascii="Times New Roman" w:hAnsi="Times New Roman" w:cs="Times New Roman"/>
          <w:color w:val="008000"/>
          <w:sz w:val="24"/>
          <w:szCs w:val="24"/>
          <w:lang w:val="en-US"/>
        </w:rPr>
        <w:t xml:space="preserve"> </w:t>
      </w:r>
      <w:r w:rsidRPr="002C4702">
        <w:rPr>
          <w:rFonts w:ascii="Times New Roman" w:hAnsi="Times New Roman" w:cs="Times New Roman"/>
          <w:color w:val="008000"/>
          <w:sz w:val="24"/>
          <w:szCs w:val="24"/>
        </w:rPr>
        <w:t>данные</w:t>
      </w:r>
      <w:r w:rsidRPr="002C4702">
        <w:rPr>
          <w:rFonts w:ascii="Times New Roman" w:hAnsi="Times New Roman" w:cs="Times New Roman"/>
          <w:color w:val="008000"/>
          <w:sz w:val="24"/>
          <w:szCs w:val="24"/>
          <w:lang w:val="en-US"/>
        </w:rPr>
        <w:t xml:space="preserve"> </w:t>
      </w:r>
      <w:r w:rsidRPr="002C4702">
        <w:rPr>
          <w:rFonts w:ascii="Times New Roman" w:hAnsi="Times New Roman" w:cs="Times New Roman"/>
          <w:color w:val="008000"/>
          <w:sz w:val="24"/>
          <w:szCs w:val="24"/>
        </w:rPr>
        <w:t>строк</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foreach</w:t>
      </w:r>
      <w:r w:rsidRPr="002C4702">
        <w:rPr>
          <w:rFonts w:ascii="Times New Roman" w:hAnsi="Times New Roman" w:cs="Times New Roman"/>
          <w:color w:val="000000"/>
          <w:sz w:val="24"/>
          <w:szCs w:val="24"/>
          <w:lang w:val="en-US"/>
        </w:rPr>
        <w:t xml:space="preserve"> (var item </w:t>
      </w:r>
      <w:r w:rsidRPr="002C4702">
        <w:rPr>
          <w:rFonts w:ascii="Times New Roman" w:hAnsi="Times New Roman" w:cs="Times New Roman"/>
          <w:color w:val="0000FF"/>
          <w:sz w:val="24"/>
          <w:szCs w:val="24"/>
          <w:lang w:val="en-US"/>
        </w:rPr>
        <w:t>in</w:t>
      </w:r>
      <w:r w:rsidRPr="002C4702">
        <w:rPr>
          <w:rFonts w:ascii="Times New Roman" w:hAnsi="Times New Roman" w:cs="Times New Roman"/>
          <w:color w:val="000000"/>
          <w:sz w:val="24"/>
          <w:szCs w:val="24"/>
          <w:lang w:val="en-US"/>
        </w:rPr>
        <w:t xml:space="preserve"> data)</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var</w:t>
      </w:r>
      <w:r w:rsidRPr="002C4702">
        <w:rPr>
          <w:rFonts w:ascii="Times New Roman" w:hAnsi="Times New Roman" w:cs="Times New Roman"/>
          <w:color w:val="000000"/>
          <w:sz w:val="24"/>
          <w:szCs w:val="24"/>
          <w:lang w:val="en-US"/>
        </w:rPr>
        <w:t xml:space="preserve"> properties = </w:t>
      </w:r>
      <w:proofErr w:type="spellStart"/>
      <w:proofErr w:type="gramStart"/>
      <w:r w:rsidRPr="002C4702">
        <w:rPr>
          <w:rFonts w:ascii="Times New Roman" w:hAnsi="Times New Roman" w:cs="Times New Roman"/>
          <w:color w:val="000000"/>
          <w:sz w:val="24"/>
          <w:szCs w:val="24"/>
          <w:lang w:val="en-US"/>
        </w:rPr>
        <w:t>item.GetType</w:t>
      </w:r>
      <w:proofErr w:type="spellEnd"/>
      <w:proofErr w:type="gramEnd"/>
      <w:r w:rsidRPr="002C4702">
        <w:rPr>
          <w:rFonts w:ascii="Times New Roman" w:hAnsi="Times New Roman" w:cs="Times New Roman"/>
          <w:color w:val="000000"/>
          <w:sz w:val="24"/>
          <w:szCs w:val="24"/>
          <w:lang w:val="en-US"/>
        </w:rPr>
        <w:t>().</w:t>
      </w:r>
      <w:proofErr w:type="spellStart"/>
      <w:r w:rsidRPr="002C4702">
        <w:rPr>
          <w:rFonts w:ascii="Times New Roman" w:hAnsi="Times New Roman" w:cs="Times New Roman"/>
          <w:color w:val="000000"/>
          <w:sz w:val="24"/>
          <w:szCs w:val="24"/>
          <w:lang w:val="en-US"/>
        </w:rPr>
        <w:t>GetProperties</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foreach</w:t>
      </w:r>
      <w:r w:rsidRPr="002C4702">
        <w:rPr>
          <w:rFonts w:ascii="Times New Roman" w:hAnsi="Times New Roman" w:cs="Times New Roman"/>
          <w:color w:val="000000"/>
          <w:sz w:val="24"/>
          <w:szCs w:val="24"/>
          <w:lang w:val="en-US"/>
        </w:rPr>
        <w:t xml:space="preserve"> (var property </w:t>
      </w:r>
      <w:r w:rsidRPr="002C4702">
        <w:rPr>
          <w:rFonts w:ascii="Times New Roman" w:hAnsi="Times New Roman" w:cs="Times New Roman"/>
          <w:color w:val="0000FF"/>
          <w:sz w:val="24"/>
          <w:szCs w:val="24"/>
          <w:lang w:val="en-US"/>
        </w:rPr>
        <w:t>in</w:t>
      </w:r>
      <w:r w:rsidRPr="002C4702">
        <w:rPr>
          <w:rFonts w:ascii="Times New Roman" w:hAnsi="Times New Roman" w:cs="Times New Roman"/>
          <w:color w:val="000000"/>
          <w:sz w:val="24"/>
          <w:szCs w:val="24"/>
          <w:lang w:val="en-US"/>
        </w:rPr>
        <w:t xml:space="preserve"> properties)</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object</w:t>
      </w:r>
      <w:r w:rsidRPr="002C4702">
        <w:rPr>
          <w:rFonts w:ascii="Times New Roman" w:hAnsi="Times New Roman" w:cs="Times New Roman"/>
          <w:color w:val="000000"/>
          <w:sz w:val="24"/>
          <w:szCs w:val="24"/>
          <w:lang w:val="en-US"/>
        </w:rPr>
        <w:t xml:space="preserve"> value = </w:t>
      </w:r>
      <w:proofErr w:type="spellStart"/>
      <w:proofErr w:type="gramStart"/>
      <w:r w:rsidRPr="002C4702">
        <w:rPr>
          <w:rFonts w:ascii="Times New Roman" w:hAnsi="Times New Roman" w:cs="Times New Roman"/>
          <w:color w:val="000000"/>
          <w:sz w:val="24"/>
          <w:szCs w:val="24"/>
          <w:lang w:val="en-US"/>
        </w:rPr>
        <w:t>property.GetValue</w:t>
      </w:r>
      <w:proofErr w:type="spellEnd"/>
      <w:proofErr w:type="gramEnd"/>
      <w:r w:rsidRPr="002C4702">
        <w:rPr>
          <w:rFonts w:ascii="Times New Roman" w:hAnsi="Times New Roman" w:cs="Times New Roman"/>
          <w:color w:val="000000"/>
          <w:sz w:val="24"/>
          <w:szCs w:val="24"/>
          <w:lang w:val="en-US"/>
        </w:rPr>
        <w:t>(item);</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string</w:t>
      </w:r>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stringValue</w:t>
      </w:r>
      <w:proofErr w:type="spellEnd"/>
      <w:r w:rsidRPr="002C4702">
        <w:rPr>
          <w:rFonts w:ascii="Times New Roman" w:hAnsi="Times New Roman" w:cs="Times New Roman"/>
          <w:color w:val="000000"/>
          <w:sz w:val="24"/>
          <w:szCs w:val="24"/>
          <w:lang w:val="en-US"/>
        </w:rPr>
        <w:t xml:space="preserve"> = </w:t>
      </w:r>
      <w:proofErr w:type="gramStart"/>
      <w:r w:rsidRPr="002C4702">
        <w:rPr>
          <w:rFonts w:ascii="Times New Roman" w:hAnsi="Times New Roman" w:cs="Times New Roman"/>
          <w:color w:val="000000"/>
          <w:sz w:val="24"/>
          <w:szCs w:val="24"/>
          <w:lang w:val="en-US"/>
        </w:rPr>
        <w:t>value !</w:t>
      </w:r>
      <w:proofErr w:type="gramEnd"/>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FF"/>
          <w:sz w:val="24"/>
          <w:szCs w:val="24"/>
          <w:lang w:val="en-US"/>
        </w:rPr>
        <w:t>null</w:t>
      </w:r>
      <w:r w:rsidRPr="002C4702">
        <w:rPr>
          <w:rFonts w:ascii="Times New Roman" w:hAnsi="Times New Roman" w:cs="Times New Roman"/>
          <w:color w:val="000000"/>
          <w:sz w:val="24"/>
          <w:szCs w:val="24"/>
          <w:lang w:val="en-US"/>
        </w:rPr>
        <w:t xml:space="preserve"> ? </w:t>
      </w:r>
      <w:proofErr w:type="spellStart"/>
      <w:r w:rsidRPr="002C4702">
        <w:rPr>
          <w:rFonts w:ascii="Times New Roman" w:hAnsi="Times New Roman" w:cs="Times New Roman"/>
          <w:color w:val="000000"/>
          <w:sz w:val="24"/>
          <w:szCs w:val="24"/>
          <w:lang w:val="en-US"/>
        </w:rPr>
        <w:t>value.ToString</w:t>
      </w:r>
      <w:proofErr w:type="spellEnd"/>
      <w:r w:rsidRPr="002C4702">
        <w:rPr>
          <w:rFonts w:ascii="Times New Roman" w:hAnsi="Times New Roman" w:cs="Times New Roman"/>
          <w:color w:val="000000"/>
          <w:sz w:val="24"/>
          <w:szCs w:val="24"/>
          <w:lang w:val="en-US"/>
        </w:rPr>
        <w:t xml:space="preserve">() : </w:t>
      </w:r>
      <w:proofErr w:type="spellStart"/>
      <w:r w:rsidRPr="002C4702">
        <w:rPr>
          <w:rFonts w:ascii="Times New Roman" w:hAnsi="Times New Roman" w:cs="Times New Roman"/>
          <w:color w:val="0000FF"/>
          <w:sz w:val="24"/>
          <w:szCs w:val="24"/>
          <w:lang w:val="en-US"/>
        </w:rPr>
        <w:t>string</w:t>
      </w:r>
      <w:r w:rsidRPr="002C4702">
        <w:rPr>
          <w:rFonts w:ascii="Times New Roman" w:hAnsi="Times New Roman" w:cs="Times New Roman"/>
          <w:color w:val="000000"/>
          <w:sz w:val="24"/>
          <w:szCs w:val="24"/>
          <w:lang w:val="en-US"/>
        </w:rPr>
        <w:t>.Empty</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roofErr w:type="spellStart"/>
      <w:proofErr w:type="gramStart"/>
      <w:r w:rsidRPr="002C4702">
        <w:rPr>
          <w:rFonts w:ascii="Times New Roman" w:hAnsi="Times New Roman" w:cs="Times New Roman"/>
          <w:color w:val="000000"/>
          <w:sz w:val="24"/>
          <w:szCs w:val="24"/>
          <w:lang w:val="en-US"/>
        </w:rPr>
        <w:t>table.AddCell</w:t>
      </w:r>
      <w:proofErr w:type="spellEnd"/>
      <w:proofErr w:type="gramEnd"/>
      <w:r w:rsidRPr="002C4702">
        <w:rPr>
          <w:rFonts w:ascii="Times New Roman" w:hAnsi="Times New Roman" w:cs="Times New Roman"/>
          <w:color w:val="000000"/>
          <w:sz w:val="24"/>
          <w:szCs w:val="24"/>
          <w:lang w:val="en-US"/>
        </w:rPr>
        <w:t>(</w:t>
      </w:r>
      <w:r w:rsidRPr="002C4702">
        <w:rPr>
          <w:rFonts w:ascii="Times New Roman" w:hAnsi="Times New Roman" w:cs="Times New Roman"/>
          <w:color w:val="0000FF"/>
          <w:sz w:val="24"/>
          <w:szCs w:val="24"/>
          <w:lang w:val="en-US"/>
        </w:rPr>
        <w:t>new</w:t>
      </w:r>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PdfPCell</w:t>
      </w:r>
      <w:proofErr w:type="spellEnd"/>
      <w:r w:rsidRPr="002C4702">
        <w:rPr>
          <w:rFonts w:ascii="Times New Roman" w:hAnsi="Times New Roman" w:cs="Times New Roman"/>
          <w:color w:val="000000"/>
          <w:sz w:val="24"/>
          <w:szCs w:val="24"/>
          <w:lang w:val="en-US"/>
        </w:rPr>
        <w:t>(</w:t>
      </w:r>
      <w:r w:rsidRPr="002C4702">
        <w:rPr>
          <w:rFonts w:ascii="Times New Roman" w:hAnsi="Times New Roman" w:cs="Times New Roman"/>
          <w:color w:val="0000FF"/>
          <w:sz w:val="24"/>
          <w:szCs w:val="24"/>
          <w:lang w:val="en-US"/>
        </w:rPr>
        <w:t>new</w:t>
      </w:r>
      <w:r w:rsidRPr="002C4702">
        <w:rPr>
          <w:rFonts w:ascii="Times New Roman" w:hAnsi="Times New Roman" w:cs="Times New Roman"/>
          <w:color w:val="000000"/>
          <w:sz w:val="24"/>
          <w:szCs w:val="24"/>
          <w:lang w:val="en-US"/>
        </w:rPr>
        <w:t xml:space="preserve"> Phrase(</w:t>
      </w:r>
      <w:proofErr w:type="spellStart"/>
      <w:r w:rsidRPr="002C4702">
        <w:rPr>
          <w:rFonts w:ascii="Times New Roman" w:hAnsi="Times New Roman" w:cs="Times New Roman"/>
          <w:color w:val="000000"/>
          <w:sz w:val="24"/>
          <w:szCs w:val="24"/>
          <w:lang w:val="en-US"/>
        </w:rPr>
        <w:t>stringValue</w:t>
      </w:r>
      <w:proofErr w:type="spell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rPr>
      </w:pPr>
      <w:r w:rsidRPr="002C4702">
        <w:rPr>
          <w:rFonts w:ascii="Times New Roman" w:hAnsi="Times New Roman" w:cs="Times New Roman"/>
          <w:color w:val="000000"/>
          <w:sz w:val="24"/>
          <w:szCs w:val="24"/>
          <w:lang w:val="en-US"/>
        </w:rPr>
        <w:t xml:space="preserve">                        </w:t>
      </w:r>
      <w:r w:rsidRPr="002C4702">
        <w:rPr>
          <w:rFonts w:ascii="Times New Roman" w:hAnsi="Times New Roman" w:cs="Times New Roman"/>
          <w:color w:val="000000"/>
          <w:sz w:val="24"/>
          <w:szCs w:val="24"/>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rPr>
      </w:pPr>
      <w:r w:rsidRPr="002C4702">
        <w:rPr>
          <w:rFonts w:ascii="Times New Roman" w:hAnsi="Times New Roman" w:cs="Times New Roman"/>
          <w:color w:val="000000"/>
          <w:sz w:val="24"/>
          <w:szCs w:val="24"/>
        </w:rPr>
        <w:t xml:space="preserve">                    }</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rPr>
      </w:pPr>
      <w:r w:rsidRPr="002C4702">
        <w:rPr>
          <w:rFonts w:ascii="Times New Roman" w:hAnsi="Times New Roman" w:cs="Times New Roman"/>
          <w:color w:val="000000"/>
          <w:sz w:val="24"/>
          <w:szCs w:val="24"/>
        </w:rPr>
        <w:t xml:space="preserve">                    </w:t>
      </w:r>
      <w:r w:rsidRPr="002C4702">
        <w:rPr>
          <w:rFonts w:ascii="Times New Roman" w:hAnsi="Times New Roman" w:cs="Times New Roman"/>
          <w:color w:val="008000"/>
          <w:sz w:val="24"/>
          <w:szCs w:val="24"/>
        </w:rPr>
        <w:t>// Добавить таблицу в документ</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rPr>
      </w:pPr>
      <w:r w:rsidRPr="002C4702">
        <w:rPr>
          <w:rFonts w:ascii="Times New Roman" w:hAnsi="Times New Roman" w:cs="Times New Roman"/>
          <w:color w:val="000000"/>
          <w:sz w:val="24"/>
          <w:szCs w:val="24"/>
        </w:rPr>
        <w:t xml:space="preserve">                    </w:t>
      </w:r>
      <w:proofErr w:type="spellStart"/>
      <w:proofErr w:type="gramStart"/>
      <w:r w:rsidRPr="002C4702">
        <w:rPr>
          <w:rFonts w:ascii="Times New Roman" w:hAnsi="Times New Roman" w:cs="Times New Roman"/>
          <w:color w:val="000000"/>
          <w:sz w:val="24"/>
          <w:szCs w:val="24"/>
        </w:rPr>
        <w:t>document.Add</w:t>
      </w:r>
      <w:proofErr w:type="spellEnd"/>
      <w:proofErr w:type="gramEnd"/>
      <w:r w:rsidRPr="002C4702">
        <w:rPr>
          <w:rFonts w:ascii="Times New Roman" w:hAnsi="Times New Roman" w:cs="Times New Roman"/>
          <w:color w:val="000000"/>
          <w:sz w:val="24"/>
          <w:szCs w:val="24"/>
        </w:rPr>
        <w:t>(</w:t>
      </w:r>
      <w:proofErr w:type="spellStart"/>
      <w:r w:rsidRPr="002C4702">
        <w:rPr>
          <w:rFonts w:ascii="Times New Roman" w:hAnsi="Times New Roman" w:cs="Times New Roman"/>
          <w:color w:val="000000"/>
          <w:sz w:val="24"/>
          <w:szCs w:val="24"/>
        </w:rPr>
        <w:t>table</w:t>
      </w:r>
      <w:proofErr w:type="spellEnd"/>
      <w:r w:rsidRPr="002C4702">
        <w:rPr>
          <w:rFonts w:ascii="Times New Roman" w:hAnsi="Times New Roman" w:cs="Times New Roman"/>
          <w:color w:val="000000"/>
          <w:sz w:val="24"/>
          <w:szCs w:val="24"/>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rPr>
        <w:t xml:space="preserve">                    </w:t>
      </w:r>
      <w:r w:rsidRPr="002C4702">
        <w:rPr>
          <w:rFonts w:ascii="Times New Roman" w:hAnsi="Times New Roman" w:cs="Times New Roman"/>
          <w:color w:val="008000"/>
          <w:sz w:val="24"/>
          <w:szCs w:val="24"/>
          <w:lang w:val="en-US"/>
        </w:rPr>
        <w:t xml:space="preserve">// </w:t>
      </w:r>
      <w:r w:rsidRPr="002C4702">
        <w:rPr>
          <w:rFonts w:ascii="Times New Roman" w:hAnsi="Times New Roman" w:cs="Times New Roman"/>
          <w:color w:val="008000"/>
          <w:sz w:val="24"/>
          <w:szCs w:val="24"/>
        </w:rPr>
        <w:t>Закрыть</w:t>
      </w:r>
      <w:r w:rsidRPr="002C4702">
        <w:rPr>
          <w:rFonts w:ascii="Times New Roman" w:hAnsi="Times New Roman" w:cs="Times New Roman"/>
          <w:color w:val="008000"/>
          <w:sz w:val="24"/>
          <w:szCs w:val="24"/>
          <w:lang w:val="en-US"/>
        </w:rPr>
        <w:t xml:space="preserve"> </w:t>
      </w:r>
      <w:r w:rsidRPr="002C4702">
        <w:rPr>
          <w:rFonts w:ascii="Times New Roman" w:hAnsi="Times New Roman" w:cs="Times New Roman"/>
          <w:color w:val="008000"/>
          <w:sz w:val="24"/>
          <w:szCs w:val="24"/>
        </w:rPr>
        <w:t>документ</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roofErr w:type="spellStart"/>
      <w:proofErr w:type="gramStart"/>
      <w:r w:rsidRPr="002C4702">
        <w:rPr>
          <w:rFonts w:ascii="Times New Roman" w:hAnsi="Times New Roman" w:cs="Times New Roman"/>
          <w:color w:val="000000"/>
          <w:sz w:val="24"/>
          <w:szCs w:val="24"/>
          <w:lang w:val="en-US"/>
        </w:rPr>
        <w:t>document.Close</w:t>
      </w:r>
      <w:proofErr w:type="spellEnd"/>
      <w:proofErr w:type="gramEnd"/>
      <w:r w:rsidRPr="002C4702">
        <w:rPr>
          <w:rFonts w:ascii="Times New Roman" w:hAnsi="Times New Roman" w:cs="Times New Roman"/>
          <w:color w:val="000000"/>
          <w:sz w:val="24"/>
          <w:szCs w:val="24"/>
          <w:lang w:val="en-US"/>
        </w:rPr>
        <w:t>();</w:t>
      </w:r>
    </w:p>
    <w:p w:rsidR="002C4702" w:rsidRPr="002C4702" w:rsidRDefault="002C4702" w:rsidP="002C4702">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roofErr w:type="gramStart"/>
      <w:r w:rsidRPr="002C4702">
        <w:rPr>
          <w:rFonts w:ascii="Times New Roman" w:hAnsi="Times New Roman" w:cs="Times New Roman"/>
          <w:color w:val="000000"/>
          <w:sz w:val="24"/>
          <w:szCs w:val="24"/>
          <w:lang w:val="en-US"/>
        </w:rPr>
        <w:t>}</w:t>
      </w:r>
      <w:r w:rsidRPr="002C4702">
        <w:rPr>
          <w:rFonts w:ascii="Times New Roman" w:hAnsi="Times New Roman" w:cs="Times New Roman"/>
          <w:color w:val="0000FF"/>
          <w:sz w:val="24"/>
          <w:szCs w:val="24"/>
          <w:lang w:val="en-US"/>
        </w:rPr>
        <w:t>catch</w:t>
      </w:r>
      <w:proofErr w:type="gramEnd"/>
      <w:r w:rsidRPr="002C4702">
        <w:rPr>
          <w:rFonts w:ascii="Times New Roman" w:hAnsi="Times New Roman" w:cs="Times New Roman"/>
          <w:color w:val="000000"/>
          <w:sz w:val="24"/>
          <w:szCs w:val="24"/>
          <w:lang w:val="en-US"/>
        </w:rPr>
        <w:t xml:space="preserve"> (Exception ex)</w:t>
      </w:r>
    </w:p>
    <w:p w:rsidR="00F337A2" w:rsidRDefault="002C4702" w:rsidP="0071319D">
      <w:pPr>
        <w:autoSpaceDE w:val="0"/>
        <w:autoSpaceDN w:val="0"/>
        <w:adjustRightInd w:val="0"/>
        <w:spacing w:after="0" w:line="240" w:lineRule="auto"/>
        <w:rPr>
          <w:rFonts w:ascii="Times New Roman" w:hAnsi="Times New Roman" w:cs="Times New Roman"/>
          <w:color w:val="000000"/>
          <w:sz w:val="24"/>
          <w:szCs w:val="24"/>
          <w:lang w:val="en-US"/>
        </w:rPr>
      </w:pPr>
      <w:r w:rsidRPr="002C4702">
        <w:rPr>
          <w:rFonts w:ascii="Times New Roman" w:hAnsi="Times New Roman" w:cs="Times New Roman"/>
          <w:color w:val="000000"/>
          <w:sz w:val="24"/>
          <w:szCs w:val="24"/>
          <w:lang w:val="en-US"/>
        </w:rPr>
        <w:t xml:space="preserve">              {</w:t>
      </w:r>
      <w:proofErr w:type="spellStart"/>
      <w:r w:rsidRPr="002C4702">
        <w:rPr>
          <w:rFonts w:ascii="Times New Roman" w:hAnsi="Times New Roman" w:cs="Times New Roman"/>
          <w:color w:val="000000"/>
          <w:sz w:val="24"/>
          <w:szCs w:val="24"/>
          <w:lang w:val="en-US"/>
        </w:rPr>
        <w:t>MessageBox.Show</w:t>
      </w:r>
      <w:proofErr w:type="spellEnd"/>
      <w:r w:rsidRPr="002C4702">
        <w:rPr>
          <w:rFonts w:ascii="Times New Roman" w:hAnsi="Times New Roman" w:cs="Times New Roman"/>
          <w:color w:val="000000"/>
          <w:sz w:val="24"/>
          <w:szCs w:val="24"/>
          <w:lang w:val="en-US"/>
        </w:rPr>
        <w:t>(</w:t>
      </w:r>
      <w:proofErr w:type="spellStart"/>
      <w:proofErr w:type="gramStart"/>
      <w:r w:rsidRPr="002C4702">
        <w:rPr>
          <w:rFonts w:ascii="Times New Roman" w:hAnsi="Times New Roman" w:cs="Times New Roman"/>
          <w:color w:val="000000"/>
          <w:sz w:val="24"/>
          <w:szCs w:val="24"/>
          <w:lang w:val="en-US"/>
        </w:rPr>
        <w:t>ex.Message</w:t>
      </w:r>
      <w:proofErr w:type="spellEnd"/>
      <w:proofErr w:type="gramEnd"/>
      <w:r w:rsidRPr="002C4702">
        <w:rPr>
          <w:rFonts w:ascii="Times New Roman" w:hAnsi="Times New Roman" w:cs="Times New Roman"/>
          <w:color w:val="000000"/>
          <w:sz w:val="24"/>
          <w:szCs w:val="24"/>
          <w:lang w:val="en-US"/>
        </w:rPr>
        <w:t>,</w:t>
      </w:r>
      <w:r w:rsidRPr="002C4702">
        <w:rPr>
          <w:rFonts w:ascii="Times New Roman" w:hAnsi="Times New Roman" w:cs="Times New Roman"/>
          <w:color w:val="A31515"/>
          <w:sz w:val="24"/>
          <w:szCs w:val="24"/>
          <w:lang w:val="en-US"/>
        </w:rPr>
        <w:t>"</w:t>
      </w:r>
      <w:r w:rsidRPr="002C4702">
        <w:rPr>
          <w:rFonts w:ascii="Times New Roman" w:hAnsi="Times New Roman" w:cs="Times New Roman"/>
          <w:color w:val="A31515"/>
          <w:sz w:val="24"/>
          <w:szCs w:val="24"/>
        </w:rPr>
        <w:t>Упс</w:t>
      </w:r>
      <w:r w:rsidRPr="002C4702">
        <w:rPr>
          <w:rFonts w:ascii="Times New Roman" w:hAnsi="Times New Roman" w:cs="Times New Roman"/>
          <w:color w:val="A31515"/>
          <w:sz w:val="24"/>
          <w:szCs w:val="24"/>
          <w:lang w:val="en-US"/>
        </w:rPr>
        <w:t>"</w:t>
      </w:r>
      <w:r w:rsidRPr="002C4702">
        <w:rPr>
          <w:rFonts w:ascii="Times New Roman" w:hAnsi="Times New Roman" w:cs="Times New Roman"/>
          <w:color w:val="000000"/>
          <w:sz w:val="24"/>
          <w:szCs w:val="24"/>
          <w:lang w:val="en-US"/>
        </w:rPr>
        <w:t>,</w:t>
      </w:r>
      <w:proofErr w:type="spellStart"/>
      <w:r w:rsidRPr="002C4702">
        <w:rPr>
          <w:rFonts w:ascii="Times New Roman" w:hAnsi="Times New Roman" w:cs="Times New Roman"/>
          <w:color w:val="000000"/>
          <w:sz w:val="24"/>
          <w:szCs w:val="24"/>
          <w:lang w:val="en-US"/>
        </w:rPr>
        <w:t>MessageBoxButton.OK,MessageBoxImage.Error</w:t>
      </w:r>
      <w:proofErr w:type="spellEnd"/>
      <w:r w:rsidRPr="002C4702">
        <w:rPr>
          <w:rFonts w:ascii="Times New Roman" w:hAnsi="Times New Roman" w:cs="Times New Roman"/>
          <w:color w:val="000000"/>
          <w:sz w:val="24"/>
          <w:szCs w:val="24"/>
          <w:lang w:val="en-US"/>
        </w:rPr>
        <w:t>);</w:t>
      </w:r>
      <w:r w:rsidRPr="0071319D">
        <w:rPr>
          <w:rFonts w:ascii="Times New Roman" w:hAnsi="Times New Roman" w:cs="Times New Roman"/>
          <w:color w:val="000000"/>
          <w:sz w:val="24"/>
          <w:szCs w:val="24"/>
          <w:lang w:val="en-US"/>
        </w:rPr>
        <w:t>}}</w:t>
      </w:r>
    </w:p>
    <w:p w:rsidR="0071319D" w:rsidRPr="0071319D" w:rsidRDefault="0071319D" w:rsidP="0071319D">
      <w:pPr>
        <w:autoSpaceDE w:val="0"/>
        <w:autoSpaceDN w:val="0"/>
        <w:adjustRightInd w:val="0"/>
        <w:spacing w:after="0" w:line="240" w:lineRule="auto"/>
        <w:rPr>
          <w:rFonts w:ascii="Times New Roman" w:hAnsi="Times New Roman" w:cs="Times New Roman"/>
          <w:color w:val="000000"/>
          <w:sz w:val="24"/>
          <w:szCs w:val="24"/>
          <w:lang w:val="en-US"/>
        </w:rPr>
      </w:pPr>
    </w:p>
    <w:p w:rsidR="00F337A2" w:rsidRPr="00842604" w:rsidRDefault="0053690A" w:rsidP="00A774C2">
      <w:pPr>
        <w:numPr>
          <w:ilvl w:val="0"/>
          <w:numId w:val="15"/>
        </w:numPr>
        <w:pBdr>
          <w:top w:val="nil"/>
          <w:left w:val="nil"/>
          <w:bottom w:val="nil"/>
          <w:right w:val="nil"/>
          <w:between w:val="nil"/>
        </w:pBdr>
        <w:spacing w:after="0"/>
        <w:ind w:left="0"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 окне «Карта»:</w:t>
      </w:r>
    </w:p>
    <w:p w:rsidR="00F337A2" w:rsidRPr="00842604" w:rsidRDefault="0053690A">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Запросы на отображения меток;</w:t>
      </w:r>
    </w:p>
    <w:p w:rsidR="00F337A2" w:rsidRPr="00842604"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получении информации о метке;</w:t>
      </w:r>
    </w:p>
    <w:p w:rsidR="00F337A2" w:rsidRPr="00842604" w:rsidRDefault="0053690A" w:rsidP="002C4702">
      <w:pPr>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6300470" cy="3340359"/>
            <wp:effectExtent l="0" t="0" r="508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6300470" cy="3340359"/>
                    </a:xfrm>
                    <a:prstGeom prst="rect">
                      <a:avLst/>
                    </a:prstGeom>
                    <a:ln/>
                  </pic:spPr>
                </pic:pic>
              </a:graphicData>
            </a:graphic>
          </wp:inline>
        </w:drawing>
      </w:r>
    </w:p>
    <w:p w:rsidR="00F337A2" w:rsidRPr="00842604" w:rsidRDefault="0053690A" w:rsidP="00A774C2">
      <w:pPr>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Рисунок </w:t>
      </w:r>
      <w:r w:rsidR="002C4702">
        <w:rPr>
          <w:rFonts w:ascii="Times New Roman" w:eastAsia="Times New Roman" w:hAnsi="Times New Roman" w:cs="Times New Roman"/>
          <w:sz w:val="28"/>
          <w:szCs w:val="28"/>
          <w:lang w:val="en-US"/>
        </w:rPr>
        <w:t>17</w:t>
      </w:r>
      <w:r w:rsidRPr="00842604">
        <w:rPr>
          <w:rFonts w:ascii="Times New Roman" w:eastAsia="Times New Roman" w:hAnsi="Times New Roman" w:cs="Times New Roman"/>
          <w:sz w:val="28"/>
          <w:szCs w:val="28"/>
        </w:rPr>
        <w:t xml:space="preserve"> –Окно карты.</w:t>
      </w:r>
    </w:p>
    <w:p w:rsidR="002C4702" w:rsidRPr="002C4702" w:rsidRDefault="002C4702" w:rsidP="002C4702">
      <w:pPr>
        <w:autoSpaceDE w:val="0"/>
        <w:autoSpaceDN w:val="0"/>
        <w:adjustRightInd w:val="0"/>
        <w:spacing w:after="0" w:line="240" w:lineRule="auto"/>
        <w:rPr>
          <w:rFonts w:ascii="Times New Roman" w:hAnsi="Times New Roman" w:cs="Times New Roman"/>
          <w:sz w:val="24"/>
          <w:szCs w:val="24"/>
          <w:lang w:val="en-US"/>
        </w:rPr>
      </w:pP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rPr>
        <w:t>Верстка</w:t>
      </w:r>
      <w:r w:rsidRPr="002C4702">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карты</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br/>
      </w:r>
      <w:r w:rsidRPr="002C4702">
        <w:rPr>
          <w:rFonts w:ascii="Times New Roman" w:hAnsi="Times New Roman" w:cs="Times New Roman"/>
          <w:sz w:val="24"/>
          <w:szCs w:val="24"/>
          <w:lang w:val="en-US"/>
        </w:rPr>
        <w:t>&lt;</w:t>
      </w:r>
      <w:proofErr w:type="spellStart"/>
      <w:proofErr w:type="gramStart"/>
      <w:r w:rsidRPr="002C4702">
        <w:rPr>
          <w:rFonts w:ascii="Times New Roman" w:hAnsi="Times New Roman" w:cs="Times New Roman"/>
          <w:sz w:val="24"/>
          <w:szCs w:val="24"/>
          <w:lang w:val="en-US"/>
        </w:rPr>
        <w:t>m:Map</w:t>
      </w:r>
      <w:proofErr w:type="spellEnd"/>
      <w:proofErr w:type="gramEnd"/>
      <w:r w:rsidRPr="002C4702">
        <w:rPr>
          <w:rFonts w:ascii="Times New Roman" w:hAnsi="Times New Roman" w:cs="Times New Roman"/>
          <w:sz w:val="24"/>
          <w:szCs w:val="24"/>
          <w:lang w:val="en-US"/>
        </w:rPr>
        <w:t xml:space="preserve"> </w:t>
      </w:r>
      <w:proofErr w:type="spellStart"/>
      <w:r w:rsidRPr="002C4702">
        <w:rPr>
          <w:rFonts w:ascii="Times New Roman" w:hAnsi="Times New Roman" w:cs="Times New Roman"/>
          <w:sz w:val="24"/>
          <w:szCs w:val="24"/>
          <w:lang w:val="en-US"/>
        </w:rPr>
        <w:t>Grid.Row</w:t>
      </w:r>
      <w:proofErr w:type="spellEnd"/>
      <w:r w:rsidRPr="002C4702">
        <w:rPr>
          <w:rFonts w:ascii="Times New Roman" w:hAnsi="Times New Roman" w:cs="Times New Roman"/>
          <w:sz w:val="24"/>
          <w:szCs w:val="24"/>
          <w:lang w:val="en-US"/>
        </w:rPr>
        <w:t xml:space="preserve">="1" x:Name="myMap" Mode="Road" </w:t>
      </w:r>
      <w:proofErr w:type="spellStart"/>
      <w:r w:rsidRPr="002C4702">
        <w:rPr>
          <w:rFonts w:ascii="Times New Roman" w:hAnsi="Times New Roman" w:cs="Times New Roman"/>
          <w:sz w:val="24"/>
          <w:szCs w:val="24"/>
          <w:lang w:val="en-US"/>
        </w:rPr>
        <w:t>ZoomLevel</w:t>
      </w:r>
      <w:proofErr w:type="spellEnd"/>
      <w:r w:rsidRPr="002C4702">
        <w:rPr>
          <w:rFonts w:ascii="Times New Roman" w:hAnsi="Times New Roman" w:cs="Times New Roman"/>
          <w:sz w:val="24"/>
          <w:szCs w:val="24"/>
          <w:lang w:val="en-US"/>
        </w:rPr>
        <w:t>="10" Center="56.4185,61.9329"&gt;</w:t>
      </w:r>
    </w:p>
    <w:p w:rsidR="002C4702" w:rsidRPr="002C4702" w:rsidRDefault="002C4702" w:rsidP="002C4702">
      <w:pPr>
        <w:autoSpaceDE w:val="0"/>
        <w:autoSpaceDN w:val="0"/>
        <w:adjustRightInd w:val="0"/>
        <w:spacing w:after="0" w:line="240" w:lineRule="auto"/>
        <w:rPr>
          <w:rFonts w:ascii="Times New Roman" w:hAnsi="Times New Roman" w:cs="Times New Roman"/>
          <w:sz w:val="24"/>
          <w:szCs w:val="24"/>
          <w:lang w:val="en-US"/>
        </w:rPr>
      </w:pPr>
      <w:r w:rsidRPr="002C4702">
        <w:rPr>
          <w:rFonts w:ascii="Times New Roman" w:hAnsi="Times New Roman" w:cs="Times New Roman"/>
          <w:sz w:val="24"/>
          <w:szCs w:val="24"/>
          <w:lang w:val="en-US"/>
        </w:rPr>
        <w:t xml:space="preserve">                    &lt;</w:t>
      </w:r>
      <w:proofErr w:type="spellStart"/>
      <w:proofErr w:type="gramStart"/>
      <w:r w:rsidRPr="002C4702">
        <w:rPr>
          <w:rFonts w:ascii="Times New Roman" w:hAnsi="Times New Roman" w:cs="Times New Roman"/>
          <w:sz w:val="24"/>
          <w:szCs w:val="24"/>
          <w:lang w:val="en-US"/>
        </w:rPr>
        <w:t>m:Map.CredentialsProvider</w:t>
      </w:r>
      <w:proofErr w:type="spellEnd"/>
      <w:proofErr w:type="gramEnd"/>
      <w:r w:rsidRPr="002C4702">
        <w:rPr>
          <w:rFonts w:ascii="Times New Roman" w:hAnsi="Times New Roman" w:cs="Times New Roman"/>
          <w:sz w:val="24"/>
          <w:szCs w:val="24"/>
          <w:lang w:val="en-US"/>
        </w:rPr>
        <w:t>&gt;</w:t>
      </w:r>
    </w:p>
    <w:p w:rsidR="002C4702" w:rsidRPr="002C4702" w:rsidRDefault="002C4702" w:rsidP="002C4702">
      <w:pPr>
        <w:autoSpaceDE w:val="0"/>
        <w:autoSpaceDN w:val="0"/>
        <w:adjustRightInd w:val="0"/>
        <w:spacing w:after="0" w:line="240" w:lineRule="auto"/>
        <w:rPr>
          <w:rFonts w:ascii="Times New Roman" w:hAnsi="Times New Roman" w:cs="Times New Roman"/>
          <w:sz w:val="24"/>
          <w:szCs w:val="24"/>
          <w:lang w:val="en-US"/>
        </w:rPr>
      </w:pPr>
      <w:r w:rsidRPr="002C4702">
        <w:rPr>
          <w:rFonts w:ascii="Times New Roman" w:hAnsi="Times New Roman" w:cs="Times New Roman"/>
          <w:sz w:val="24"/>
          <w:szCs w:val="24"/>
          <w:lang w:val="en-US"/>
        </w:rPr>
        <w:t xml:space="preserve">                        &lt;</w:t>
      </w:r>
      <w:proofErr w:type="spellStart"/>
      <w:proofErr w:type="gramStart"/>
      <w:r w:rsidRPr="002C4702">
        <w:rPr>
          <w:rFonts w:ascii="Times New Roman" w:hAnsi="Times New Roman" w:cs="Times New Roman"/>
          <w:sz w:val="24"/>
          <w:szCs w:val="24"/>
          <w:lang w:val="en-US"/>
        </w:rPr>
        <w:t>m:ApplicationIdCredentialsProvider</w:t>
      </w:r>
      <w:proofErr w:type="spellEnd"/>
      <w:proofErr w:type="gramEnd"/>
      <w:r w:rsidRPr="002C4702">
        <w:rPr>
          <w:rFonts w:ascii="Times New Roman" w:hAnsi="Times New Roman" w:cs="Times New Roman"/>
          <w:sz w:val="24"/>
          <w:szCs w:val="24"/>
          <w:lang w:val="en-US"/>
        </w:rPr>
        <w:t xml:space="preserve"> ApplicationId="1UmrVJDK1N97FZ6Kq9kK~sEN4QKO9OaUTOwuSdKyR1Q~Ah8XCDz1Txx7VwqXG-k0fJ6kItJ8tyOfEPwKkYLjBU8Lt4lH9-q3iwTd6-fYQADi" /&gt;</w:t>
      </w:r>
    </w:p>
    <w:p w:rsidR="002C4702" w:rsidRPr="002C4702" w:rsidRDefault="002C4702" w:rsidP="002C4702">
      <w:pPr>
        <w:autoSpaceDE w:val="0"/>
        <w:autoSpaceDN w:val="0"/>
        <w:adjustRightInd w:val="0"/>
        <w:spacing w:after="0" w:line="240" w:lineRule="auto"/>
        <w:rPr>
          <w:rFonts w:ascii="Times New Roman" w:hAnsi="Times New Roman" w:cs="Times New Roman"/>
          <w:sz w:val="24"/>
          <w:szCs w:val="24"/>
          <w:lang w:val="en-US"/>
        </w:rPr>
      </w:pPr>
      <w:r w:rsidRPr="002C4702">
        <w:rPr>
          <w:rFonts w:ascii="Times New Roman" w:hAnsi="Times New Roman" w:cs="Times New Roman"/>
          <w:sz w:val="24"/>
          <w:szCs w:val="24"/>
          <w:lang w:val="en-US"/>
        </w:rPr>
        <w:t xml:space="preserve">                    &lt;/</w:t>
      </w:r>
      <w:proofErr w:type="spellStart"/>
      <w:proofErr w:type="gramStart"/>
      <w:r w:rsidRPr="002C4702">
        <w:rPr>
          <w:rFonts w:ascii="Times New Roman" w:hAnsi="Times New Roman" w:cs="Times New Roman"/>
          <w:sz w:val="24"/>
          <w:szCs w:val="24"/>
          <w:lang w:val="en-US"/>
        </w:rPr>
        <w:t>m:Map.CredentialsProvider</w:t>
      </w:r>
      <w:proofErr w:type="spellEnd"/>
      <w:proofErr w:type="gramEnd"/>
      <w:r w:rsidRPr="002C4702">
        <w:rPr>
          <w:rFonts w:ascii="Times New Roman" w:hAnsi="Times New Roman" w:cs="Times New Roman"/>
          <w:sz w:val="24"/>
          <w:szCs w:val="24"/>
          <w:lang w:val="en-US"/>
        </w:rPr>
        <w:t>&gt;</w:t>
      </w:r>
    </w:p>
    <w:p w:rsidR="008555F4" w:rsidRPr="002C4702" w:rsidRDefault="002C4702" w:rsidP="002C4702">
      <w:pPr>
        <w:rPr>
          <w:rFonts w:ascii="Times New Roman" w:hAnsi="Times New Roman" w:cs="Times New Roman"/>
          <w:sz w:val="24"/>
          <w:szCs w:val="24"/>
          <w:lang w:val="en-US"/>
        </w:rPr>
      </w:pPr>
      <w:r w:rsidRPr="002C4702">
        <w:rPr>
          <w:rFonts w:ascii="Times New Roman" w:hAnsi="Times New Roman" w:cs="Times New Roman"/>
          <w:sz w:val="24"/>
          <w:szCs w:val="24"/>
          <w:lang w:val="en-US"/>
        </w:rPr>
        <w:t xml:space="preserve">                &lt;/</w:t>
      </w:r>
      <w:proofErr w:type="spellStart"/>
      <w:proofErr w:type="gramStart"/>
      <w:r w:rsidRPr="002C4702">
        <w:rPr>
          <w:rFonts w:ascii="Times New Roman" w:hAnsi="Times New Roman" w:cs="Times New Roman"/>
          <w:sz w:val="24"/>
          <w:szCs w:val="24"/>
          <w:lang w:val="en-US"/>
        </w:rPr>
        <w:t>m:Map</w:t>
      </w:r>
      <w:proofErr w:type="spellEnd"/>
      <w:proofErr w:type="gramEnd"/>
      <w:r w:rsidRPr="002C4702">
        <w:rPr>
          <w:rFonts w:ascii="Times New Roman" w:hAnsi="Times New Roman" w:cs="Times New Roman"/>
          <w:sz w:val="24"/>
          <w:szCs w:val="24"/>
          <w:lang w:val="en-US"/>
        </w:rPr>
        <w:t>&gt;</w:t>
      </w:r>
    </w:p>
    <w:p w:rsidR="00F337A2" w:rsidRPr="00A774C2" w:rsidRDefault="0053690A" w:rsidP="00A774C2">
      <w:pPr>
        <w:numPr>
          <w:ilvl w:val="0"/>
          <w:numId w:val="15"/>
        </w:numPr>
        <w:pBdr>
          <w:top w:val="nil"/>
          <w:left w:val="nil"/>
          <w:bottom w:val="nil"/>
          <w:right w:val="nil"/>
          <w:between w:val="nil"/>
        </w:pBdr>
        <w:spacing w:after="0"/>
        <w:ind w:left="0"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 окне «Просмотр»:</w:t>
      </w:r>
    </w:p>
    <w:p w:rsidR="00F337A2" w:rsidRPr="00A774C2" w:rsidRDefault="0053690A">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Запросы на отображения таблиц по роли;</w:t>
      </w:r>
    </w:p>
    <w:p w:rsidR="00F337A2" w:rsidRPr="00A774C2"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Запрос на переход в добавление по </w:t>
      </w:r>
      <w:proofErr w:type="spellStart"/>
      <w:r w:rsidRPr="00842604">
        <w:rPr>
          <w:rFonts w:ascii="Times New Roman" w:eastAsia="Times New Roman" w:hAnsi="Times New Roman" w:cs="Times New Roman"/>
          <w:sz w:val="28"/>
          <w:szCs w:val="28"/>
        </w:rPr>
        <w:t>по</w:t>
      </w:r>
      <w:proofErr w:type="spellEnd"/>
      <w:r w:rsidRPr="00842604">
        <w:rPr>
          <w:rFonts w:ascii="Times New Roman" w:eastAsia="Times New Roman" w:hAnsi="Times New Roman" w:cs="Times New Roman"/>
          <w:sz w:val="28"/>
          <w:szCs w:val="28"/>
        </w:rPr>
        <w:t xml:space="preserve"> роли;</w:t>
      </w:r>
    </w:p>
    <w:p w:rsidR="00F337A2" w:rsidRPr="00842604"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построение графиков;</w:t>
      </w:r>
    </w:p>
    <w:p w:rsidR="00F337A2" w:rsidRPr="00842604"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получении информации по графику;</w:t>
      </w:r>
    </w:p>
    <w:p w:rsidR="00F337A2" w:rsidRPr="00842604"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сортировку;</w:t>
      </w:r>
    </w:p>
    <w:p w:rsidR="00F337A2" w:rsidRPr="00842604"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фильтрацию;</w:t>
      </w:r>
    </w:p>
    <w:p w:rsidR="00F337A2" w:rsidRPr="002C4702" w:rsidRDefault="0053690A" w:rsidP="002C4702">
      <w:pPr>
        <w:jc w:val="center"/>
        <w:rPr>
          <w:rFonts w:ascii="Times New Roman" w:hAnsi="Times New Roman" w:cs="Times New Roman"/>
          <w:sz w:val="28"/>
          <w:szCs w:val="28"/>
        </w:rPr>
      </w:pPr>
      <w:bookmarkStart w:id="22" w:name="_kbufifcmrzed" w:colFirst="0" w:colLast="0"/>
      <w:bookmarkEnd w:id="22"/>
      <w:r w:rsidRPr="00842604">
        <w:rPr>
          <w:rFonts w:ascii="Times New Roman" w:hAnsi="Times New Roman" w:cs="Times New Roman"/>
          <w:noProof/>
          <w:sz w:val="28"/>
          <w:szCs w:val="28"/>
        </w:rPr>
        <w:lastRenderedPageBreak/>
        <w:drawing>
          <wp:inline distT="114300" distB="114300" distL="114300" distR="114300">
            <wp:extent cx="4125191" cy="2639290"/>
            <wp:effectExtent l="0" t="0" r="8890" b="8890"/>
            <wp:docPr id="1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4153587" cy="2657458"/>
                    </a:xfrm>
                    <a:prstGeom prst="rect">
                      <a:avLst/>
                    </a:prstGeom>
                    <a:ln/>
                  </pic:spPr>
                </pic:pic>
              </a:graphicData>
            </a:graphic>
          </wp:inline>
        </w:drawing>
      </w:r>
    </w:p>
    <w:p w:rsidR="002C4702" w:rsidRDefault="0053690A" w:rsidP="0071319D">
      <w:pPr>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22 –Окно просмотр</w:t>
      </w:r>
      <w:r w:rsidR="002C4702">
        <w:rPr>
          <w:rFonts w:ascii="Times New Roman" w:eastAsia="Times New Roman" w:hAnsi="Times New Roman" w:cs="Times New Roman"/>
          <w:sz w:val="28"/>
          <w:szCs w:val="28"/>
        </w:rPr>
        <w:t>а</w:t>
      </w:r>
      <w:r w:rsidRPr="00842604">
        <w:rPr>
          <w:rFonts w:ascii="Times New Roman" w:eastAsia="Times New Roman" w:hAnsi="Times New Roman" w:cs="Times New Roman"/>
          <w:sz w:val="28"/>
          <w:szCs w:val="28"/>
        </w:rPr>
        <w:t>.</w:t>
      </w:r>
      <w:bookmarkStart w:id="23" w:name="_bm5tmds6r5o7" w:colFirst="0" w:colLast="0"/>
      <w:bookmarkEnd w:id="23"/>
    </w:p>
    <w:p w:rsidR="0071319D" w:rsidRPr="00842604" w:rsidRDefault="0071319D" w:rsidP="0071319D">
      <w:pPr>
        <w:jc w:val="center"/>
        <w:rPr>
          <w:rFonts w:ascii="Times New Roman" w:eastAsia="Times New Roman" w:hAnsi="Times New Roman" w:cs="Times New Roman"/>
          <w:sz w:val="28"/>
          <w:szCs w:val="28"/>
        </w:rPr>
      </w:pPr>
    </w:p>
    <w:p w:rsidR="00F337A2" w:rsidRPr="00842604" w:rsidRDefault="0053690A" w:rsidP="00220651">
      <w:pPr>
        <w:pStyle w:val="3"/>
        <w:numPr>
          <w:ilvl w:val="2"/>
          <w:numId w:val="14"/>
        </w:numPr>
        <w:spacing w:before="0"/>
        <w:ind w:left="1418" w:hanging="709"/>
        <w:rPr>
          <w:rFonts w:ascii="Times New Roman" w:hAnsi="Times New Roman" w:cs="Times New Roman"/>
          <w:b w:val="0"/>
        </w:rPr>
      </w:pPr>
      <w:bookmarkStart w:id="24" w:name="_Toc169182080"/>
      <w:r w:rsidRPr="00842604">
        <w:rPr>
          <w:rFonts w:ascii="Times New Roman" w:hAnsi="Times New Roman" w:cs="Times New Roman"/>
          <w:b w:val="0"/>
        </w:rPr>
        <w:t>Разработка отчетов</w:t>
      </w:r>
      <w:bookmarkEnd w:id="24"/>
    </w:p>
    <w:p w:rsidR="00F337A2" w:rsidRPr="0024503D" w:rsidRDefault="0053690A" w:rsidP="00A774C2">
      <w:pPr>
        <w:ind w:firstLine="709"/>
        <w:rPr>
          <w:rFonts w:ascii="Times New Roman" w:eastAsia="Times New Roman" w:hAnsi="Times New Roman" w:cs="Times New Roman"/>
          <w:sz w:val="28"/>
          <w:szCs w:val="28"/>
        </w:rPr>
      </w:pPr>
      <w:bookmarkStart w:id="25" w:name="_jbwc2l53vn2i" w:colFirst="0" w:colLast="0"/>
      <w:bookmarkEnd w:id="25"/>
      <w:r w:rsidRPr="0024503D">
        <w:rPr>
          <w:rFonts w:ascii="Times New Roman" w:eastAsia="Times New Roman" w:hAnsi="Times New Roman" w:cs="Times New Roman"/>
          <w:sz w:val="28"/>
          <w:szCs w:val="28"/>
        </w:rPr>
        <w:t xml:space="preserve">Для разработки отчетов были использованы различные библиотеки для </w:t>
      </w:r>
      <w:proofErr w:type="gramStart"/>
      <w:r w:rsidRPr="0024503D">
        <w:rPr>
          <w:rFonts w:ascii="Times New Roman" w:eastAsia="Times New Roman" w:hAnsi="Times New Roman" w:cs="Times New Roman"/>
          <w:sz w:val="28"/>
          <w:szCs w:val="28"/>
        </w:rPr>
        <w:t>того</w:t>
      </w:r>
      <w:proofErr w:type="gramEnd"/>
      <w:r w:rsidRPr="0024503D">
        <w:rPr>
          <w:rFonts w:ascii="Times New Roman" w:eastAsia="Times New Roman" w:hAnsi="Times New Roman" w:cs="Times New Roman"/>
          <w:sz w:val="28"/>
          <w:szCs w:val="28"/>
        </w:rPr>
        <w:t xml:space="preserve"> чтоб выводить данные в форматах: "PDF", "JSON", "TXT", "DOC", "DOCX", "XLS", "XLSX", "CSV".</w:t>
      </w:r>
    </w:p>
    <w:p w:rsidR="002C4702" w:rsidRDefault="0053690A" w:rsidP="002C4702">
      <w:pPr>
        <w:numPr>
          <w:ilvl w:val="0"/>
          <w:numId w:val="15"/>
        </w:numPr>
        <w:pBdr>
          <w:top w:val="nil"/>
          <w:left w:val="nil"/>
          <w:bottom w:val="nil"/>
          <w:right w:val="nil"/>
          <w:between w:val="nil"/>
        </w:pBdr>
        <w:spacing w:after="0"/>
        <w:ind w:left="0" w:firstLine="0"/>
        <w:jc w:val="both"/>
        <w:rPr>
          <w:rFonts w:ascii="Times New Roman" w:eastAsia="Times New Roman" w:hAnsi="Times New Roman" w:cs="Times New Roman"/>
          <w:sz w:val="28"/>
          <w:szCs w:val="28"/>
        </w:rPr>
      </w:pPr>
      <w:r w:rsidRPr="002C4702">
        <w:rPr>
          <w:rFonts w:ascii="Times New Roman" w:eastAsia="Times New Roman" w:hAnsi="Times New Roman" w:cs="Times New Roman"/>
          <w:sz w:val="28"/>
          <w:szCs w:val="28"/>
        </w:rPr>
        <w:t>PDF:</w:t>
      </w:r>
    </w:p>
    <w:p w:rsidR="00F337A2" w:rsidRPr="002C4702" w:rsidRDefault="0053690A" w:rsidP="002C4702">
      <w:pPr>
        <w:pBdr>
          <w:top w:val="nil"/>
          <w:left w:val="nil"/>
          <w:bottom w:val="nil"/>
          <w:right w:val="nil"/>
          <w:between w:val="nil"/>
        </w:pBdr>
        <w:spacing w:after="0"/>
        <w:ind w:firstLine="720"/>
        <w:jc w:val="both"/>
        <w:rPr>
          <w:rFonts w:ascii="Times New Roman" w:eastAsia="Times New Roman" w:hAnsi="Times New Roman" w:cs="Times New Roman"/>
          <w:sz w:val="28"/>
          <w:szCs w:val="28"/>
        </w:rPr>
      </w:pPr>
      <w:proofErr w:type="spellStart"/>
      <w:r w:rsidRPr="002C4702">
        <w:rPr>
          <w:rFonts w:ascii="Times New Roman" w:eastAsia="Times New Roman" w:hAnsi="Times New Roman" w:cs="Times New Roman"/>
          <w:sz w:val="28"/>
          <w:szCs w:val="28"/>
        </w:rPr>
        <w:t>iTextSharp</w:t>
      </w:r>
      <w:proofErr w:type="spellEnd"/>
      <w:r w:rsidRPr="002C4702">
        <w:rPr>
          <w:rFonts w:ascii="Times New Roman" w:eastAsia="Times New Roman" w:hAnsi="Times New Roman" w:cs="Times New Roman"/>
          <w:sz w:val="28"/>
          <w:szCs w:val="28"/>
        </w:rPr>
        <w:t>: Библиотека с открытым исходным кодом для создания и управления документами PDF.</w:t>
      </w:r>
    </w:p>
    <w:p w:rsidR="002C4702" w:rsidRDefault="0053690A" w:rsidP="002C4702">
      <w:pPr>
        <w:numPr>
          <w:ilvl w:val="0"/>
          <w:numId w:val="15"/>
        </w:numPr>
        <w:pBdr>
          <w:top w:val="nil"/>
          <w:left w:val="nil"/>
          <w:bottom w:val="nil"/>
          <w:right w:val="nil"/>
          <w:between w:val="nil"/>
        </w:pBdr>
        <w:spacing w:after="0"/>
        <w:ind w:left="0" w:firstLine="0"/>
        <w:jc w:val="both"/>
        <w:rPr>
          <w:rFonts w:ascii="Times New Roman" w:eastAsia="Times New Roman" w:hAnsi="Times New Roman" w:cs="Times New Roman"/>
          <w:sz w:val="28"/>
          <w:szCs w:val="28"/>
        </w:rPr>
      </w:pPr>
      <w:r w:rsidRPr="002C4702">
        <w:rPr>
          <w:rFonts w:ascii="Times New Roman" w:eastAsia="Times New Roman" w:hAnsi="Times New Roman" w:cs="Times New Roman"/>
          <w:sz w:val="28"/>
          <w:szCs w:val="28"/>
        </w:rPr>
        <w:t>JSON:</w:t>
      </w:r>
    </w:p>
    <w:p w:rsidR="00A774C2" w:rsidRPr="002C4702" w:rsidRDefault="0053690A" w:rsidP="002C4702">
      <w:pPr>
        <w:pBdr>
          <w:top w:val="nil"/>
          <w:left w:val="nil"/>
          <w:bottom w:val="nil"/>
          <w:right w:val="nil"/>
          <w:between w:val="nil"/>
        </w:pBdr>
        <w:spacing w:after="0"/>
        <w:ind w:firstLine="720"/>
        <w:jc w:val="both"/>
        <w:rPr>
          <w:rFonts w:ascii="Times New Roman" w:eastAsia="Times New Roman" w:hAnsi="Times New Roman" w:cs="Times New Roman"/>
          <w:sz w:val="28"/>
          <w:szCs w:val="28"/>
        </w:rPr>
      </w:pPr>
      <w:proofErr w:type="spellStart"/>
      <w:r w:rsidRPr="002C4702">
        <w:rPr>
          <w:rFonts w:ascii="Times New Roman" w:eastAsia="Times New Roman" w:hAnsi="Times New Roman" w:cs="Times New Roman"/>
          <w:sz w:val="28"/>
          <w:szCs w:val="28"/>
        </w:rPr>
        <w:t>Newtonsoft.Json</w:t>
      </w:r>
      <w:proofErr w:type="spellEnd"/>
      <w:r w:rsidRPr="002C4702">
        <w:rPr>
          <w:rFonts w:ascii="Times New Roman" w:eastAsia="Times New Roman" w:hAnsi="Times New Roman" w:cs="Times New Roman"/>
          <w:sz w:val="28"/>
          <w:szCs w:val="28"/>
        </w:rPr>
        <w:t xml:space="preserve">: Популярная библиотека для </w:t>
      </w:r>
      <w:proofErr w:type="spellStart"/>
      <w:r w:rsidRPr="002C4702">
        <w:rPr>
          <w:rFonts w:ascii="Times New Roman" w:eastAsia="Times New Roman" w:hAnsi="Times New Roman" w:cs="Times New Roman"/>
          <w:sz w:val="28"/>
          <w:szCs w:val="28"/>
        </w:rPr>
        <w:t>сериализации</w:t>
      </w:r>
      <w:proofErr w:type="spellEnd"/>
      <w:r w:rsidRPr="002C4702">
        <w:rPr>
          <w:rFonts w:ascii="Times New Roman" w:eastAsia="Times New Roman" w:hAnsi="Times New Roman" w:cs="Times New Roman"/>
          <w:sz w:val="28"/>
          <w:szCs w:val="28"/>
        </w:rPr>
        <w:t xml:space="preserve"> и </w:t>
      </w:r>
      <w:proofErr w:type="spellStart"/>
      <w:r w:rsidRPr="002C4702">
        <w:rPr>
          <w:rFonts w:ascii="Times New Roman" w:eastAsia="Times New Roman" w:hAnsi="Times New Roman" w:cs="Times New Roman"/>
          <w:sz w:val="28"/>
          <w:szCs w:val="28"/>
        </w:rPr>
        <w:t>десериализации</w:t>
      </w:r>
      <w:proofErr w:type="spellEnd"/>
      <w:r w:rsidRPr="002C4702">
        <w:rPr>
          <w:rFonts w:ascii="Times New Roman" w:eastAsia="Times New Roman" w:hAnsi="Times New Roman" w:cs="Times New Roman"/>
          <w:sz w:val="28"/>
          <w:szCs w:val="28"/>
        </w:rPr>
        <w:t xml:space="preserve"> объектов JSON.</w:t>
      </w:r>
    </w:p>
    <w:p w:rsidR="002C4702" w:rsidRDefault="0053690A" w:rsidP="002C4702">
      <w:pPr>
        <w:numPr>
          <w:ilvl w:val="0"/>
          <w:numId w:val="15"/>
        </w:numPr>
        <w:pBdr>
          <w:top w:val="nil"/>
          <w:left w:val="nil"/>
          <w:bottom w:val="nil"/>
          <w:right w:val="nil"/>
          <w:between w:val="nil"/>
        </w:pBdr>
        <w:spacing w:after="0"/>
        <w:ind w:left="0" w:firstLine="0"/>
        <w:jc w:val="both"/>
        <w:rPr>
          <w:rFonts w:ascii="Times New Roman" w:eastAsia="Times New Roman" w:hAnsi="Times New Roman" w:cs="Times New Roman"/>
          <w:sz w:val="28"/>
          <w:szCs w:val="28"/>
        </w:rPr>
      </w:pPr>
      <w:r w:rsidRPr="002C4702">
        <w:rPr>
          <w:rFonts w:ascii="Times New Roman" w:eastAsia="Times New Roman" w:hAnsi="Times New Roman" w:cs="Times New Roman"/>
          <w:sz w:val="28"/>
          <w:szCs w:val="28"/>
        </w:rPr>
        <w:t>TXT:</w:t>
      </w:r>
    </w:p>
    <w:p w:rsidR="0024503D" w:rsidRPr="002C4702" w:rsidRDefault="0053690A" w:rsidP="002C4702">
      <w:pPr>
        <w:pBdr>
          <w:top w:val="nil"/>
          <w:left w:val="nil"/>
          <w:bottom w:val="nil"/>
          <w:right w:val="nil"/>
          <w:between w:val="nil"/>
        </w:pBdr>
        <w:spacing w:after="0"/>
        <w:ind w:firstLine="720"/>
        <w:jc w:val="both"/>
        <w:rPr>
          <w:rFonts w:ascii="Times New Roman" w:eastAsia="Times New Roman" w:hAnsi="Times New Roman" w:cs="Times New Roman"/>
          <w:sz w:val="28"/>
          <w:szCs w:val="28"/>
        </w:rPr>
      </w:pPr>
      <w:r w:rsidRPr="002C4702">
        <w:rPr>
          <w:rFonts w:ascii="Times New Roman" w:eastAsia="Times New Roman" w:hAnsi="Times New Roman" w:cs="Times New Roman"/>
          <w:sz w:val="28"/>
          <w:szCs w:val="28"/>
        </w:rPr>
        <w:t>System.IO: Стандартная библиотека .NET для работы с файлами, позволяющая экспортировать таблицы в текстовые файлы с использованием класса `StreamWriter`.</w:t>
      </w:r>
    </w:p>
    <w:p w:rsidR="002C4702" w:rsidRDefault="0053690A" w:rsidP="002C4702">
      <w:pPr>
        <w:numPr>
          <w:ilvl w:val="0"/>
          <w:numId w:val="15"/>
        </w:numPr>
        <w:pBdr>
          <w:top w:val="nil"/>
          <w:left w:val="nil"/>
          <w:bottom w:val="nil"/>
          <w:right w:val="nil"/>
          <w:between w:val="nil"/>
        </w:pBdr>
        <w:spacing w:after="0"/>
        <w:ind w:left="0" w:firstLine="0"/>
        <w:jc w:val="both"/>
        <w:rPr>
          <w:rFonts w:ascii="Times New Roman" w:eastAsia="Times New Roman" w:hAnsi="Times New Roman" w:cs="Times New Roman"/>
          <w:sz w:val="28"/>
          <w:szCs w:val="28"/>
        </w:rPr>
      </w:pPr>
      <w:r w:rsidRPr="002C4702">
        <w:rPr>
          <w:rFonts w:ascii="Times New Roman" w:eastAsia="Times New Roman" w:hAnsi="Times New Roman" w:cs="Times New Roman"/>
          <w:sz w:val="28"/>
          <w:szCs w:val="28"/>
        </w:rPr>
        <w:t>DOC/DOCX:</w:t>
      </w:r>
    </w:p>
    <w:p w:rsidR="0024503D" w:rsidRPr="002C4702" w:rsidRDefault="0053690A" w:rsidP="002C4702">
      <w:pPr>
        <w:pBdr>
          <w:top w:val="nil"/>
          <w:left w:val="nil"/>
          <w:bottom w:val="nil"/>
          <w:right w:val="nil"/>
          <w:between w:val="nil"/>
        </w:pBdr>
        <w:spacing w:after="0"/>
        <w:ind w:firstLine="720"/>
        <w:jc w:val="both"/>
        <w:rPr>
          <w:rFonts w:ascii="Times New Roman" w:eastAsia="Times New Roman" w:hAnsi="Times New Roman" w:cs="Times New Roman"/>
          <w:sz w:val="28"/>
          <w:szCs w:val="28"/>
        </w:rPr>
      </w:pPr>
      <w:proofErr w:type="spellStart"/>
      <w:r w:rsidRPr="002C4702">
        <w:rPr>
          <w:rFonts w:ascii="Times New Roman" w:eastAsia="Times New Roman" w:hAnsi="Times New Roman" w:cs="Times New Roman"/>
          <w:sz w:val="28"/>
          <w:szCs w:val="28"/>
        </w:rPr>
        <w:t>ClosedXML</w:t>
      </w:r>
      <w:proofErr w:type="spellEnd"/>
      <w:r w:rsidRPr="002C4702">
        <w:rPr>
          <w:rFonts w:ascii="Times New Roman" w:eastAsia="Times New Roman" w:hAnsi="Times New Roman" w:cs="Times New Roman"/>
          <w:sz w:val="28"/>
          <w:szCs w:val="28"/>
        </w:rPr>
        <w:t>: Библиотека для работы с электронными таблицами, которая поддерживает экспорт таблиц в форматы DOC и DOCX.</w:t>
      </w:r>
    </w:p>
    <w:p w:rsidR="002C4702" w:rsidRDefault="0053690A" w:rsidP="002C4702">
      <w:pPr>
        <w:numPr>
          <w:ilvl w:val="0"/>
          <w:numId w:val="15"/>
        </w:numPr>
        <w:pBdr>
          <w:top w:val="nil"/>
          <w:left w:val="nil"/>
          <w:bottom w:val="nil"/>
          <w:right w:val="nil"/>
          <w:between w:val="nil"/>
        </w:pBdr>
        <w:spacing w:after="0"/>
        <w:ind w:left="0" w:firstLine="0"/>
        <w:jc w:val="both"/>
        <w:rPr>
          <w:rFonts w:ascii="Times New Roman" w:eastAsia="Times New Roman" w:hAnsi="Times New Roman" w:cs="Times New Roman"/>
          <w:sz w:val="28"/>
          <w:szCs w:val="28"/>
        </w:rPr>
      </w:pPr>
      <w:r w:rsidRPr="002C4702">
        <w:rPr>
          <w:rFonts w:ascii="Times New Roman" w:eastAsia="Times New Roman" w:hAnsi="Times New Roman" w:cs="Times New Roman"/>
          <w:sz w:val="28"/>
          <w:szCs w:val="28"/>
        </w:rPr>
        <w:t>XLS/XLSX:</w:t>
      </w:r>
    </w:p>
    <w:p w:rsidR="0024503D" w:rsidRPr="002C4702" w:rsidRDefault="0053690A" w:rsidP="002C4702">
      <w:pPr>
        <w:pBdr>
          <w:top w:val="nil"/>
          <w:left w:val="nil"/>
          <w:bottom w:val="nil"/>
          <w:right w:val="nil"/>
          <w:between w:val="nil"/>
        </w:pBdr>
        <w:spacing w:after="0"/>
        <w:ind w:firstLine="720"/>
        <w:jc w:val="both"/>
        <w:rPr>
          <w:rFonts w:ascii="Times New Roman" w:eastAsia="Times New Roman" w:hAnsi="Times New Roman" w:cs="Times New Roman"/>
          <w:sz w:val="28"/>
          <w:szCs w:val="28"/>
        </w:rPr>
      </w:pPr>
      <w:r w:rsidRPr="002C4702">
        <w:rPr>
          <w:rFonts w:ascii="Times New Roman" w:eastAsia="Times New Roman" w:hAnsi="Times New Roman" w:cs="Times New Roman"/>
          <w:sz w:val="28"/>
          <w:szCs w:val="28"/>
        </w:rPr>
        <w:t>Spire.XLS: Коммерческая библиотека для работы с электронными таблицами, которая поддерживает экспорт таблиц в форматы XLS и XLSX.</w:t>
      </w:r>
      <w:bookmarkStart w:id="26" w:name="_26in1rg" w:colFirst="0" w:colLast="0"/>
      <w:bookmarkEnd w:id="26"/>
    </w:p>
    <w:p w:rsidR="002C4702" w:rsidRDefault="0053690A" w:rsidP="002C4702">
      <w:pPr>
        <w:numPr>
          <w:ilvl w:val="0"/>
          <w:numId w:val="15"/>
        </w:numPr>
        <w:pBdr>
          <w:top w:val="nil"/>
          <w:left w:val="nil"/>
          <w:bottom w:val="nil"/>
          <w:right w:val="nil"/>
          <w:between w:val="nil"/>
        </w:pBdr>
        <w:spacing w:after="0"/>
        <w:ind w:left="0" w:firstLine="0"/>
        <w:jc w:val="both"/>
        <w:rPr>
          <w:rFonts w:ascii="Times New Roman" w:eastAsia="Times New Roman" w:hAnsi="Times New Roman" w:cs="Times New Roman"/>
          <w:sz w:val="28"/>
          <w:szCs w:val="28"/>
        </w:rPr>
      </w:pPr>
      <w:r w:rsidRPr="002C4702">
        <w:rPr>
          <w:rFonts w:ascii="Times New Roman" w:eastAsia="Times New Roman" w:hAnsi="Times New Roman" w:cs="Times New Roman"/>
          <w:sz w:val="28"/>
          <w:szCs w:val="28"/>
        </w:rPr>
        <w:t>CSV:</w:t>
      </w:r>
      <w:bookmarkStart w:id="27" w:name="_9zz2sw571qo8" w:colFirst="0" w:colLast="0"/>
      <w:bookmarkEnd w:id="27"/>
    </w:p>
    <w:p w:rsidR="00F337A2" w:rsidRPr="002C4702" w:rsidRDefault="0053690A" w:rsidP="002C4702">
      <w:pPr>
        <w:pBdr>
          <w:top w:val="nil"/>
          <w:left w:val="nil"/>
          <w:bottom w:val="nil"/>
          <w:right w:val="nil"/>
          <w:between w:val="nil"/>
        </w:pBdr>
        <w:spacing w:after="0"/>
        <w:ind w:firstLine="720"/>
        <w:jc w:val="both"/>
        <w:rPr>
          <w:rFonts w:ascii="Times New Roman" w:eastAsia="Times New Roman" w:hAnsi="Times New Roman" w:cs="Times New Roman"/>
          <w:sz w:val="28"/>
          <w:szCs w:val="28"/>
        </w:rPr>
      </w:pPr>
      <w:proofErr w:type="spellStart"/>
      <w:r w:rsidRPr="002C4702">
        <w:rPr>
          <w:rFonts w:ascii="Times New Roman" w:eastAsia="Times New Roman" w:hAnsi="Times New Roman" w:cs="Times New Roman"/>
          <w:sz w:val="28"/>
          <w:szCs w:val="28"/>
        </w:rPr>
        <w:t>ClosedXML</w:t>
      </w:r>
      <w:proofErr w:type="spellEnd"/>
      <w:r w:rsidRPr="002C4702">
        <w:rPr>
          <w:rFonts w:ascii="Times New Roman" w:eastAsia="Times New Roman" w:hAnsi="Times New Roman" w:cs="Times New Roman"/>
          <w:sz w:val="28"/>
          <w:szCs w:val="28"/>
        </w:rPr>
        <w:t>: Библиотека для работы с электронными таблицами, которая также позволяет экспортировать таблицы в файлы CSV.</w:t>
      </w:r>
    </w:p>
    <w:p w:rsidR="00F337A2" w:rsidRPr="00842604" w:rsidRDefault="0053690A" w:rsidP="00842604">
      <w:pPr>
        <w:rPr>
          <w:rFonts w:ascii="Times New Roman" w:hAnsi="Times New Roman" w:cs="Times New Roman"/>
          <w:sz w:val="28"/>
          <w:szCs w:val="28"/>
        </w:rPr>
      </w:pPr>
      <w:r w:rsidRPr="00842604">
        <w:rPr>
          <w:rFonts w:ascii="Times New Roman" w:hAnsi="Times New Roman" w:cs="Times New Roman"/>
          <w:sz w:val="28"/>
          <w:szCs w:val="28"/>
        </w:rPr>
        <w:t>В данном приложении имеются 3 отчета:</w:t>
      </w:r>
    </w:p>
    <w:p w:rsidR="00F337A2" w:rsidRPr="00842604" w:rsidRDefault="0053690A" w:rsidP="002C4702">
      <w:pPr>
        <w:jc w:val="center"/>
        <w:rPr>
          <w:rFonts w:ascii="Times New Roman" w:hAnsi="Times New Roman" w:cs="Times New Roman"/>
          <w:sz w:val="28"/>
          <w:szCs w:val="28"/>
        </w:rPr>
      </w:pPr>
      <w:r w:rsidRPr="00842604">
        <w:rPr>
          <w:rFonts w:ascii="Times New Roman" w:hAnsi="Times New Roman" w:cs="Times New Roman"/>
          <w:noProof/>
          <w:sz w:val="28"/>
          <w:szCs w:val="28"/>
        </w:rPr>
        <w:lastRenderedPageBreak/>
        <w:drawing>
          <wp:inline distT="114300" distB="114300" distL="114300" distR="114300">
            <wp:extent cx="6300795" cy="19939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6300795" cy="1993900"/>
                    </a:xfrm>
                    <a:prstGeom prst="rect">
                      <a:avLst/>
                    </a:prstGeom>
                    <a:ln/>
                  </pic:spPr>
                </pic:pic>
              </a:graphicData>
            </a:graphic>
          </wp:inline>
        </w:drawing>
      </w:r>
    </w:p>
    <w:p w:rsidR="00F337A2" w:rsidRPr="00842604" w:rsidRDefault="0053690A" w:rsidP="00842604">
      <w:pPr>
        <w:jc w:val="center"/>
        <w:rPr>
          <w:rFonts w:ascii="Times New Roman" w:hAnsi="Times New Roman" w:cs="Times New Roman"/>
          <w:sz w:val="28"/>
          <w:szCs w:val="28"/>
        </w:rPr>
      </w:pPr>
      <w:r w:rsidRPr="00842604">
        <w:rPr>
          <w:rFonts w:ascii="Times New Roman" w:hAnsi="Times New Roman" w:cs="Times New Roman"/>
          <w:sz w:val="28"/>
          <w:szCs w:val="28"/>
        </w:rPr>
        <w:t>Рисунок 16 - отчет о собранных пробах</w:t>
      </w:r>
    </w:p>
    <w:p w:rsidR="00F337A2" w:rsidRPr="00842604" w:rsidRDefault="0053690A" w:rsidP="00842604">
      <w:pPr>
        <w:rPr>
          <w:rFonts w:ascii="Times New Roman" w:hAnsi="Times New Roman" w:cs="Times New Roman"/>
          <w:sz w:val="28"/>
          <w:szCs w:val="28"/>
        </w:rPr>
      </w:pPr>
      <w:r w:rsidRPr="00842604">
        <w:rPr>
          <w:rFonts w:ascii="Times New Roman" w:hAnsi="Times New Roman" w:cs="Times New Roman"/>
          <w:sz w:val="28"/>
          <w:szCs w:val="28"/>
        </w:rPr>
        <w:br w:type="page"/>
      </w:r>
    </w:p>
    <w:p w:rsidR="00A8597D" w:rsidRPr="00842604" w:rsidRDefault="0053690A" w:rsidP="00842604">
      <w:pPr>
        <w:pStyle w:val="1"/>
        <w:spacing w:after="240"/>
        <w:jc w:val="center"/>
        <w:rPr>
          <w:rFonts w:ascii="Times New Roman" w:eastAsia="Times New Roman" w:hAnsi="Times New Roman" w:cs="Times New Roman"/>
        </w:rPr>
      </w:pPr>
      <w:bookmarkStart w:id="28" w:name="_Toc169182081"/>
      <w:r w:rsidRPr="00842604">
        <w:rPr>
          <w:rFonts w:ascii="Times New Roman" w:eastAsia="Times New Roman" w:hAnsi="Times New Roman" w:cs="Times New Roman"/>
          <w:b w:val="0"/>
          <w:color w:val="000000"/>
        </w:rPr>
        <w:lastRenderedPageBreak/>
        <w:t>ЗАКЛЮЧЕНИЕ</w:t>
      </w:r>
      <w:bookmarkEnd w:id="28"/>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Цели поставленные в начале разработки были выполнены полностью, приложение имеет удобный и простой интерфейс, а также выполняет все необходимые действия.</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Разработанное приложение может быть использовано в </w:t>
      </w:r>
      <w:proofErr w:type="spellStart"/>
      <w:r w:rsidRPr="00842604">
        <w:rPr>
          <w:rFonts w:ascii="Times New Roman" w:eastAsia="Times New Roman" w:hAnsi="Times New Roman" w:cs="Times New Roman"/>
          <w:sz w:val="28"/>
          <w:szCs w:val="28"/>
        </w:rPr>
        <w:t>open-source</w:t>
      </w:r>
      <w:proofErr w:type="spellEnd"/>
      <w:r w:rsidRPr="00842604">
        <w:rPr>
          <w:rFonts w:ascii="Times New Roman" w:eastAsia="Times New Roman" w:hAnsi="Times New Roman" w:cs="Times New Roman"/>
          <w:sz w:val="28"/>
          <w:szCs w:val="28"/>
        </w:rPr>
        <w:t xml:space="preserve"> </w:t>
      </w:r>
      <w:proofErr w:type="gramStart"/>
      <w:r w:rsidRPr="00842604">
        <w:rPr>
          <w:rFonts w:ascii="Times New Roman" w:eastAsia="Times New Roman" w:hAnsi="Times New Roman" w:cs="Times New Roman"/>
          <w:sz w:val="28"/>
          <w:szCs w:val="28"/>
        </w:rPr>
        <w:t>проектах</w:t>
      </w:r>
      <w:proofErr w:type="gramEnd"/>
      <w:r w:rsidRPr="00842604">
        <w:rPr>
          <w:rFonts w:ascii="Times New Roman" w:eastAsia="Times New Roman" w:hAnsi="Times New Roman" w:cs="Times New Roman"/>
          <w:sz w:val="28"/>
          <w:szCs w:val="28"/>
        </w:rPr>
        <w:t xml:space="preserve"> связанных с экологической обстановкой.</w:t>
      </w:r>
    </w:p>
    <w:p w:rsidR="00F337A2" w:rsidRPr="00842604"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Целью данной информационной системы является своевременное обеспечение надлежащих людей надлежащей </w:t>
      </w:r>
      <w:hyperlink r:id="rId50">
        <w:r w:rsidRPr="00842604">
          <w:rPr>
            <w:rFonts w:ascii="Times New Roman" w:eastAsia="Times New Roman" w:hAnsi="Times New Roman" w:cs="Times New Roman"/>
            <w:color w:val="000000"/>
            <w:sz w:val="28"/>
            <w:szCs w:val="28"/>
          </w:rPr>
          <w:t>информацией</w:t>
        </w:r>
      </w:hyperlink>
      <w:r w:rsidRPr="00842604">
        <w:rPr>
          <w:rFonts w:ascii="Times New Roman" w:eastAsia="Times New Roman" w:hAnsi="Times New Roman" w:cs="Times New Roman"/>
          <w:color w:val="000000"/>
          <w:sz w:val="28"/>
          <w:szCs w:val="28"/>
        </w:rPr>
        <w:t>, то есть для удовлетворения конкретных информационных потребностей в рамках определенной </w:t>
      </w:r>
      <w:hyperlink r:id="rId51">
        <w:r w:rsidRPr="00842604">
          <w:rPr>
            <w:rFonts w:ascii="Times New Roman" w:eastAsia="Times New Roman" w:hAnsi="Times New Roman" w:cs="Times New Roman"/>
            <w:color w:val="000000"/>
            <w:sz w:val="28"/>
            <w:szCs w:val="28"/>
          </w:rPr>
          <w:t>предметной области</w:t>
        </w:r>
      </w:hyperlink>
      <w:r w:rsidRPr="00842604">
        <w:rPr>
          <w:rFonts w:ascii="Times New Roman" w:eastAsia="Times New Roman" w:hAnsi="Times New Roman" w:cs="Times New Roman"/>
          <w:color w:val="000000"/>
          <w:sz w:val="28"/>
          <w:szCs w:val="28"/>
        </w:rPr>
        <w:t>, при этом результатом функционирования информационных систем является информационная продукция - документы, </w:t>
      </w:r>
      <w:hyperlink r:id="rId52">
        <w:r w:rsidRPr="00842604">
          <w:rPr>
            <w:rFonts w:ascii="Times New Roman" w:eastAsia="Times New Roman" w:hAnsi="Times New Roman" w:cs="Times New Roman"/>
            <w:color w:val="000000"/>
            <w:sz w:val="28"/>
            <w:szCs w:val="28"/>
          </w:rPr>
          <w:t>информационные массивы</w:t>
        </w:r>
      </w:hyperlink>
      <w:r w:rsidRPr="00842604">
        <w:rPr>
          <w:rFonts w:ascii="Times New Roman" w:eastAsia="Times New Roman" w:hAnsi="Times New Roman" w:cs="Times New Roman"/>
          <w:color w:val="000000"/>
          <w:sz w:val="28"/>
          <w:szCs w:val="28"/>
        </w:rPr>
        <w:t>, </w:t>
      </w:r>
      <w:hyperlink r:id="rId53">
        <w:r w:rsidRPr="00842604">
          <w:rPr>
            <w:rFonts w:ascii="Times New Roman" w:eastAsia="Times New Roman" w:hAnsi="Times New Roman" w:cs="Times New Roman"/>
            <w:color w:val="000000"/>
            <w:sz w:val="28"/>
            <w:szCs w:val="28"/>
          </w:rPr>
          <w:t>базы данных</w:t>
        </w:r>
      </w:hyperlink>
      <w:r w:rsidRPr="00842604">
        <w:rPr>
          <w:rFonts w:ascii="Times New Roman" w:eastAsia="Times New Roman" w:hAnsi="Times New Roman" w:cs="Times New Roman"/>
          <w:color w:val="000000"/>
          <w:sz w:val="28"/>
          <w:szCs w:val="28"/>
        </w:rPr>
        <w:t> и информационные услуги, и снижение рутиной работы  с бумагами во время подбора мероприятий.</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Во время выполнения курсового проекта были использованы следующие программные продукты:</w:t>
      </w:r>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2022</w:t>
      </w:r>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MS SQL </w:t>
      </w:r>
      <w:proofErr w:type="spellStart"/>
      <w:r w:rsidRPr="00842604">
        <w:rPr>
          <w:rFonts w:ascii="Times New Roman" w:eastAsia="Times New Roman" w:hAnsi="Times New Roman" w:cs="Times New Roman"/>
          <w:sz w:val="28"/>
          <w:szCs w:val="28"/>
        </w:rPr>
        <w:t>Server</w:t>
      </w:r>
      <w:proofErr w:type="spellEnd"/>
    </w:p>
    <w:p w:rsidR="00F337A2" w:rsidRPr="00842604" w:rsidRDefault="0053690A" w:rsidP="00E73E46">
      <w:pPr>
        <w:numPr>
          <w:ilvl w:val="0"/>
          <w:numId w:val="6"/>
        </w:numPr>
        <w:ind w:left="142"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SQL </w:t>
      </w:r>
      <w:proofErr w:type="spellStart"/>
      <w:r w:rsidRPr="00842604">
        <w:rPr>
          <w:rFonts w:ascii="Times New Roman" w:eastAsia="Times New Roman" w:hAnsi="Times New Roman" w:cs="Times New Roman"/>
          <w:sz w:val="28"/>
          <w:szCs w:val="28"/>
        </w:rPr>
        <w:t>Server</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Management</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p>
    <w:p w:rsidR="00F337A2" w:rsidRPr="00842604" w:rsidRDefault="0053690A">
      <w:pPr>
        <w:pBdr>
          <w:top w:val="nil"/>
          <w:left w:val="nil"/>
          <w:bottom w:val="nil"/>
          <w:right w:val="nil"/>
          <w:between w:val="nil"/>
        </w:pBd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ab/>
        <w:t>Подробно изучил работу с библиотеками:</w:t>
      </w:r>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LinQ</w:t>
      </w:r>
      <w:proofErr w:type="spellEnd"/>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Entity</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FrameWork</w:t>
      </w:r>
      <w:proofErr w:type="spellEnd"/>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Newtonsoft.Json</w:t>
      </w:r>
      <w:proofErr w:type="spellEnd"/>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iTextSharp</w:t>
      </w:r>
      <w:proofErr w:type="spellEnd"/>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ClosedXML</w:t>
      </w:r>
      <w:proofErr w:type="spellEnd"/>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LiveCharts</w:t>
      </w:r>
      <w:proofErr w:type="spellEnd"/>
    </w:p>
    <w:p w:rsidR="00F337A2" w:rsidRPr="00842604" w:rsidRDefault="0053690A" w:rsidP="00E73E46">
      <w:pPr>
        <w:numPr>
          <w:ilvl w:val="0"/>
          <w:numId w:val="6"/>
        </w:numPr>
        <w:spacing w:after="0"/>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Microsoft.Maps.MapControl.WPF</w:t>
      </w:r>
      <w:proofErr w:type="spellEnd"/>
    </w:p>
    <w:p w:rsidR="00F337A2" w:rsidRPr="00842604" w:rsidRDefault="0053690A" w:rsidP="00E73E46">
      <w:pPr>
        <w:numPr>
          <w:ilvl w:val="0"/>
          <w:numId w:val="6"/>
        </w:numPr>
        <w:ind w:left="142"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OfficeOpenXml</w:t>
      </w:r>
      <w:proofErr w:type="spellEnd"/>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Приложение может:</w:t>
      </w:r>
    </w:p>
    <w:p w:rsidR="00F337A2" w:rsidRPr="00842604" w:rsidRDefault="0053690A">
      <w:pPr>
        <w:numPr>
          <w:ilvl w:val="0"/>
          <w:numId w:val="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формировать документы с таблицами;</w:t>
      </w:r>
    </w:p>
    <w:p w:rsidR="00F337A2" w:rsidRPr="00842604" w:rsidRDefault="0053690A">
      <w:pPr>
        <w:numPr>
          <w:ilvl w:val="0"/>
          <w:numId w:val="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осуществлять учет экологической обстановки путем сбора проб их анализом и расположения на карте;</w:t>
      </w:r>
    </w:p>
    <w:p w:rsidR="00F337A2" w:rsidRPr="00842604" w:rsidRDefault="0053690A">
      <w:pPr>
        <w:numPr>
          <w:ilvl w:val="0"/>
          <w:numId w:val="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менять тему;</w:t>
      </w:r>
    </w:p>
    <w:p w:rsidR="00F337A2" w:rsidRPr="00842604" w:rsidRDefault="0053690A">
      <w:pPr>
        <w:numPr>
          <w:ilvl w:val="0"/>
          <w:numId w:val="5"/>
        </w:numPr>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добавлять данные проб, их исследованием, регионом, новостей, рекомендаций, мероприятий связанных.</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Выполняя данный курсовой проект, была более углубленно изучена работа с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w:t>
      </w:r>
      <w:proofErr w:type="gramStart"/>
      <w:r w:rsidRPr="00842604">
        <w:rPr>
          <w:rFonts w:ascii="Times New Roman" w:eastAsia="Times New Roman" w:hAnsi="Times New Roman" w:cs="Times New Roman"/>
          <w:sz w:val="28"/>
          <w:szCs w:val="28"/>
        </w:rPr>
        <w:t>2022  с</w:t>
      </w:r>
      <w:proofErr w:type="gramEnd"/>
      <w:r w:rsidRPr="00842604">
        <w:rPr>
          <w:rFonts w:ascii="Times New Roman" w:eastAsia="Times New Roman" w:hAnsi="Times New Roman" w:cs="Times New Roman"/>
          <w:sz w:val="28"/>
          <w:szCs w:val="28"/>
        </w:rPr>
        <w:t xml:space="preserve"> MS SQL </w:t>
      </w:r>
      <w:proofErr w:type="spellStart"/>
      <w:r w:rsidRPr="00842604">
        <w:rPr>
          <w:rFonts w:ascii="Times New Roman" w:eastAsia="Times New Roman" w:hAnsi="Times New Roman" w:cs="Times New Roman"/>
          <w:sz w:val="28"/>
          <w:szCs w:val="28"/>
        </w:rPr>
        <w:t>Server</w:t>
      </w:r>
      <w:proofErr w:type="spellEnd"/>
      <w:r w:rsidRPr="00842604">
        <w:rPr>
          <w:rFonts w:ascii="Times New Roman" w:eastAsia="Times New Roman" w:hAnsi="Times New Roman" w:cs="Times New Roman"/>
          <w:sz w:val="28"/>
          <w:szCs w:val="28"/>
        </w:rPr>
        <w:t>.</w:t>
      </w:r>
    </w:p>
    <w:p w:rsidR="00F337A2" w:rsidRPr="00842604" w:rsidRDefault="0053690A">
      <w:pPr>
        <w:ind w:firstLine="709"/>
        <w:rPr>
          <w:rFonts w:ascii="Times New Roman" w:eastAsia="Times New Roman" w:hAnsi="Times New Roman" w:cs="Times New Roman"/>
          <w:sz w:val="28"/>
          <w:szCs w:val="28"/>
          <w:highlight w:val="yellow"/>
        </w:rPr>
      </w:pPr>
      <w:r w:rsidRPr="00842604">
        <w:rPr>
          <w:rFonts w:ascii="Times New Roman" w:hAnsi="Times New Roman" w:cs="Times New Roman"/>
          <w:sz w:val="28"/>
          <w:szCs w:val="28"/>
        </w:rPr>
        <w:br w:type="page"/>
      </w:r>
    </w:p>
    <w:p w:rsidR="00A8597D" w:rsidRPr="00842604" w:rsidRDefault="0053690A" w:rsidP="00842604">
      <w:pPr>
        <w:pStyle w:val="1"/>
        <w:jc w:val="center"/>
        <w:rPr>
          <w:rFonts w:ascii="Times New Roman" w:eastAsia="Times New Roman" w:hAnsi="Times New Roman" w:cs="Times New Roman"/>
          <w:b w:val="0"/>
          <w:color w:val="000000"/>
        </w:rPr>
      </w:pPr>
      <w:bookmarkStart w:id="29" w:name="_Toc169182082"/>
      <w:r w:rsidRPr="00842604">
        <w:rPr>
          <w:rFonts w:ascii="Times New Roman" w:eastAsia="Times New Roman" w:hAnsi="Times New Roman" w:cs="Times New Roman"/>
          <w:b w:val="0"/>
          <w:color w:val="000000"/>
        </w:rPr>
        <w:lastRenderedPageBreak/>
        <w:t>СПИСОК ЛИТЕРАТУРЫ</w:t>
      </w:r>
      <w:bookmarkEnd w:id="29"/>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Голицына, О.Л. и др. Базы данных; Форум; Инфра-М, 2013</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Емельянова Н.З. Основы построения автоматизированных информационных систем. – М., Форум, 2007</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Олифер</w:t>
      </w:r>
      <w:proofErr w:type="spellEnd"/>
      <w:r w:rsidRPr="00842604">
        <w:rPr>
          <w:rFonts w:ascii="Times New Roman" w:eastAsia="Times New Roman" w:hAnsi="Times New Roman" w:cs="Times New Roman"/>
          <w:sz w:val="28"/>
          <w:szCs w:val="28"/>
        </w:rPr>
        <w:t xml:space="preserve"> В.Г. Компьютерные сети. Принципы, технологии. - СПб., Питер, 2009</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Баженова И. Ю. SQL и процедурно-ориентированные языки. - Национальный Открытый Университет «ИНТУИТ», 2016 г.</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Гвоздева В.А. Основы построения автоматизированных информационных систем. – М., Форум, 2009</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Дунаев В..В. Базы данных Язык SQL. – СПб., БХВ - Петербург, 2006</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Максимов Н.В., Попов И.И. Компьютерные </w:t>
      </w:r>
      <w:proofErr w:type="gramStart"/>
      <w:r w:rsidRPr="00842604">
        <w:rPr>
          <w:rFonts w:ascii="Times New Roman" w:eastAsia="Times New Roman" w:hAnsi="Times New Roman" w:cs="Times New Roman"/>
          <w:sz w:val="28"/>
          <w:szCs w:val="28"/>
        </w:rPr>
        <w:t>сети.-</w:t>
      </w:r>
      <w:proofErr w:type="gramEnd"/>
      <w:r w:rsidRPr="00842604">
        <w:rPr>
          <w:rFonts w:ascii="Times New Roman" w:eastAsia="Times New Roman" w:hAnsi="Times New Roman" w:cs="Times New Roman"/>
          <w:sz w:val="28"/>
          <w:szCs w:val="28"/>
        </w:rPr>
        <w:t xml:space="preserve"> М, ФОРУМ: ИНФРА-М, 2010</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Малыхина М.П. Базы данных: основы, проектирования, использование. – СПб., БХВ-Петербург, 2006</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Мельников В.П. Информационная безопасность. – М., Академия, 2009</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Лазицкас</w:t>
      </w:r>
      <w:proofErr w:type="spellEnd"/>
      <w:r w:rsidRPr="00842604">
        <w:rPr>
          <w:rFonts w:ascii="Times New Roman" w:eastAsia="Times New Roman" w:hAnsi="Times New Roman" w:cs="Times New Roman"/>
          <w:sz w:val="28"/>
          <w:szCs w:val="28"/>
        </w:rPr>
        <w:t xml:space="preserve"> Е. А., </w:t>
      </w:r>
      <w:proofErr w:type="spellStart"/>
      <w:r w:rsidRPr="00842604">
        <w:rPr>
          <w:rFonts w:ascii="Times New Roman" w:eastAsia="Times New Roman" w:hAnsi="Times New Roman" w:cs="Times New Roman"/>
          <w:sz w:val="28"/>
          <w:szCs w:val="28"/>
        </w:rPr>
        <w:t>Загумённикова</w:t>
      </w:r>
      <w:proofErr w:type="spellEnd"/>
      <w:r w:rsidRPr="00842604">
        <w:rPr>
          <w:rFonts w:ascii="Times New Roman" w:eastAsia="Times New Roman" w:hAnsi="Times New Roman" w:cs="Times New Roman"/>
          <w:sz w:val="28"/>
          <w:szCs w:val="28"/>
        </w:rPr>
        <w:t xml:space="preserve"> И. Н., </w:t>
      </w:r>
      <w:proofErr w:type="spellStart"/>
      <w:r w:rsidRPr="00842604">
        <w:rPr>
          <w:rFonts w:ascii="Times New Roman" w:eastAsia="Times New Roman" w:hAnsi="Times New Roman" w:cs="Times New Roman"/>
          <w:sz w:val="28"/>
          <w:szCs w:val="28"/>
        </w:rPr>
        <w:t>Гилевский</w:t>
      </w:r>
      <w:proofErr w:type="spellEnd"/>
      <w:r w:rsidRPr="00842604">
        <w:rPr>
          <w:rFonts w:ascii="Times New Roman" w:eastAsia="Times New Roman" w:hAnsi="Times New Roman" w:cs="Times New Roman"/>
          <w:sz w:val="28"/>
          <w:szCs w:val="28"/>
        </w:rPr>
        <w:t xml:space="preserve"> П. Г. Базы данных и системы управления базами данных: учебное пособие. – РИПО, 2016 г.</w:t>
      </w:r>
    </w:p>
    <w:p w:rsidR="00A774C2" w:rsidRPr="00A774C2" w:rsidRDefault="0053690A" w:rsidP="00A774C2">
      <w:pPr>
        <w:pStyle w:val="ab"/>
        <w:numPr>
          <w:ilvl w:val="0"/>
          <w:numId w:val="18"/>
        </w:numPr>
        <w:spacing w:after="0"/>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Троелсен</w:t>
      </w:r>
      <w:proofErr w:type="spellEnd"/>
      <w:r w:rsidRPr="00842604">
        <w:rPr>
          <w:rFonts w:ascii="Times New Roman" w:eastAsia="Times New Roman" w:hAnsi="Times New Roman" w:cs="Times New Roman"/>
          <w:sz w:val="28"/>
          <w:szCs w:val="28"/>
        </w:rPr>
        <w:t xml:space="preserve"> Э. Язык программирования C# 5.0 и платформа .NET 4.5 - 6-е издание, 2012</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по C#: https://docs.microsoft.com/en-us/dotnet/csharp/</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по WPF: https://docs.microsoft.com/en-us/dotnet/desktop/wpf/</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по LINQ: https://docs.microsoft.com/en-us/dotnet/csharp/programming-guide/concepts/linq/</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по </w:t>
      </w:r>
      <w:proofErr w:type="spellStart"/>
      <w:r w:rsidRPr="00842604">
        <w:rPr>
          <w:rFonts w:ascii="Times New Roman" w:eastAsia="Times New Roman" w:hAnsi="Times New Roman" w:cs="Times New Roman"/>
          <w:sz w:val="28"/>
          <w:szCs w:val="28"/>
        </w:rPr>
        <w:t>Entity</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Framework</w:t>
      </w:r>
      <w:proofErr w:type="spellEnd"/>
      <w:r w:rsidRPr="00842604">
        <w:rPr>
          <w:rFonts w:ascii="Times New Roman" w:eastAsia="Times New Roman" w:hAnsi="Times New Roman" w:cs="Times New Roman"/>
          <w:sz w:val="28"/>
          <w:szCs w:val="28"/>
        </w:rPr>
        <w:t>: https://docs.microsoft.com/en-us/ef/core/</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Newtonsoft.Json</w:t>
      </w:r>
      <w:proofErr w:type="spellEnd"/>
      <w:r w:rsidRPr="00842604">
        <w:rPr>
          <w:rFonts w:ascii="Times New Roman" w:eastAsia="Times New Roman" w:hAnsi="Times New Roman" w:cs="Times New Roman"/>
          <w:sz w:val="28"/>
          <w:szCs w:val="28"/>
        </w:rPr>
        <w:t>: https://www.newtonsoft.com/json</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iTextSharp</w:t>
      </w:r>
      <w:proofErr w:type="spellEnd"/>
      <w:r w:rsidRPr="00842604">
        <w:rPr>
          <w:rFonts w:ascii="Times New Roman" w:eastAsia="Times New Roman" w:hAnsi="Times New Roman" w:cs="Times New Roman"/>
          <w:sz w:val="28"/>
          <w:szCs w:val="28"/>
        </w:rPr>
        <w:t>: https://lowagie.com/iTextSharp/</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ClosedXML</w:t>
      </w:r>
      <w:proofErr w:type="spellEnd"/>
      <w:r w:rsidRPr="00842604">
        <w:rPr>
          <w:rFonts w:ascii="Times New Roman" w:eastAsia="Times New Roman" w:hAnsi="Times New Roman" w:cs="Times New Roman"/>
          <w:sz w:val="28"/>
          <w:szCs w:val="28"/>
        </w:rPr>
        <w:t>: https://github.com/ClosedXML/ClosedXML</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LiveCharts</w:t>
      </w:r>
      <w:proofErr w:type="spellEnd"/>
      <w:r w:rsidRPr="00842604">
        <w:rPr>
          <w:rFonts w:ascii="Times New Roman" w:eastAsia="Times New Roman" w:hAnsi="Times New Roman" w:cs="Times New Roman"/>
          <w:sz w:val="28"/>
          <w:szCs w:val="28"/>
        </w:rPr>
        <w:t>: https://lvcharts.net/</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Microsoft.Maps.MapControl.WPF</w:t>
      </w:r>
      <w:proofErr w:type="spellEnd"/>
      <w:r w:rsidRPr="00842604">
        <w:rPr>
          <w:rFonts w:ascii="Times New Roman" w:eastAsia="Times New Roman" w:hAnsi="Times New Roman" w:cs="Times New Roman"/>
          <w:sz w:val="28"/>
          <w:szCs w:val="28"/>
        </w:rPr>
        <w:t>: https://docs.microsoft.com/en-us/dotnet/api/microsoft.maps.mapcontrol.wpf.map?view=mapcontrol-wpf</w:t>
      </w:r>
    </w:p>
    <w:p w:rsidR="00F337A2"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OfficeOpenXml</w:t>
      </w:r>
      <w:proofErr w:type="spellEnd"/>
      <w:r w:rsidRPr="00842604">
        <w:rPr>
          <w:rFonts w:ascii="Times New Roman" w:eastAsia="Times New Roman" w:hAnsi="Times New Roman" w:cs="Times New Roman"/>
          <w:sz w:val="28"/>
          <w:szCs w:val="28"/>
        </w:rPr>
        <w:t xml:space="preserve">: </w:t>
      </w:r>
      <w:hyperlink r:id="rId54" w:history="1">
        <w:r w:rsidR="00E73E46" w:rsidRPr="00F71FB3">
          <w:rPr>
            <w:rStyle w:val="af"/>
            <w:rFonts w:ascii="Times New Roman" w:eastAsia="Times New Roman" w:hAnsi="Times New Roman" w:cs="Times New Roman"/>
            <w:sz w:val="28"/>
            <w:szCs w:val="28"/>
          </w:rPr>
          <w:t>https://github.com/closedxml/officeopenxml</w:t>
        </w:r>
      </w:hyperlink>
    </w:p>
    <w:p w:rsidR="00E73E46" w:rsidRDefault="00E73E4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E73E46" w:rsidRPr="00E73E46" w:rsidRDefault="00E73E46" w:rsidP="00E73E46">
      <w:pPr>
        <w:pStyle w:val="2"/>
      </w:pPr>
      <w:bookmarkStart w:id="30" w:name="_Toc169182083"/>
      <w:r>
        <w:lastRenderedPageBreak/>
        <w:t>Приложение А. Техническое задание</w:t>
      </w:r>
      <w:bookmarkEnd w:id="30"/>
    </w:p>
    <w:sectPr w:rsidR="00E73E46" w:rsidRPr="00E73E46" w:rsidSect="00E8105C">
      <w:headerReference w:type="default" r:id="rId55"/>
      <w:footerReference w:type="default" r:id="rId56"/>
      <w:headerReference w:type="first" r:id="rId57"/>
      <w:footerReference w:type="first" r:id="rId58"/>
      <w:pgSz w:w="11906" w:h="16838"/>
      <w:pgMar w:top="567" w:right="707" w:bottom="426" w:left="1276" w:header="709" w:footer="227" w:gutter="0"/>
      <w:pgNumType w:start="2"/>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1C55" w:rsidRDefault="00051C55">
      <w:pPr>
        <w:spacing w:after="0" w:line="240" w:lineRule="auto"/>
      </w:pPr>
      <w:r>
        <w:separator/>
      </w:r>
    </w:p>
  </w:endnote>
  <w:endnote w:type="continuationSeparator" w:id="0">
    <w:p w:rsidR="00051C55" w:rsidRDefault="00051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ISOCPEUR">
    <w:altName w:val="Cambria"/>
    <w:panose1 w:val="00000000000000000000"/>
    <w:charset w:val="00"/>
    <w:family w:val="roman"/>
    <w:notTrueType/>
    <w:pitch w:val="default"/>
  </w:font>
  <w:font w:name="IrisUPC">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239" w:rsidRDefault="004A0239">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rsidR="004A0239" w:rsidRDefault="004A0239">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239" w:rsidRDefault="004A0239">
    <w:pPr>
      <w:pBdr>
        <w:top w:val="nil"/>
        <w:left w:val="nil"/>
        <w:bottom w:val="nil"/>
        <w:right w:val="nil"/>
        <w:between w:val="nil"/>
      </w:pBdr>
      <w:tabs>
        <w:tab w:val="center" w:pos="4677"/>
        <w:tab w:val="right" w:pos="9355"/>
        <w:tab w:val="left" w:pos="9498"/>
      </w:tabs>
      <w:spacing w:after="0" w:line="240" w:lineRule="auto"/>
      <w:ind w:right="1700"/>
      <w:jc w:val="right"/>
      <w:rPr>
        <w:color w:val="000000"/>
      </w:rPr>
    </w:pPr>
  </w:p>
  <w:p w:rsidR="004A0239" w:rsidRDefault="004A0239">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1C55" w:rsidRDefault="00051C55">
      <w:pPr>
        <w:spacing w:after="0" w:line="240" w:lineRule="auto"/>
      </w:pPr>
      <w:r>
        <w:separator/>
      </w:r>
    </w:p>
  </w:footnote>
  <w:footnote w:type="continuationSeparator" w:id="0">
    <w:p w:rsidR="00051C55" w:rsidRDefault="00051C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239" w:rsidRDefault="004A0239">
    <w:pPr>
      <w:pBdr>
        <w:top w:val="nil"/>
        <w:left w:val="nil"/>
        <w:bottom w:val="nil"/>
        <w:right w:val="nil"/>
        <w:between w:val="nil"/>
      </w:pBdr>
      <w:tabs>
        <w:tab w:val="center" w:pos="4677"/>
        <w:tab w:val="right" w:pos="9355"/>
      </w:tabs>
      <w:spacing w:after="0" w:line="240" w:lineRule="auto"/>
      <w:rPr>
        <w:color w:val="000000"/>
      </w:rPr>
    </w:pPr>
    <w:r>
      <w:rPr>
        <w:noProof/>
        <w:color w:val="000000"/>
      </w:rPr>
      <mc:AlternateContent>
        <mc:Choice Requires="wpg">
          <w:drawing>
            <wp:anchor distT="0" distB="0" distL="114300" distR="114300" simplePos="0" relativeHeight="251658240" behindDoc="0" locked="0" layoutInCell="1" hidden="0" allowOverlap="1">
              <wp:simplePos x="0" y="0"/>
              <wp:positionH relativeFrom="page">
                <wp:posOffset>647719</wp:posOffset>
              </wp:positionH>
              <wp:positionV relativeFrom="page">
                <wp:posOffset>314325</wp:posOffset>
              </wp:positionV>
              <wp:extent cx="6585585" cy="10202655"/>
              <wp:effectExtent l="0" t="0" r="5715" b="27305"/>
              <wp:wrapNone/>
              <wp:docPr id="1" name="Группа 1"/>
              <wp:cNvGraphicFramePr/>
              <a:graphic xmlns:a="http://schemas.openxmlformats.org/drawingml/2006/main">
                <a:graphicData uri="http://schemas.microsoft.com/office/word/2010/wordprocessingGroup">
                  <wpg:wgp>
                    <wpg:cNvGrpSpPr/>
                    <wpg:grpSpPr>
                      <a:xfrm>
                        <a:off x="0" y="0"/>
                        <a:ext cx="6560268" cy="10202655"/>
                        <a:chOff x="2053208" y="0"/>
                        <a:chExt cx="6585585" cy="7560000"/>
                      </a:xfrm>
                    </wpg:grpSpPr>
                    <wpg:grpSp>
                      <wpg:cNvPr id="43" name="Группа 43"/>
                      <wpg:cNvGrpSpPr/>
                      <wpg:grpSpPr>
                        <a:xfrm>
                          <a:off x="2053208" y="0"/>
                          <a:ext cx="6585585" cy="7560000"/>
                          <a:chOff x="0" y="0"/>
                          <a:chExt cx="6585585" cy="10189210"/>
                        </a:xfrm>
                      </wpg:grpSpPr>
                      <wps:wsp>
                        <wps:cNvPr id="44" name="Прямоугольник 44"/>
                        <wps:cNvSpPr/>
                        <wps:spPr>
                          <a:xfrm>
                            <a:off x="0" y="0"/>
                            <a:ext cx="6585575" cy="10189200"/>
                          </a:xfrm>
                          <a:prstGeom prst="rect">
                            <a:avLst/>
                          </a:prstGeom>
                          <a:noFill/>
                          <a:ln>
                            <a:noFill/>
                          </a:ln>
                        </wps:spPr>
                        <wps:txbx>
                          <w:txbxContent>
                            <w:p w:rsidR="004A0239" w:rsidRDefault="004A0239">
                              <w:pPr>
                                <w:spacing w:after="0" w:line="240" w:lineRule="auto"/>
                                <w:textDirection w:val="btLr"/>
                              </w:pPr>
                            </w:p>
                          </w:txbxContent>
                        </wps:txbx>
                        <wps:bodyPr spcFirstLastPara="1" wrap="square" lIns="91425" tIns="91425" rIns="91425" bIns="91425" anchor="ctr" anchorCtr="0">
                          <a:noAutofit/>
                        </wps:bodyPr>
                      </wps:wsp>
                      <wps:wsp>
                        <wps:cNvPr id="45" name="Прямоугольник 45"/>
                        <wps:cNvSpPr/>
                        <wps:spPr>
                          <a:xfrm>
                            <a:off x="0" y="0"/>
                            <a:ext cx="6585585" cy="10189210"/>
                          </a:xfrm>
                          <a:prstGeom prst="rect">
                            <a:avLst/>
                          </a:prstGeom>
                          <a:noFill/>
                          <a:ln w="25400" cap="flat" cmpd="sng">
                            <a:solidFill>
                              <a:srgbClr val="000000"/>
                            </a:solidFill>
                            <a:prstDash val="solid"/>
                            <a:round/>
                            <a:headEnd type="none" w="sm" len="sm"/>
                            <a:tailEnd type="none" w="sm" len="sm"/>
                          </a:ln>
                        </wps:spPr>
                        <wps:txbx>
                          <w:txbxContent>
                            <w:p w:rsidR="004A0239" w:rsidRDefault="004A0239">
                              <w:pPr>
                                <w:spacing w:after="0" w:line="240" w:lineRule="auto"/>
                                <w:textDirection w:val="btLr"/>
                              </w:pPr>
                            </w:p>
                          </w:txbxContent>
                        </wps:txbx>
                        <wps:bodyPr spcFirstLastPara="1" wrap="square" lIns="91425" tIns="91425" rIns="91425" bIns="91425" anchor="ctr" anchorCtr="0">
                          <a:noAutofit/>
                        </wps:bodyPr>
                      </wps:wsp>
                      <wps:wsp>
                        <wps:cNvPr id="46" name="Прямая со стрелкой 46"/>
                        <wps:cNvCnPr/>
                        <wps:spPr>
                          <a:xfrm>
                            <a:off x="359902" y="9653767"/>
                            <a:ext cx="658" cy="52983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47" name="Прямая со стрелкой 47"/>
                        <wps:cNvCnPr/>
                        <wps:spPr>
                          <a:xfrm>
                            <a:off x="3292" y="9649691"/>
                            <a:ext cx="6574718"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48" name="Прямая со стрелкой 48"/>
                        <wps:cNvCnPr/>
                        <wps:spPr>
                          <a:xfrm>
                            <a:off x="719804" y="9653767"/>
                            <a:ext cx="658" cy="52983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49" name="Прямая со стрелкой 49"/>
                        <wps:cNvCnPr/>
                        <wps:spPr>
                          <a:xfrm>
                            <a:off x="1619724" y="9653767"/>
                            <a:ext cx="658" cy="52983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0" name="Прямая со стрелкой 50"/>
                        <wps:cNvCnPr/>
                        <wps:spPr>
                          <a:xfrm>
                            <a:off x="2159084" y="9658861"/>
                            <a:ext cx="658" cy="524744"/>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1" name="Прямая со стрелкой 51"/>
                        <wps:cNvCnPr/>
                        <wps:spPr>
                          <a:xfrm>
                            <a:off x="2518986" y="9653767"/>
                            <a:ext cx="658" cy="524744"/>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2" name="Прямая со стрелкой 52"/>
                        <wps:cNvCnPr/>
                        <wps:spPr>
                          <a:xfrm>
                            <a:off x="6225024" y="9653767"/>
                            <a:ext cx="1317" cy="52983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3" name="Прямая со стрелкой 53"/>
                        <wps:cNvCnPr/>
                        <wps:spPr>
                          <a:xfrm>
                            <a:off x="3292" y="9829021"/>
                            <a:ext cx="2509437" cy="1018"/>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54" name="Прямая со стрелкой 54"/>
                        <wps:cNvCnPr/>
                        <wps:spPr>
                          <a:xfrm>
                            <a:off x="3292" y="10008860"/>
                            <a:ext cx="2509437"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5" name="Прямая со стрелкой 55"/>
                        <wps:cNvCnPr/>
                        <wps:spPr>
                          <a:xfrm>
                            <a:off x="6229634" y="9830549"/>
                            <a:ext cx="352658"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56" name="Прямоугольник 56"/>
                        <wps:cNvSpPr/>
                        <wps:spPr>
                          <a:xfrm>
                            <a:off x="17781" y="10015993"/>
                            <a:ext cx="329279" cy="157423"/>
                          </a:xfrm>
                          <a:prstGeom prst="rect">
                            <a:avLst/>
                          </a:prstGeom>
                          <a:noFill/>
                          <a:ln>
                            <a:noFill/>
                          </a:ln>
                        </wps:spPr>
                        <wps:txbx>
                          <w:txbxContent>
                            <w:p w:rsidR="004A0239" w:rsidRDefault="004A0239">
                              <w:pPr>
                                <w:spacing w:after="0" w:line="240" w:lineRule="auto"/>
                                <w:jc w:val="both"/>
                                <w:textDirection w:val="btLr"/>
                              </w:pPr>
                              <w:r>
                                <w:rPr>
                                  <w:rFonts w:ascii="ISOCPEUR" w:eastAsia="ISOCPEUR" w:hAnsi="ISOCPEUR" w:cs="ISOCPEUR"/>
                                  <w:i/>
                                  <w:color w:val="000000"/>
                                  <w:sz w:val="18"/>
                                </w:rPr>
                                <w:t>Изм.</w:t>
                              </w:r>
                            </w:p>
                            <w:p w:rsidR="004A0239" w:rsidRDefault="004A0239">
                              <w:pPr>
                                <w:spacing w:after="0" w:line="240" w:lineRule="auto"/>
                                <w:jc w:val="center"/>
                                <w:textDirection w:val="btLr"/>
                              </w:pPr>
                              <w:r>
                                <w:rPr>
                                  <w:rFonts w:ascii="ISOCPEUR" w:eastAsia="ISOCPEUR" w:hAnsi="ISOCPEUR" w:cs="ISOCPEUR"/>
                                  <w:i/>
                                  <w:color w:val="000000"/>
                                  <w:sz w:val="18"/>
                                </w:rPr>
                                <w:t>.</w:t>
                              </w:r>
                            </w:p>
                          </w:txbxContent>
                        </wps:txbx>
                        <wps:bodyPr spcFirstLastPara="1" wrap="square" lIns="88900" tIns="38100" rIns="88900" bIns="38100" anchor="t" anchorCtr="0">
                          <a:noAutofit/>
                        </wps:bodyPr>
                      </wps:wsp>
                      <wps:wsp>
                        <wps:cNvPr id="57" name="Прямоугольник 57"/>
                        <wps:cNvSpPr/>
                        <wps:spPr>
                          <a:xfrm>
                            <a:off x="375049" y="10015993"/>
                            <a:ext cx="329608" cy="157423"/>
                          </a:xfrm>
                          <a:prstGeom prst="rect">
                            <a:avLst/>
                          </a:prstGeom>
                          <a:noFill/>
                          <a:ln>
                            <a:noFill/>
                          </a:ln>
                        </wps:spPr>
                        <wps:txbx>
                          <w:txbxContent>
                            <w:p w:rsidR="004A0239" w:rsidRDefault="004A0239">
                              <w:pPr>
                                <w:spacing w:line="275" w:lineRule="auto"/>
                                <w:textDirection w:val="btLr"/>
                              </w:pPr>
                              <w:r>
                                <w:rPr>
                                  <w:rFonts w:ascii="ISOCPEUR" w:eastAsia="ISOCPEUR" w:hAnsi="ISOCPEUR" w:cs="ISOCPEUR"/>
                                  <w:i/>
                                  <w:color w:val="000000"/>
                                  <w:sz w:val="18"/>
                                </w:rPr>
                                <w:t>Лист</w:t>
                              </w:r>
                            </w:p>
                            <w:p w:rsidR="004A0239" w:rsidRDefault="004A0239">
                              <w:pPr>
                                <w:spacing w:line="275" w:lineRule="auto"/>
                                <w:textDirection w:val="btLr"/>
                              </w:pPr>
                            </w:p>
                          </w:txbxContent>
                        </wps:txbx>
                        <wps:bodyPr spcFirstLastPara="1" wrap="square" lIns="88900" tIns="38100" rIns="88900" bIns="38100" anchor="t" anchorCtr="0">
                          <a:noAutofit/>
                        </wps:bodyPr>
                      </wps:wsp>
                      <wps:wsp>
                        <wps:cNvPr id="58" name="Прямоугольник 58"/>
                        <wps:cNvSpPr/>
                        <wps:spPr>
                          <a:xfrm>
                            <a:off x="746476" y="10015993"/>
                            <a:ext cx="847235" cy="157423"/>
                          </a:xfrm>
                          <a:prstGeom prst="rect">
                            <a:avLst/>
                          </a:prstGeom>
                          <a:noFill/>
                          <a:ln>
                            <a:noFill/>
                          </a:ln>
                        </wps:spPr>
                        <wps:txbx>
                          <w:txbxContent>
                            <w:p w:rsidR="004A0239" w:rsidRDefault="004A0239">
                              <w:pPr>
                                <w:spacing w:line="275" w:lineRule="auto"/>
                                <w:jc w:val="center"/>
                                <w:textDirection w:val="btLr"/>
                              </w:pPr>
                              <w:r>
                                <w:rPr>
                                  <w:rFonts w:ascii="ISOCPEUR" w:eastAsia="ISOCPEUR" w:hAnsi="ISOCPEUR" w:cs="ISOCPEUR"/>
                                  <w:i/>
                                  <w:color w:val="000000"/>
                                  <w:sz w:val="18"/>
                                </w:rPr>
                                <w:t>№ докум</w:t>
                              </w:r>
                              <w:r>
                                <w:rPr>
                                  <w:rFonts w:ascii="IrisUPC" w:eastAsia="IrisUPC" w:hAnsi="IrisUPC" w:cs="IrisUPC"/>
                                  <w:i/>
                                  <w:color w:val="000000"/>
                                  <w:sz w:val="18"/>
                                </w:rPr>
                                <w:t>.</w:t>
                              </w:r>
                            </w:p>
                            <w:p w:rsidR="004A0239" w:rsidRDefault="004A0239">
                              <w:pPr>
                                <w:spacing w:line="275" w:lineRule="auto"/>
                                <w:textDirection w:val="btLr"/>
                              </w:pPr>
                            </w:p>
                          </w:txbxContent>
                        </wps:txbx>
                        <wps:bodyPr spcFirstLastPara="1" wrap="square" lIns="88900" tIns="38100" rIns="88900" bIns="38100" anchor="t" anchorCtr="0">
                          <a:noAutofit/>
                        </wps:bodyPr>
                      </wps:wsp>
                      <wps:wsp>
                        <wps:cNvPr id="59" name="Прямоугольник 59"/>
                        <wps:cNvSpPr/>
                        <wps:spPr>
                          <a:xfrm>
                            <a:off x="1640798" y="10015993"/>
                            <a:ext cx="505114" cy="157423"/>
                          </a:xfrm>
                          <a:prstGeom prst="rect">
                            <a:avLst/>
                          </a:prstGeom>
                          <a:noFill/>
                          <a:ln>
                            <a:noFill/>
                          </a:ln>
                        </wps:spPr>
                        <wps:txbx>
                          <w:txbxContent>
                            <w:p w:rsidR="004A0239" w:rsidRDefault="004A0239">
                              <w:pPr>
                                <w:spacing w:line="275" w:lineRule="auto"/>
                                <w:jc w:val="center"/>
                                <w:textDirection w:val="btLr"/>
                              </w:pPr>
                              <w:r>
                                <w:rPr>
                                  <w:rFonts w:ascii="ISOCPEUR" w:eastAsia="ISOCPEUR" w:hAnsi="ISOCPEUR" w:cs="ISOCPEUR"/>
                                  <w:i/>
                                  <w:color w:val="000000"/>
                                  <w:sz w:val="18"/>
                                </w:rPr>
                                <w:t>Подпись</w:t>
                              </w:r>
                            </w:p>
                            <w:p w:rsidR="004A0239" w:rsidRDefault="004A0239">
                              <w:pPr>
                                <w:spacing w:line="275" w:lineRule="auto"/>
                                <w:textDirection w:val="btLr"/>
                              </w:pPr>
                            </w:p>
                          </w:txbxContent>
                        </wps:txbx>
                        <wps:bodyPr spcFirstLastPara="1" wrap="square" lIns="88900" tIns="38100" rIns="88900" bIns="38100" anchor="t" anchorCtr="0">
                          <a:noAutofit/>
                        </wps:bodyPr>
                      </wps:wsp>
                      <wps:wsp>
                        <wps:cNvPr id="60" name="Прямоугольник 60"/>
                        <wps:cNvSpPr/>
                        <wps:spPr>
                          <a:xfrm>
                            <a:off x="2174560" y="10015993"/>
                            <a:ext cx="329279" cy="157423"/>
                          </a:xfrm>
                          <a:prstGeom prst="rect">
                            <a:avLst/>
                          </a:prstGeom>
                          <a:noFill/>
                          <a:ln>
                            <a:noFill/>
                          </a:ln>
                        </wps:spPr>
                        <wps:txbx>
                          <w:txbxContent>
                            <w:p w:rsidR="004A0239" w:rsidRDefault="004A0239">
                              <w:pPr>
                                <w:spacing w:line="275" w:lineRule="auto"/>
                                <w:jc w:val="center"/>
                                <w:textDirection w:val="btLr"/>
                              </w:pPr>
                              <w:r>
                                <w:rPr>
                                  <w:rFonts w:ascii="ISOCPEUR" w:eastAsia="ISOCPEUR" w:hAnsi="ISOCPEUR" w:cs="ISOCPEUR"/>
                                  <w:i/>
                                  <w:color w:val="000000"/>
                                  <w:sz w:val="18"/>
                                </w:rPr>
                                <w:t>Дата</w:t>
                              </w:r>
                            </w:p>
                            <w:p w:rsidR="004A0239" w:rsidRDefault="004A0239">
                              <w:pPr>
                                <w:spacing w:line="275" w:lineRule="auto"/>
                                <w:textDirection w:val="btLr"/>
                              </w:pPr>
                            </w:p>
                          </w:txbxContent>
                        </wps:txbx>
                        <wps:bodyPr spcFirstLastPara="1" wrap="square" lIns="88900" tIns="38100" rIns="88900" bIns="38100" anchor="t" anchorCtr="0">
                          <a:noAutofit/>
                        </wps:bodyPr>
                      </wps:wsp>
                      <wps:wsp>
                        <wps:cNvPr id="61" name="Прямоугольник 61"/>
                        <wps:cNvSpPr/>
                        <wps:spPr>
                          <a:xfrm>
                            <a:off x="6239512" y="9668031"/>
                            <a:ext cx="329608" cy="157423"/>
                          </a:xfrm>
                          <a:prstGeom prst="rect">
                            <a:avLst/>
                          </a:prstGeom>
                          <a:noFill/>
                          <a:ln>
                            <a:noFill/>
                          </a:ln>
                        </wps:spPr>
                        <wps:txbx>
                          <w:txbxContent>
                            <w:p w:rsidR="004A0239" w:rsidRDefault="004A0239">
                              <w:pPr>
                                <w:spacing w:line="275" w:lineRule="auto"/>
                                <w:textDirection w:val="btLr"/>
                              </w:pPr>
                              <w:r>
                                <w:rPr>
                                  <w:rFonts w:ascii="ISOCPEUR" w:eastAsia="ISOCPEUR" w:hAnsi="ISOCPEUR" w:cs="ISOCPEUR"/>
                                  <w:i/>
                                  <w:color w:val="000000"/>
                                  <w:sz w:val="18"/>
                                </w:rPr>
                                <w:t>лист</w:t>
                              </w:r>
                            </w:p>
                            <w:p w:rsidR="004A0239" w:rsidRDefault="004A0239">
                              <w:pPr>
                                <w:spacing w:line="275" w:lineRule="auto"/>
                                <w:textDirection w:val="btLr"/>
                              </w:pPr>
                            </w:p>
                          </w:txbxContent>
                        </wps:txbx>
                        <wps:bodyPr spcFirstLastPara="1" wrap="square" lIns="88900" tIns="38100" rIns="88900" bIns="38100" anchor="t" anchorCtr="0">
                          <a:noAutofit/>
                        </wps:bodyPr>
                      </wps:wsp>
                      <wps:wsp>
                        <wps:cNvPr id="62" name="Прямоугольник 62"/>
                        <wps:cNvSpPr/>
                        <wps:spPr>
                          <a:xfrm>
                            <a:off x="6239512" y="9901364"/>
                            <a:ext cx="329608" cy="215501"/>
                          </a:xfrm>
                          <a:prstGeom prst="rect">
                            <a:avLst/>
                          </a:prstGeom>
                          <a:noFill/>
                          <a:ln>
                            <a:noFill/>
                          </a:ln>
                        </wps:spPr>
                        <wps:txbx>
                          <w:txbxContent>
                            <w:p w:rsidR="004A0239" w:rsidRDefault="004A0239">
                              <w:pPr>
                                <w:spacing w:line="275" w:lineRule="auto"/>
                                <w:textDirection w:val="btLr"/>
                              </w:pPr>
                            </w:p>
                          </w:txbxContent>
                        </wps:txbx>
                        <wps:bodyPr spcFirstLastPara="1" wrap="square" lIns="88900" tIns="38100" rIns="88900" bIns="38100" anchor="t" anchorCtr="0">
                          <a:noAutofit/>
                        </wps:bodyPr>
                      </wps:wsp>
                      <wps:wsp>
                        <wps:cNvPr id="63" name="Прямоугольник 63"/>
                        <wps:cNvSpPr/>
                        <wps:spPr>
                          <a:xfrm>
                            <a:off x="2550267" y="9792340"/>
                            <a:ext cx="3646767" cy="243012"/>
                          </a:xfrm>
                          <a:prstGeom prst="rect">
                            <a:avLst/>
                          </a:prstGeom>
                          <a:noFill/>
                          <a:ln>
                            <a:noFill/>
                          </a:ln>
                        </wps:spPr>
                        <wps:txbx>
                          <w:txbxContent>
                            <w:p w:rsidR="004A0239" w:rsidRDefault="004A0239">
                              <w:pPr>
                                <w:spacing w:after="0" w:line="240" w:lineRule="auto"/>
                                <w:jc w:val="center"/>
                                <w:textDirection w:val="btLr"/>
                              </w:pPr>
                              <w:r>
                                <w:rPr>
                                  <w:rFonts w:ascii="ISOCPEUR" w:eastAsia="ISOCPEUR" w:hAnsi="ISOCPEUR" w:cs="ISOCPEUR"/>
                                  <w:i/>
                                  <w:color w:val="000000"/>
                                  <w:sz w:val="28"/>
                                </w:rPr>
                                <w:t>КП 09.02.07.01.302.14.</w:t>
                              </w:r>
                              <w:proofErr w:type="gramStart"/>
                              <w:r>
                                <w:rPr>
                                  <w:rFonts w:ascii="ISOCPEUR" w:eastAsia="ISOCPEUR" w:hAnsi="ISOCPEUR" w:cs="ISOCPEUR"/>
                                  <w:i/>
                                  <w:color w:val="000000"/>
                                  <w:sz w:val="28"/>
                                </w:rPr>
                                <w:t>24.ПЗ</w:t>
                              </w:r>
                              <w:proofErr w:type="gramEnd"/>
                            </w:p>
                          </w:txbxContent>
                        </wps:txbx>
                        <wps:bodyPr spcFirstLastPara="1" wrap="square" lIns="88900" tIns="38100" rIns="88900" bIns="38100" anchor="t" anchorCtr="0">
                          <a:noAutofit/>
                        </wps:bodyPr>
                      </wps:wsp>
                    </wpg:grpSp>
                  </wpg:wgp>
                </a:graphicData>
              </a:graphic>
              <wp14:sizeRelV relativeFrom="margin">
                <wp14:pctHeight>0</wp14:pctHeight>
              </wp14:sizeRelV>
            </wp:anchor>
          </w:drawing>
        </mc:Choice>
        <mc:Fallback>
          <w:pict>
            <v:group id="Группа 1" o:spid="_x0000_s1033" style="position:absolute;margin-left:51pt;margin-top:24.75pt;width:518.55pt;height:803.35pt;z-index:251658240;mso-position-horizontal-relative:page;mso-position-vertical-relative:page;mso-height-relative:margin" coordorigin="20532" coordsize="6585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">
              <v:group id="Группа 43" o:spid="_x0000_s1034" style="position:absolute;left:20532;width:65855;height:75600" coordsize="65855,10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Прямоугольник 44" o:spid="_x0000_s1035" style="position:absolute;width:65855;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filled="f" stroked="f">
                  <v:textbox inset="2.53958mm,2.53958mm,2.53958mm,2.53958mm">
                    <w:txbxContent>
                      <w:p w:rsidR="004A0239" w:rsidRDefault="004A0239">
                        <w:pPr>
                          <w:spacing w:after="0" w:line="240" w:lineRule="auto"/>
                          <w:textDirection w:val="btLr"/>
                        </w:pPr>
                      </w:p>
                    </w:txbxContent>
                  </v:textbox>
                </v:rect>
                <v:rect id="Прямоугольник 45" o:spid="_x0000_s1036" style="position:absolute;width:65855;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" filled="f" strokeweight="2pt">
                  <v:stroke startarrowwidth="narrow" startarrowlength="short" endarrowwidth="narrow" endarrowlength="short" joinstyle="round"/>
                  <v:textbox inset="2.53958mm,2.53958mm,2.53958mm,2.53958mm">
                    <w:txbxContent>
                      <w:p w:rsidR="004A0239" w:rsidRDefault="004A0239">
                        <w:pPr>
                          <w:spacing w:after="0" w:line="240" w:lineRule="auto"/>
                          <w:textDirection w:val="btLr"/>
                        </w:pPr>
                      </w:p>
                    </w:txbxContent>
                  </v:textbox>
                </v:rect>
                <v:shapetype id="_x0000_t32" coordsize="21600,21600" o:spt="32" o:oned="t" path="m,l21600,21600e" filled="f">
                  <v:path arrowok="t" fillok="f" o:connecttype="none"/>
                  <o:lock v:ext="edit" shapetype="t"/>
                </v:shapetype>
                <v:shape id="Прямая со стрелкой 46" o:spid="_x0000_s1037" type="#_x0000_t32" style="position:absolute;left:3599;top:96537;width:6;height:5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" filled="t" strokeweight="2pt">
                  <v:stroke startarrowwidth="narrow" startarrowlength="short" endarrowwidth="narrow" endarrowlength="short"/>
                </v:shape>
                <v:shape id="Прямая со стрелкой 47" o:spid="_x0000_s1038" type="#_x0000_t32" style="position:absolute;left:32;top:96496;width:6574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" filled="t" strokeweight="2pt">
                  <v:stroke startarrowwidth="narrow" startarrowlength="short" endarrowwidth="narrow" endarrowlength="short"/>
                </v:shape>
                <v:shape id="Прямая со стрелкой 48" o:spid="_x0000_s1039" type="#_x0000_t32" style="position:absolute;left:7198;top:96537;width:6;height:5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" filled="t" strokeweight="2pt">
                  <v:stroke startarrowwidth="narrow" startarrowlength="short" endarrowwidth="narrow" endarrowlength="short"/>
                </v:shape>
                <v:shape id="Прямая со стрелкой 49" o:spid="_x0000_s1040" type="#_x0000_t32" style="position:absolute;left:16197;top:96537;width:6;height:5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" filled="t" strokeweight="2pt">
                  <v:stroke startarrowwidth="narrow" startarrowlength="short" endarrowwidth="narrow" endarrowlength="short"/>
                </v:shape>
                <v:shape id="Прямая со стрелкой 50" o:spid="_x0000_s1041" type="#_x0000_t32" style="position:absolute;left:21590;top:96588;width:7;height:52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" filled="t" strokeweight="2pt">
                  <v:stroke startarrowwidth="narrow" startarrowlength="short" endarrowwidth="narrow" endarrowlength="short"/>
                </v:shape>
                <v:shape id="Прямая со стрелкой 51" o:spid="_x0000_s1042" type="#_x0000_t32" style="position:absolute;left:25189;top:96537;width:7;height:52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" filled="t" strokeweight="2pt">
                  <v:stroke startarrowwidth="narrow" startarrowlength="short" endarrowwidth="narrow" endarrowlength="short"/>
                </v:shape>
                <v:shape id="Прямая со стрелкой 52" o:spid="_x0000_s1043" type="#_x0000_t32" style="position:absolute;left:62250;top:96537;width:13;height:5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" filled="t" strokeweight="2pt">
                  <v:stroke startarrowwidth="narrow" startarrowlength="short" endarrowwidth="narrow" endarrowlength="short"/>
                </v:shape>
                <v:shape id="Прямая со стрелкой 53" o:spid="_x0000_s1044" type="#_x0000_t32" style="position:absolute;left:32;top:98290;width:25095;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" filled="t" strokeweight="1pt">
                  <v:stroke startarrowwidth="narrow" startarrowlength="short" endarrowwidth="narrow" endarrowlength="short"/>
                </v:shape>
                <v:shape id="Прямая со стрелкой 54" o:spid="_x0000_s1045" type="#_x0000_t32" style="position:absolute;left:32;top:100088;width:25095;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" filled="t" strokeweight="2pt">
                  <v:stroke startarrowwidth="narrow" startarrowlength="short" endarrowwidth="narrow" endarrowlength="short"/>
                </v:shape>
                <v:shape id="Прямая со стрелкой 55" o:spid="_x0000_s1046" type="#_x0000_t32" style="position:absolute;left:62296;top:98305;width:3526;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" filled="t" strokeweight="1pt">
                  <v:stroke startarrowwidth="narrow" startarrowlength="short" endarrowwidth="narrow" endarrowlength="short"/>
                </v:shape>
                <v:rect id="Прямоугольник 56" o:spid="_x0000_s1047" style="position:absolute;left:177;top:100159;width:329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" filled="f" stroked="f">
                  <v:textbox inset="7pt,3pt,7pt,3pt">
                    <w:txbxContent>
                      <w:p w:rsidR="004A0239" w:rsidRDefault="004A0239">
                        <w:pPr>
                          <w:spacing w:after="0" w:line="240" w:lineRule="auto"/>
                          <w:jc w:val="both"/>
                          <w:textDirection w:val="btLr"/>
                        </w:pPr>
                        <w:r>
                          <w:rPr>
                            <w:rFonts w:ascii="ISOCPEUR" w:eastAsia="ISOCPEUR" w:hAnsi="ISOCPEUR" w:cs="ISOCPEUR"/>
                            <w:i/>
                            <w:color w:val="000000"/>
                            <w:sz w:val="18"/>
                          </w:rPr>
                          <w:t>Изм.</w:t>
                        </w:r>
                      </w:p>
                      <w:p w:rsidR="004A0239" w:rsidRDefault="004A0239">
                        <w:pPr>
                          <w:spacing w:after="0" w:line="240" w:lineRule="auto"/>
                          <w:jc w:val="center"/>
                          <w:textDirection w:val="btLr"/>
                        </w:pPr>
                        <w:r>
                          <w:rPr>
                            <w:rFonts w:ascii="ISOCPEUR" w:eastAsia="ISOCPEUR" w:hAnsi="ISOCPEUR" w:cs="ISOCPEUR"/>
                            <w:i/>
                            <w:color w:val="000000"/>
                            <w:sz w:val="18"/>
                          </w:rPr>
                          <w:t>.</w:t>
                        </w:r>
                      </w:p>
                    </w:txbxContent>
                  </v:textbox>
                </v:rect>
                <v:rect id="Прямоугольник 57" o:spid="_x0000_s1048" style="position:absolute;left:3750;top:100159;width:3296;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" filled="f" stroked="f">
                  <v:textbox inset="7pt,3pt,7pt,3pt">
                    <w:txbxContent>
                      <w:p w:rsidR="004A0239" w:rsidRDefault="004A0239">
                        <w:pPr>
                          <w:spacing w:line="275" w:lineRule="auto"/>
                          <w:textDirection w:val="btLr"/>
                        </w:pPr>
                        <w:r>
                          <w:rPr>
                            <w:rFonts w:ascii="ISOCPEUR" w:eastAsia="ISOCPEUR" w:hAnsi="ISOCPEUR" w:cs="ISOCPEUR"/>
                            <w:i/>
                            <w:color w:val="000000"/>
                            <w:sz w:val="18"/>
                          </w:rPr>
                          <w:t>Лист</w:t>
                        </w:r>
                      </w:p>
                      <w:p w:rsidR="004A0239" w:rsidRDefault="004A0239">
                        <w:pPr>
                          <w:spacing w:line="275" w:lineRule="auto"/>
                          <w:textDirection w:val="btLr"/>
                        </w:pPr>
                      </w:p>
                    </w:txbxContent>
                  </v:textbox>
                </v:rect>
                <v:rect id="Прямоугольник 58" o:spid="_x0000_s1049" style="position:absolute;left:7464;top:100159;width:847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" filled="f" stroked="f">
                  <v:textbox inset="7pt,3pt,7pt,3pt">
                    <w:txbxContent>
                      <w:p w:rsidR="004A0239" w:rsidRDefault="004A0239">
                        <w:pPr>
                          <w:spacing w:line="275" w:lineRule="auto"/>
                          <w:jc w:val="center"/>
                          <w:textDirection w:val="btLr"/>
                        </w:pPr>
                        <w:r>
                          <w:rPr>
                            <w:rFonts w:ascii="ISOCPEUR" w:eastAsia="ISOCPEUR" w:hAnsi="ISOCPEUR" w:cs="ISOCPEUR"/>
                            <w:i/>
                            <w:color w:val="000000"/>
                            <w:sz w:val="18"/>
                          </w:rPr>
                          <w:t>№ докум</w:t>
                        </w:r>
                        <w:r>
                          <w:rPr>
                            <w:rFonts w:ascii="IrisUPC" w:eastAsia="IrisUPC" w:hAnsi="IrisUPC" w:cs="IrisUPC"/>
                            <w:i/>
                            <w:color w:val="000000"/>
                            <w:sz w:val="18"/>
                          </w:rPr>
                          <w:t>.</w:t>
                        </w:r>
                      </w:p>
                      <w:p w:rsidR="004A0239" w:rsidRDefault="004A0239">
                        <w:pPr>
                          <w:spacing w:line="275" w:lineRule="auto"/>
                          <w:textDirection w:val="btLr"/>
                        </w:pPr>
                      </w:p>
                    </w:txbxContent>
                  </v:textbox>
                </v:rect>
                <v:rect id="Прямоугольник 59" o:spid="_x0000_s1050" style="position:absolute;left:16407;top:100159;width:5052;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" filled="f" stroked="f">
                  <v:textbox inset="7pt,3pt,7pt,3pt">
                    <w:txbxContent>
                      <w:p w:rsidR="004A0239" w:rsidRDefault="004A0239">
                        <w:pPr>
                          <w:spacing w:line="275" w:lineRule="auto"/>
                          <w:jc w:val="center"/>
                          <w:textDirection w:val="btLr"/>
                        </w:pPr>
                        <w:r>
                          <w:rPr>
                            <w:rFonts w:ascii="ISOCPEUR" w:eastAsia="ISOCPEUR" w:hAnsi="ISOCPEUR" w:cs="ISOCPEUR"/>
                            <w:i/>
                            <w:color w:val="000000"/>
                            <w:sz w:val="18"/>
                          </w:rPr>
                          <w:t>Подпись</w:t>
                        </w:r>
                      </w:p>
                      <w:p w:rsidR="004A0239" w:rsidRDefault="004A0239">
                        <w:pPr>
                          <w:spacing w:line="275" w:lineRule="auto"/>
                          <w:textDirection w:val="btLr"/>
                        </w:pPr>
                      </w:p>
                    </w:txbxContent>
                  </v:textbox>
                </v:rect>
                <v:rect id="Прямоугольник 60" o:spid="_x0000_s1051" style="position:absolute;left:21745;top:100159;width:329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" filled="f" stroked="f">
                  <v:textbox inset="7pt,3pt,7pt,3pt">
                    <w:txbxContent>
                      <w:p w:rsidR="004A0239" w:rsidRDefault="004A0239">
                        <w:pPr>
                          <w:spacing w:line="275" w:lineRule="auto"/>
                          <w:jc w:val="center"/>
                          <w:textDirection w:val="btLr"/>
                        </w:pPr>
                        <w:r>
                          <w:rPr>
                            <w:rFonts w:ascii="ISOCPEUR" w:eastAsia="ISOCPEUR" w:hAnsi="ISOCPEUR" w:cs="ISOCPEUR"/>
                            <w:i/>
                            <w:color w:val="000000"/>
                            <w:sz w:val="18"/>
                          </w:rPr>
                          <w:t>Дата</w:t>
                        </w:r>
                      </w:p>
                      <w:p w:rsidR="004A0239" w:rsidRDefault="004A0239">
                        <w:pPr>
                          <w:spacing w:line="275" w:lineRule="auto"/>
                          <w:textDirection w:val="btLr"/>
                        </w:pPr>
                      </w:p>
                    </w:txbxContent>
                  </v:textbox>
                </v:rect>
                <v:rect id="Прямоугольник 61" o:spid="_x0000_s1052" style="position:absolute;left:62395;top:96680;width:329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" filled="f" stroked="f">
                  <v:textbox inset="7pt,3pt,7pt,3pt">
                    <w:txbxContent>
                      <w:p w:rsidR="004A0239" w:rsidRDefault="004A0239">
                        <w:pPr>
                          <w:spacing w:line="275" w:lineRule="auto"/>
                          <w:textDirection w:val="btLr"/>
                        </w:pPr>
                        <w:r>
                          <w:rPr>
                            <w:rFonts w:ascii="ISOCPEUR" w:eastAsia="ISOCPEUR" w:hAnsi="ISOCPEUR" w:cs="ISOCPEUR"/>
                            <w:i/>
                            <w:color w:val="000000"/>
                            <w:sz w:val="18"/>
                          </w:rPr>
                          <w:t>лист</w:t>
                        </w:r>
                      </w:p>
                      <w:p w:rsidR="004A0239" w:rsidRDefault="004A0239">
                        <w:pPr>
                          <w:spacing w:line="275" w:lineRule="auto"/>
                          <w:textDirection w:val="btLr"/>
                        </w:pPr>
                      </w:p>
                    </w:txbxContent>
                  </v:textbox>
                </v:rect>
                <v:rect id="Прямоугольник 62" o:spid="_x0000_s1053" style="position:absolute;left:62395;top:99013;width:3296;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" filled="f" stroked="f">
                  <v:textbox inset="7pt,3pt,7pt,3pt">
                    <w:txbxContent>
                      <w:p w:rsidR="004A0239" w:rsidRDefault="004A0239">
                        <w:pPr>
                          <w:spacing w:line="275" w:lineRule="auto"/>
                          <w:textDirection w:val="btLr"/>
                        </w:pPr>
                      </w:p>
                    </w:txbxContent>
                  </v:textbox>
                </v:rect>
                <v:rect id="Прямоугольник 63" o:spid="_x0000_s1054" style="position:absolute;left:25502;top:97923;width:3646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" filled="f" stroked="f">
                  <v:textbox inset="7pt,3pt,7pt,3pt">
                    <w:txbxContent>
                      <w:p w:rsidR="004A0239" w:rsidRDefault="004A0239">
                        <w:pPr>
                          <w:spacing w:after="0" w:line="240" w:lineRule="auto"/>
                          <w:jc w:val="center"/>
                          <w:textDirection w:val="btLr"/>
                        </w:pPr>
                        <w:r>
                          <w:rPr>
                            <w:rFonts w:ascii="ISOCPEUR" w:eastAsia="ISOCPEUR" w:hAnsi="ISOCPEUR" w:cs="ISOCPEUR"/>
                            <w:i/>
                            <w:color w:val="000000"/>
                            <w:sz w:val="28"/>
                          </w:rPr>
                          <w:t>КП 09.02.07.01.302.14.</w:t>
                        </w:r>
                        <w:proofErr w:type="gramStart"/>
                        <w:r>
                          <w:rPr>
                            <w:rFonts w:ascii="ISOCPEUR" w:eastAsia="ISOCPEUR" w:hAnsi="ISOCPEUR" w:cs="ISOCPEUR"/>
                            <w:i/>
                            <w:color w:val="000000"/>
                            <w:sz w:val="28"/>
                          </w:rPr>
                          <w:t>24.ПЗ</w:t>
                        </w:r>
                        <w:proofErr w:type="gramEnd"/>
                      </w:p>
                    </w:txbxContent>
                  </v:textbox>
                </v:rect>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239" w:rsidRDefault="004A0239">
    <w:pPr>
      <w:pBdr>
        <w:top w:val="nil"/>
        <w:left w:val="nil"/>
        <w:bottom w:val="nil"/>
        <w:right w:val="nil"/>
        <w:between w:val="nil"/>
      </w:pBdr>
      <w:tabs>
        <w:tab w:val="center" w:pos="4677"/>
        <w:tab w:val="right" w:pos="9355"/>
      </w:tabs>
      <w:spacing w:after="0" w:line="240" w:lineRule="auto"/>
      <w:rPr>
        <w:color w:val="000000"/>
      </w:rPr>
    </w:pPr>
    <w:r>
      <w:rPr>
        <w:noProof/>
        <w:color w:val="000000"/>
      </w:rPr>
      <mc:AlternateContent>
        <mc:Choice Requires="wpg">
          <w:drawing>
            <wp:anchor distT="0" distB="0" distL="114300" distR="114300" simplePos="0" relativeHeight="251659264" behindDoc="0" locked="0" layoutInCell="1" hidden="0" allowOverlap="1">
              <wp:simplePos x="0" y="0"/>
              <wp:positionH relativeFrom="page">
                <wp:posOffset>654685</wp:posOffset>
              </wp:positionH>
              <wp:positionV relativeFrom="page">
                <wp:posOffset>316230</wp:posOffset>
              </wp:positionV>
              <wp:extent cx="6588760" cy="10189210"/>
              <wp:effectExtent l="0" t="0" r="0" b="0"/>
              <wp:wrapNone/>
              <wp:docPr id="2" name="Группа 2"/>
              <wp:cNvGraphicFramePr/>
              <a:graphic xmlns:a="http://schemas.openxmlformats.org/drawingml/2006/main">
                <a:graphicData uri="http://schemas.microsoft.com/office/word/2010/wordprocessingGroup">
                  <wpg:wgp>
                    <wpg:cNvGrpSpPr/>
                    <wpg:grpSpPr>
                      <a:xfrm>
                        <a:off x="0" y="0"/>
                        <a:ext cx="6563418" cy="10189210"/>
                        <a:chOff x="2051620" y="0"/>
                        <a:chExt cx="6588760" cy="7560000"/>
                      </a:xfrm>
                    </wpg:grpSpPr>
                    <wpg:grpSp>
                      <wpg:cNvPr id="65" name="Группа 65"/>
                      <wpg:cNvGrpSpPr/>
                      <wpg:grpSpPr>
                        <a:xfrm>
                          <a:off x="2051620" y="0"/>
                          <a:ext cx="6588760" cy="7560000"/>
                          <a:chOff x="0" y="0"/>
                          <a:chExt cx="6588760" cy="10189210"/>
                        </a:xfrm>
                      </wpg:grpSpPr>
                      <wps:wsp>
                        <wps:cNvPr id="66" name="Прямоугольник 66"/>
                        <wps:cNvSpPr/>
                        <wps:spPr>
                          <a:xfrm>
                            <a:off x="0" y="0"/>
                            <a:ext cx="6588750" cy="10189200"/>
                          </a:xfrm>
                          <a:prstGeom prst="rect">
                            <a:avLst/>
                          </a:prstGeom>
                          <a:noFill/>
                          <a:ln>
                            <a:noFill/>
                          </a:ln>
                        </wps:spPr>
                        <wps:txbx>
                          <w:txbxContent>
                            <w:p w:rsidR="004A0239" w:rsidRDefault="004A0239">
                              <w:pPr>
                                <w:spacing w:after="0" w:line="240" w:lineRule="auto"/>
                                <w:textDirection w:val="btLr"/>
                              </w:pPr>
                            </w:p>
                          </w:txbxContent>
                        </wps:txbx>
                        <wps:bodyPr spcFirstLastPara="1" wrap="square" lIns="91425" tIns="91425" rIns="91425" bIns="91425" anchor="ctr" anchorCtr="0">
                          <a:noAutofit/>
                        </wps:bodyPr>
                      </wps:wsp>
                      <wps:wsp>
                        <wps:cNvPr id="67" name="Прямоугольник 67"/>
                        <wps:cNvSpPr/>
                        <wps:spPr>
                          <a:xfrm>
                            <a:off x="0" y="0"/>
                            <a:ext cx="6588760" cy="10189210"/>
                          </a:xfrm>
                          <a:prstGeom prst="rect">
                            <a:avLst/>
                          </a:prstGeom>
                          <a:noFill/>
                          <a:ln w="25400" cap="flat" cmpd="sng">
                            <a:solidFill>
                              <a:srgbClr val="000000"/>
                            </a:solidFill>
                            <a:prstDash val="solid"/>
                            <a:round/>
                            <a:headEnd type="none" w="sm" len="sm"/>
                            <a:tailEnd type="none" w="sm" len="sm"/>
                          </a:ln>
                        </wps:spPr>
                        <wps:txbx>
                          <w:txbxContent>
                            <w:p w:rsidR="004A0239" w:rsidRDefault="004A0239">
                              <w:pPr>
                                <w:spacing w:after="0" w:line="240" w:lineRule="auto"/>
                                <w:textDirection w:val="btLr"/>
                              </w:pPr>
                            </w:p>
                          </w:txbxContent>
                        </wps:txbx>
                        <wps:bodyPr spcFirstLastPara="1" wrap="square" lIns="91425" tIns="91425" rIns="91425" bIns="91425" anchor="ctr" anchorCtr="0">
                          <a:noAutofit/>
                        </wps:bodyPr>
                      </wps:wsp>
                      <wps:wsp>
                        <wps:cNvPr id="68" name="Прямая со стрелкой 68"/>
                        <wps:cNvCnPr/>
                        <wps:spPr>
                          <a:xfrm>
                            <a:off x="327131" y="8754059"/>
                            <a:ext cx="658" cy="52881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69" name="Прямая со стрелкой 69"/>
                        <wps:cNvCnPr/>
                        <wps:spPr>
                          <a:xfrm>
                            <a:off x="3294" y="8748965"/>
                            <a:ext cx="6577888"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0" name="Прямая со стрелкой 70"/>
                        <wps:cNvCnPr/>
                        <wps:spPr>
                          <a:xfrm>
                            <a:off x="720151" y="8758644"/>
                            <a:ext cx="658" cy="142496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1" name="Прямая со стрелкой 71"/>
                        <wps:cNvCnPr/>
                        <wps:spPr>
                          <a:xfrm>
                            <a:off x="1620505" y="8758644"/>
                            <a:ext cx="658" cy="142496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2" name="Прямая со стрелкой 72"/>
                        <wps:cNvCnPr/>
                        <wps:spPr>
                          <a:xfrm>
                            <a:off x="2160124" y="8758644"/>
                            <a:ext cx="658" cy="142496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3" name="Прямая со стрелкой 73"/>
                        <wps:cNvCnPr/>
                        <wps:spPr>
                          <a:xfrm>
                            <a:off x="2520200" y="8754059"/>
                            <a:ext cx="658" cy="142445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4" name="Прямая со стрелкой 74"/>
                        <wps:cNvCnPr/>
                        <wps:spPr>
                          <a:xfrm>
                            <a:off x="5220933" y="9292050"/>
                            <a:ext cx="1317" cy="353056"/>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5" name="Прямая со стрелкой 75"/>
                        <wps:cNvCnPr/>
                        <wps:spPr>
                          <a:xfrm>
                            <a:off x="3294" y="9829021"/>
                            <a:ext cx="2510646" cy="1018"/>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76" name="Прямая со стрелкой 76"/>
                        <wps:cNvCnPr/>
                        <wps:spPr>
                          <a:xfrm>
                            <a:off x="3294" y="10008860"/>
                            <a:ext cx="2510646"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77" name="Прямоугольник 77"/>
                        <wps:cNvSpPr/>
                        <wps:spPr>
                          <a:xfrm>
                            <a:off x="17789" y="9125456"/>
                            <a:ext cx="290893" cy="157423"/>
                          </a:xfrm>
                          <a:prstGeom prst="rect">
                            <a:avLst/>
                          </a:prstGeom>
                          <a:noFill/>
                          <a:ln>
                            <a:noFill/>
                          </a:ln>
                        </wps:spPr>
                        <wps:txbx>
                          <w:txbxContent>
                            <w:p w:rsidR="004A0239" w:rsidRDefault="004A0239">
                              <w:pPr>
                                <w:spacing w:line="275" w:lineRule="auto"/>
                                <w:textDirection w:val="btLr"/>
                              </w:pPr>
                              <w:r>
                                <w:rPr>
                                  <w:rFonts w:ascii="ISOCPEUR" w:eastAsia="ISOCPEUR" w:hAnsi="ISOCPEUR" w:cs="ISOCPEUR"/>
                                  <w:i/>
                                  <w:color w:val="000000"/>
                                  <w:sz w:val="18"/>
                                </w:rPr>
                                <w:t>Лист</w:t>
                              </w:r>
                            </w:p>
                            <w:p w:rsidR="004A0239" w:rsidRDefault="004A0239">
                              <w:pPr>
                                <w:spacing w:after="0" w:line="240" w:lineRule="auto"/>
                                <w:jc w:val="center"/>
                                <w:textDirection w:val="btLr"/>
                              </w:pPr>
                              <w:r>
                                <w:rPr>
                                  <w:rFonts w:ascii="ISOCPEUR" w:eastAsia="ISOCPEUR" w:hAnsi="ISOCPEUR" w:cs="ISOCPEUR"/>
                                  <w:color w:val="000000"/>
                                  <w:sz w:val="18"/>
                                </w:rPr>
                                <w:t>Изм</w:t>
                              </w:r>
                              <w:r>
                                <w:rPr>
                                  <w:rFonts w:ascii="ISOCPEUR" w:eastAsia="ISOCPEUR" w:hAnsi="ISOCPEUR" w:cs="ISOCPEUR"/>
                                  <w:i/>
                                  <w:color w:val="000000"/>
                                  <w:sz w:val="18"/>
                                </w:rPr>
                                <w:t>.</w:t>
                              </w:r>
                            </w:p>
                          </w:txbxContent>
                        </wps:txbx>
                        <wps:bodyPr spcFirstLastPara="1" wrap="square" lIns="88900" tIns="38100" rIns="88900" bIns="38100" anchor="t" anchorCtr="0">
                          <a:noAutofit/>
                        </wps:bodyPr>
                      </wps:wsp>
                      <wps:wsp>
                        <wps:cNvPr id="78" name="Прямоугольник 78"/>
                        <wps:cNvSpPr/>
                        <wps:spPr>
                          <a:xfrm>
                            <a:off x="346239" y="9125456"/>
                            <a:ext cx="362381" cy="157423"/>
                          </a:xfrm>
                          <a:prstGeom prst="rect">
                            <a:avLst/>
                          </a:prstGeom>
                          <a:noFill/>
                          <a:ln>
                            <a:noFill/>
                          </a:ln>
                        </wps:spPr>
                        <wps:txbx>
                          <w:txbxContent>
                            <w:p w:rsidR="004A0239" w:rsidRDefault="004A0239">
                              <w:pPr>
                                <w:spacing w:line="275" w:lineRule="auto"/>
                                <w:jc w:val="center"/>
                                <w:textDirection w:val="btLr"/>
                              </w:pPr>
                              <w:r>
                                <w:rPr>
                                  <w:rFonts w:ascii="ISOCPEUR" w:eastAsia="ISOCPEUR" w:hAnsi="ISOCPEUR" w:cs="ISOCPEUR"/>
                                  <w:i/>
                                  <w:color w:val="000000"/>
                                  <w:sz w:val="18"/>
                                </w:rPr>
                                <w:t>№ докум</w:t>
                              </w:r>
                              <w:r>
                                <w:rPr>
                                  <w:rFonts w:ascii="IrisUPC" w:eastAsia="IrisUPC" w:hAnsi="IrisUPC" w:cs="IrisUPC"/>
                                  <w:i/>
                                  <w:color w:val="000000"/>
                                  <w:sz w:val="18"/>
                                </w:rPr>
                                <w:t>.</w:t>
                              </w:r>
                            </w:p>
                            <w:p w:rsidR="004A0239" w:rsidRDefault="004A0239">
                              <w:pPr>
                                <w:spacing w:after="0" w:line="240" w:lineRule="auto"/>
                                <w:jc w:val="center"/>
                                <w:textDirection w:val="btLr"/>
                              </w:pPr>
                              <w:r>
                                <w:rPr>
                                  <w:rFonts w:ascii="ISOCPEUR" w:eastAsia="ISOCPEUR" w:hAnsi="ISOCPEUR" w:cs="ISOCPEUR"/>
                                  <w:color w:val="000000"/>
                                  <w:sz w:val="18"/>
                                </w:rPr>
                                <w:t>Лист</w:t>
                              </w:r>
                            </w:p>
                          </w:txbxContent>
                        </wps:txbx>
                        <wps:bodyPr spcFirstLastPara="1" wrap="square" lIns="88900" tIns="38100" rIns="88900" bIns="38100" anchor="t" anchorCtr="0">
                          <a:noAutofit/>
                        </wps:bodyPr>
                      </wps:wsp>
                      <wps:wsp>
                        <wps:cNvPr id="79" name="Прямоугольник 79"/>
                        <wps:cNvSpPr/>
                        <wps:spPr>
                          <a:xfrm>
                            <a:off x="746835" y="9125456"/>
                            <a:ext cx="847643" cy="157423"/>
                          </a:xfrm>
                          <a:prstGeom prst="rect">
                            <a:avLst/>
                          </a:prstGeom>
                          <a:noFill/>
                          <a:ln>
                            <a:noFill/>
                          </a:ln>
                        </wps:spPr>
                        <wps:txbx>
                          <w:txbxContent>
                            <w:p w:rsidR="004A0239" w:rsidRDefault="004A0239">
                              <w:pPr>
                                <w:spacing w:line="275" w:lineRule="auto"/>
                                <w:jc w:val="center"/>
                                <w:textDirection w:val="btLr"/>
                              </w:pPr>
                              <w:r>
                                <w:rPr>
                                  <w:rFonts w:ascii="ISOCPEUR" w:eastAsia="ISOCPEUR" w:hAnsi="ISOCPEUR" w:cs="ISOCPEUR"/>
                                  <w:i/>
                                  <w:color w:val="000000"/>
                                  <w:sz w:val="18"/>
                                </w:rPr>
                                <w:t>Подпись</w:t>
                              </w:r>
                            </w:p>
                            <w:p w:rsidR="004A0239" w:rsidRDefault="004A0239">
                              <w:pPr>
                                <w:spacing w:after="0" w:line="240" w:lineRule="auto"/>
                                <w:jc w:val="center"/>
                                <w:textDirection w:val="btLr"/>
                              </w:pPr>
                              <w:r>
                                <w:rPr>
                                  <w:rFonts w:ascii="ISOCPEUR" w:eastAsia="ISOCPEUR" w:hAnsi="ISOCPEUR" w:cs="ISOCPEUR"/>
                                  <w:color w:val="000000"/>
                                  <w:sz w:val="18"/>
                                </w:rPr>
                                <w:t>№ докум.</w:t>
                              </w:r>
                            </w:p>
                          </w:txbxContent>
                        </wps:txbx>
                        <wps:bodyPr spcFirstLastPara="1" wrap="square" lIns="88900" tIns="38100" rIns="88900" bIns="38100" anchor="t" anchorCtr="0">
                          <a:noAutofit/>
                        </wps:bodyPr>
                      </wps:wsp>
                      <wps:wsp>
                        <wps:cNvPr id="80" name="Прямоугольник 80"/>
                        <wps:cNvSpPr/>
                        <wps:spPr>
                          <a:xfrm>
                            <a:off x="1641589" y="9125456"/>
                            <a:ext cx="505357" cy="157423"/>
                          </a:xfrm>
                          <a:prstGeom prst="rect">
                            <a:avLst/>
                          </a:prstGeom>
                          <a:noFill/>
                          <a:ln>
                            <a:noFill/>
                          </a:ln>
                        </wps:spPr>
                        <wps:txbx>
                          <w:txbxContent>
                            <w:p w:rsidR="004A0239" w:rsidRDefault="004A0239">
                              <w:pPr>
                                <w:spacing w:line="275" w:lineRule="auto"/>
                                <w:jc w:val="center"/>
                                <w:textDirection w:val="btLr"/>
                              </w:pPr>
                              <w:r>
                                <w:rPr>
                                  <w:rFonts w:ascii="ISOCPEUR" w:eastAsia="ISOCPEUR" w:hAnsi="ISOCPEUR" w:cs="ISOCPEUR"/>
                                  <w:i/>
                                  <w:color w:val="000000"/>
                                  <w:sz w:val="18"/>
                                </w:rPr>
                                <w:t>Дата</w:t>
                              </w:r>
                            </w:p>
                            <w:p w:rsidR="004A0239" w:rsidRDefault="004A0239">
                              <w:pPr>
                                <w:spacing w:after="0" w:line="240" w:lineRule="auto"/>
                                <w:jc w:val="center"/>
                                <w:textDirection w:val="btLr"/>
                              </w:pPr>
                              <w:r>
                                <w:rPr>
                                  <w:rFonts w:ascii="ISOCPEUR" w:eastAsia="ISOCPEUR" w:hAnsi="ISOCPEUR" w:cs="ISOCPEUR"/>
                                  <w:color w:val="000000"/>
                                  <w:sz w:val="18"/>
                                </w:rPr>
                                <w:t>Подпись</w:t>
                              </w:r>
                            </w:p>
                          </w:txbxContent>
                        </wps:txbx>
                        <wps:bodyPr spcFirstLastPara="1" wrap="square" lIns="88900" tIns="38100" rIns="88900" bIns="38100" anchor="t" anchorCtr="0">
                          <a:noAutofit/>
                        </wps:bodyPr>
                      </wps:wsp>
                      <wps:wsp>
                        <wps:cNvPr id="81" name="Прямоугольник 81"/>
                        <wps:cNvSpPr/>
                        <wps:spPr>
                          <a:xfrm>
                            <a:off x="2175608" y="9125456"/>
                            <a:ext cx="329438" cy="157423"/>
                          </a:xfrm>
                          <a:prstGeom prst="rect">
                            <a:avLst/>
                          </a:prstGeom>
                          <a:noFill/>
                          <a:ln>
                            <a:noFill/>
                          </a:ln>
                        </wps:spPr>
                        <wps:txbx>
                          <w:txbxContent>
                            <w:p w:rsidR="004A0239" w:rsidRDefault="004A0239">
                              <w:pPr>
                                <w:spacing w:line="275" w:lineRule="auto"/>
                                <w:textDirection w:val="btLr"/>
                              </w:pPr>
                              <w:r>
                                <w:rPr>
                                  <w:rFonts w:ascii="ISOCPEUR" w:eastAsia="ISOCPEUR" w:hAnsi="ISOCPEUR" w:cs="ISOCPEUR"/>
                                  <w:i/>
                                  <w:color w:val="000000"/>
                                  <w:sz w:val="18"/>
                                </w:rPr>
                                <w:t>лист</w:t>
                              </w:r>
                            </w:p>
                            <w:p w:rsidR="004A0239" w:rsidRDefault="004A0239">
                              <w:pPr>
                                <w:spacing w:after="0" w:line="240" w:lineRule="auto"/>
                                <w:jc w:val="center"/>
                                <w:textDirection w:val="btLr"/>
                              </w:pPr>
                              <w:r>
                                <w:rPr>
                                  <w:rFonts w:ascii="ISOCPEUR" w:eastAsia="ISOCPEUR" w:hAnsi="ISOCPEUR" w:cs="ISOCPEUR"/>
                                  <w:color w:val="000000"/>
                                  <w:sz w:val="18"/>
                                </w:rPr>
                                <w:t>Дата</w:t>
                              </w:r>
                            </w:p>
                          </w:txbxContent>
                        </wps:txbx>
                        <wps:bodyPr spcFirstLastPara="1" wrap="square" lIns="88900" tIns="38100" rIns="88900" bIns="38100" anchor="t" anchorCtr="0">
                          <a:noAutofit/>
                        </wps:bodyPr>
                      </wps:wsp>
                      <wps:wsp>
                        <wps:cNvPr id="82" name="Прямоугольник 82"/>
                        <wps:cNvSpPr/>
                        <wps:spPr>
                          <a:xfrm>
                            <a:off x="5247617" y="9301729"/>
                            <a:ext cx="485921" cy="157423"/>
                          </a:xfrm>
                          <a:prstGeom prst="rect">
                            <a:avLst/>
                          </a:prstGeom>
                          <a:noFill/>
                          <a:ln>
                            <a:noFill/>
                          </a:ln>
                        </wps:spPr>
                        <wps:txbx>
                          <w:txbxContent>
                            <w:p w:rsidR="004A0239" w:rsidRDefault="004A0239">
                              <w:pPr>
                                <w:spacing w:line="275" w:lineRule="auto"/>
                                <w:jc w:val="center"/>
                                <w:textDirection w:val="btLr"/>
                              </w:pPr>
                              <w:r>
                                <w:rPr>
                                  <w:color w:val="000000"/>
                                  <w:sz w:val="20"/>
                                </w:rPr>
                                <w:t>Лист</w:t>
                              </w:r>
                            </w:p>
                            <w:p w:rsidR="004A0239" w:rsidRDefault="004A0239">
                              <w:pPr>
                                <w:spacing w:after="0" w:line="240" w:lineRule="auto"/>
                                <w:jc w:val="center"/>
                                <w:textDirection w:val="btLr"/>
                              </w:pPr>
                              <w:r>
                                <w:rPr>
                                  <w:rFonts w:ascii="ISOCPEUR" w:eastAsia="ISOCPEUR" w:hAnsi="ISOCPEUR" w:cs="ISOCPEUR"/>
                                  <w:color w:val="000000"/>
                                  <w:sz w:val="18"/>
                                </w:rPr>
                                <w:t>Лист</w:t>
                              </w:r>
                            </w:p>
                          </w:txbxContent>
                        </wps:txbx>
                        <wps:bodyPr spcFirstLastPara="1" wrap="square" lIns="88900" tIns="38100" rIns="88900" bIns="38100" anchor="t" anchorCtr="0">
                          <a:noAutofit/>
                        </wps:bodyPr>
                      </wps:wsp>
                      <wps:wsp>
                        <wps:cNvPr id="83" name="Прямоугольник 83"/>
                        <wps:cNvSpPr/>
                        <wps:spPr>
                          <a:xfrm>
                            <a:off x="5247617" y="9487682"/>
                            <a:ext cx="485921" cy="157932"/>
                          </a:xfrm>
                          <a:prstGeom prst="rect">
                            <a:avLst/>
                          </a:prstGeom>
                          <a:noFill/>
                          <a:ln>
                            <a:noFill/>
                          </a:ln>
                        </wps:spPr>
                        <wps:txbx>
                          <w:txbxContent>
                            <w:p w:rsidR="004A0239" w:rsidRDefault="004A0239">
                              <w:pPr>
                                <w:spacing w:after="0" w:line="240" w:lineRule="auto"/>
                                <w:jc w:val="center"/>
                                <w:textDirection w:val="btLr"/>
                              </w:pPr>
                              <w:r>
                                <w:rPr>
                                  <w:rFonts w:ascii="ISOCPEUR" w:eastAsia="ISOCPEUR" w:hAnsi="ISOCPEUR" w:cs="ISOCPEUR"/>
                                  <w:color w:val="000000"/>
                                  <w:sz w:val="18"/>
                                </w:rPr>
                                <w:t>2</w:t>
                              </w:r>
                            </w:p>
                          </w:txbxContent>
                        </wps:txbx>
                        <wps:bodyPr spcFirstLastPara="1" wrap="square" lIns="88900" tIns="38100" rIns="88900" bIns="38100" anchor="t" anchorCtr="0">
                          <a:noAutofit/>
                        </wps:bodyPr>
                      </wps:wsp>
                      <wps:wsp>
                        <wps:cNvPr id="84" name="Прямоугольник 84"/>
                        <wps:cNvSpPr/>
                        <wps:spPr>
                          <a:xfrm>
                            <a:off x="2556438" y="8905879"/>
                            <a:ext cx="4005636" cy="243012"/>
                          </a:xfrm>
                          <a:prstGeom prst="rect">
                            <a:avLst/>
                          </a:prstGeom>
                          <a:noFill/>
                          <a:ln>
                            <a:noFill/>
                          </a:ln>
                        </wps:spPr>
                        <wps:txbx>
                          <w:txbxContent>
                            <w:p w:rsidR="004A0239" w:rsidRDefault="004A0239">
                              <w:pPr>
                                <w:spacing w:after="0" w:line="240" w:lineRule="auto"/>
                                <w:jc w:val="center"/>
                                <w:textDirection w:val="btLr"/>
                              </w:pPr>
                              <w:r>
                                <w:rPr>
                                  <w:rFonts w:ascii="ISOCPEUR" w:eastAsia="ISOCPEUR" w:hAnsi="ISOCPEUR" w:cs="ISOCPEUR"/>
                                  <w:i/>
                                  <w:color w:val="000000"/>
                                  <w:sz w:val="28"/>
                                </w:rPr>
                                <w:t>КП 09.02.07.01.302.14.</w:t>
                              </w:r>
                              <w:proofErr w:type="gramStart"/>
                              <w:r>
                                <w:rPr>
                                  <w:rFonts w:ascii="ISOCPEUR" w:eastAsia="ISOCPEUR" w:hAnsi="ISOCPEUR" w:cs="ISOCPEUR"/>
                                  <w:i/>
                                  <w:color w:val="000000"/>
                                  <w:sz w:val="28"/>
                                </w:rPr>
                                <w:t>24.ПЗ</w:t>
                              </w:r>
                              <w:proofErr w:type="gramEnd"/>
                            </w:p>
                            <w:p w:rsidR="004A0239" w:rsidRDefault="004A0239">
                              <w:pPr>
                                <w:spacing w:line="275" w:lineRule="auto"/>
                                <w:textDirection w:val="btLr"/>
                              </w:pPr>
                            </w:p>
                          </w:txbxContent>
                        </wps:txbx>
                        <wps:bodyPr spcFirstLastPara="1" wrap="square" lIns="88900" tIns="38100" rIns="88900" bIns="38100" anchor="t" anchorCtr="0">
                          <a:noAutofit/>
                        </wps:bodyPr>
                      </wps:wsp>
                      <wps:wsp>
                        <wps:cNvPr id="85" name="Прямая со стрелкой 85"/>
                        <wps:cNvCnPr/>
                        <wps:spPr>
                          <a:xfrm>
                            <a:off x="3953" y="9288993"/>
                            <a:ext cx="6577888"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86" name="Прямая со стрелкой 86"/>
                        <wps:cNvCnPr/>
                        <wps:spPr>
                          <a:xfrm>
                            <a:off x="8235" y="9109663"/>
                            <a:ext cx="2510646"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87" name="Прямая со стрелкой 87"/>
                        <wps:cNvCnPr/>
                        <wps:spPr>
                          <a:xfrm>
                            <a:off x="3294" y="8928804"/>
                            <a:ext cx="2510646"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88" name="Прямая со стрелкой 88"/>
                        <wps:cNvCnPr/>
                        <wps:spPr>
                          <a:xfrm>
                            <a:off x="3294" y="9648162"/>
                            <a:ext cx="2510646"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89" name="Прямая со стрелкой 89"/>
                        <wps:cNvCnPr/>
                        <wps:spPr>
                          <a:xfrm>
                            <a:off x="3294" y="9467304"/>
                            <a:ext cx="2510646"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g:grpSp>
                        <wpg:cNvPr id="90" name="Группа 90"/>
                        <wpg:cNvGrpSpPr/>
                        <wpg:grpSpPr>
                          <a:xfrm>
                            <a:off x="12848" y="9306314"/>
                            <a:ext cx="1581630" cy="157932"/>
                            <a:chOff x="0" y="0"/>
                            <a:chExt cx="1581630" cy="157932"/>
                          </a:xfrm>
                        </wpg:grpSpPr>
                        <wps:wsp>
                          <wps:cNvPr id="91" name="Прямоугольник 91"/>
                          <wps:cNvSpPr/>
                          <wps:spPr>
                            <a:xfrm>
                              <a:off x="0" y="0"/>
                              <a:ext cx="700381" cy="157932"/>
                            </a:xfrm>
                            <a:prstGeom prst="rect">
                              <a:avLst/>
                            </a:prstGeom>
                            <a:noFill/>
                            <a:ln>
                              <a:noFill/>
                            </a:ln>
                          </wps:spPr>
                          <wps:txbx>
                            <w:txbxContent>
                              <w:p w:rsidR="004A0239" w:rsidRDefault="004A0239">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color w:val="000000"/>
                                    <w:sz w:val="18"/>
                                  </w:rPr>
                                  <w:t>Разраб</w:t>
                                </w:r>
                                <w:proofErr w:type="spellEnd"/>
                                <w:r>
                                  <w:rPr>
                                    <w:rFonts w:ascii="ISOCPEUR" w:eastAsia="ISOCPEUR" w:hAnsi="ISOCPEUR" w:cs="ISOCPEUR"/>
                                    <w:color w:val="000000"/>
                                    <w:sz w:val="18"/>
                                  </w:rPr>
                                  <w:t>.</w:t>
                                </w:r>
                              </w:p>
                            </w:txbxContent>
                          </wps:txbx>
                          <wps:bodyPr spcFirstLastPara="1" wrap="square" lIns="88900" tIns="38100" rIns="88900" bIns="38100" anchor="t" anchorCtr="0">
                            <a:noAutofit/>
                          </wps:bodyPr>
                        </wps:wsp>
                        <wps:wsp>
                          <wps:cNvPr id="92" name="Прямоугольник 92"/>
                          <wps:cNvSpPr/>
                          <wps:spPr>
                            <a:xfrm>
                              <a:off x="733992" y="0"/>
                              <a:ext cx="847638" cy="157932"/>
                            </a:xfrm>
                            <a:prstGeom prst="rect">
                              <a:avLst/>
                            </a:prstGeom>
                            <a:noFill/>
                            <a:ln>
                              <a:noFill/>
                            </a:ln>
                          </wps:spPr>
                          <wps:txbx>
                            <w:txbxContent>
                              <w:p w:rsidR="004A0239" w:rsidRDefault="004A0239">
                                <w:pPr>
                                  <w:spacing w:after="0" w:line="240" w:lineRule="auto"/>
                                  <w:jc w:val="both"/>
                                  <w:textDirection w:val="btLr"/>
                                </w:pPr>
                                <w:r>
                                  <w:rPr>
                                    <w:rFonts w:ascii="ISOCPEUR" w:eastAsia="ISOCPEUR" w:hAnsi="ISOCPEUR" w:cs="ISOCPEUR"/>
                                    <w:color w:val="000000"/>
                                    <w:sz w:val="16"/>
                                  </w:rPr>
                                  <w:t>Спиркин М.А.</w:t>
                                </w:r>
                              </w:p>
                            </w:txbxContent>
                          </wps:txbx>
                          <wps:bodyPr spcFirstLastPara="1" wrap="square" lIns="88900" tIns="38100" rIns="88900" bIns="38100" anchor="t" anchorCtr="0">
                            <a:noAutofit/>
                          </wps:bodyPr>
                        </wps:wsp>
                      </wpg:grpSp>
                      <wpg:grpSp>
                        <wpg:cNvPr id="93" name="Группа 93"/>
                        <wpg:cNvGrpSpPr/>
                        <wpg:grpSpPr>
                          <a:xfrm>
                            <a:off x="12848" y="9483097"/>
                            <a:ext cx="1581630" cy="157423"/>
                            <a:chOff x="0" y="0"/>
                            <a:chExt cx="1581630" cy="157423"/>
                          </a:xfrm>
                        </wpg:grpSpPr>
                        <wps:wsp>
                          <wps:cNvPr id="94" name="Прямоугольник 94"/>
                          <wps:cNvSpPr/>
                          <wps:spPr>
                            <a:xfrm>
                              <a:off x="0" y="0"/>
                              <a:ext cx="700381" cy="157423"/>
                            </a:xfrm>
                            <a:prstGeom prst="rect">
                              <a:avLst/>
                            </a:prstGeom>
                            <a:noFill/>
                            <a:ln>
                              <a:noFill/>
                            </a:ln>
                          </wps:spPr>
                          <wps:txbx>
                            <w:txbxContent>
                              <w:p w:rsidR="004A0239" w:rsidRDefault="004A0239">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color w:val="000000"/>
                                    <w:sz w:val="18"/>
                                  </w:rPr>
                                  <w:t>Провер</w:t>
                                </w:r>
                                <w:proofErr w:type="spellEnd"/>
                                <w:r>
                                  <w:rPr>
                                    <w:rFonts w:ascii="ISOCPEUR" w:eastAsia="ISOCPEUR" w:hAnsi="ISOCPEUR" w:cs="ISOCPEUR"/>
                                    <w:color w:val="000000"/>
                                    <w:sz w:val="18"/>
                                  </w:rPr>
                                  <w:t>.</w:t>
                                </w:r>
                              </w:p>
                              <w:p w:rsidR="004A0239" w:rsidRDefault="004A0239">
                                <w:pPr>
                                  <w:spacing w:after="0" w:line="240" w:lineRule="auto"/>
                                  <w:jc w:val="both"/>
                                  <w:textDirection w:val="btLr"/>
                                </w:pPr>
                              </w:p>
                            </w:txbxContent>
                          </wps:txbx>
                          <wps:bodyPr spcFirstLastPara="1" wrap="square" lIns="88900" tIns="38100" rIns="88900" bIns="38100" anchor="t" anchorCtr="0">
                            <a:noAutofit/>
                          </wps:bodyPr>
                        </wps:wsp>
                        <wps:wsp>
                          <wps:cNvPr id="95" name="Прямоугольник 95"/>
                          <wps:cNvSpPr/>
                          <wps:spPr>
                            <a:xfrm>
                              <a:off x="733992" y="0"/>
                              <a:ext cx="847638" cy="157423"/>
                            </a:xfrm>
                            <a:prstGeom prst="rect">
                              <a:avLst/>
                            </a:prstGeom>
                            <a:noFill/>
                            <a:ln>
                              <a:noFill/>
                            </a:ln>
                          </wps:spPr>
                          <wps:txbx>
                            <w:txbxContent>
                              <w:p w:rsidR="004A0239" w:rsidRDefault="004A0239">
                                <w:pPr>
                                  <w:spacing w:line="275" w:lineRule="auto"/>
                                  <w:textDirection w:val="btLr"/>
                                </w:pPr>
                                <w:r>
                                  <w:rPr>
                                    <w:rFonts w:ascii="ISOCPEUR" w:eastAsia="ISOCPEUR" w:hAnsi="ISOCPEUR" w:cs="ISOCPEUR"/>
                                    <w:color w:val="000000"/>
                                    <w:sz w:val="16"/>
                                  </w:rPr>
                                  <w:t>Калмыкова И.М.</w:t>
                                </w:r>
                              </w:p>
                              <w:p w:rsidR="004A0239" w:rsidRDefault="004A0239">
                                <w:pPr>
                                  <w:spacing w:line="275" w:lineRule="auto"/>
                                  <w:textDirection w:val="btLr"/>
                                </w:pPr>
                              </w:p>
                            </w:txbxContent>
                          </wps:txbx>
                          <wps:bodyPr spcFirstLastPara="1" wrap="square" lIns="88900" tIns="38100" rIns="88900" bIns="38100" anchor="t" anchorCtr="0">
                            <a:noAutofit/>
                          </wps:bodyPr>
                        </wps:wsp>
                      </wpg:grpSp>
                      <wpg:grpSp>
                        <wpg:cNvPr id="96" name="Группа 96"/>
                        <wpg:cNvGrpSpPr/>
                        <wpg:grpSpPr>
                          <a:xfrm>
                            <a:off x="12848" y="9663956"/>
                            <a:ext cx="1581630" cy="157423"/>
                            <a:chOff x="0" y="0"/>
                            <a:chExt cx="1581630" cy="157423"/>
                          </a:xfrm>
                        </wpg:grpSpPr>
                        <wps:wsp>
                          <wps:cNvPr id="97" name="Прямоугольник 97"/>
                          <wps:cNvSpPr/>
                          <wps:spPr>
                            <a:xfrm>
                              <a:off x="0" y="0"/>
                              <a:ext cx="700381" cy="157423"/>
                            </a:xfrm>
                            <a:prstGeom prst="rect">
                              <a:avLst/>
                            </a:prstGeom>
                            <a:noFill/>
                            <a:ln>
                              <a:noFill/>
                            </a:ln>
                          </wps:spPr>
                          <wps:txbx>
                            <w:txbxContent>
                              <w:p w:rsidR="004A0239" w:rsidRDefault="004A0239">
                                <w:pPr>
                                  <w:spacing w:after="0" w:line="240" w:lineRule="auto"/>
                                  <w:jc w:val="both"/>
                                  <w:textDirection w:val="btLr"/>
                                </w:pPr>
                              </w:p>
                            </w:txbxContent>
                          </wps:txbx>
                          <wps:bodyPr spcFirstLastPara="1" wrap="square" lIns="88900" tIns="38100" rIns="88900" bIns="38100" anchor="t" anchorCtr="0">
                            <a:noAutofit/>
                          </wps:bodyPr>
                        </wps:wsp>
                        <wps:wsp>
                          <wps:cNvPr id="98" name="Прямоугольник 98"/>
                          <wps:cNvSpPr/>
                          <wps:spPr>
                            <a:xfrm>
                              <a:off x="733992" y="0"/>
                              <a:ext cx="847638" cy="157423"/>
                            </a:xfrm>
                            <a:prstGeom prst="rect">
                              <a:avLst/>
                            </a:prstGeom>
                            <a:noFill/>
                            <a:ln>
                              <a:noFill/>
                            </a:ln>
                          </wps:spPr>
                          <wps:txbx>
                            <w:txbxContent>
                              <w:p w:rsidR="004A0239" w:rsidRDefault="004A0239">
                                <w:pPr>
                                  <w:spacing w:line="275" w:lineRule="auto"/>
                                  <w:textDirection w:val="btLr"/>
                                </w:pPr>
                              </w:p>
                            </w:txbxContent>
                          </wps:txbx>
                          <wps:bodyPr spcFirstLastPara="1" wrap="square" lIns="88900" tIns="38100" rIns="88900" bIns="38100" anchor="t" anchorCtr="0">
                            <a:noAutofit/>
                          </wps:bodyPr>
                        </wps:wsp>
                      </wpg:grpSp>
                      <wpg:grpSp>
                        <wpg:cNvPr id="99" name="Группа 99"/>
                        <wpg:cNvGrpSpPr/>
                        <wpg:grpSpPr>
                          <a:xfrm>
                            <a:off x="12848" y="9839720"/>
                            <a:ext cx="1581630" cy="157932"/>
                            <a:chOff x="0" y="0"/>
                            <a:chExt cx="1581630" cy="157932"/>
                          </a:xfrm>
                        </wpg:grpSpPr>
                        <wps:wsp>
                          <wps:cNvPr id="100" name="Прямоугольник 100"/>
                          <wps:cNvSpPr/>
                          <wps:spPr>
                            <a:xfrm>
                              <a:off x="0" y="0"/>
                              <a:ext cx="700381" cy="157932"/>
                            </a:xfrm>
                            <a:prstGeom prst="rect">
                              <a:avLst/>
                            </a:prstGeom>
                            <a:noFill/>
                            <a:ln>
                              <a:noFill/>
                            </a:ln>
                          </wps:spPr>
                          <wps:txbx>
                            <w:txbxContent>
                              <w:p w:rsidR="004A0239" w:rsidRDefault="004A0239">
                                <w:pPr>
                                  <w:spacing w:after="0" w:line="240" w:lineRule="auto"/>
                                  <w:jc w:val="both"/>
                                  <w:textDirection w:val="btLr"/>
                                </w:pPr>
                                <w:r>
                                  <w:rPr>
                                    <w:rFonts w:ascii="ISOCPEUR" w:eastAsia="ISOCPEUR" w:hAnsi="ISOCPEUR" w:cs="ISOCPEUR"/>
                                    <w:i/>
                                    <w:color w:val="000000"/>
                                    <w:sz w:val="18"/>
                                  </w:rPr>
                                  <w:t xml:space="preserve"> </w:t>
                                </w:r>
                              </w:p>
                            </w:txbxContent>
                          </wps:txbx>
                          <wps:bodyPr spcFirstLastPara="1" wrap="square" lIns="88900" tIns="38100" rIns="88900" bIns="38100" anchor="t" anchorCtr="0">
                            <a:noAutofit/>
                          </wps:bodyPr>
                        </wps:wsp>
                        <wps:wsp>
                          <wps:cNvPr id="101" name="Прямоугольник 101"/>
                          <wps:cNvSpPr/>
                          <wps:spPr>
                            <a:xfrm>
                              <a:off x="733992" y="0"/>
                              <a:ext cx="847638" cy="157932"/>
                            </a:xfrm>
                            <a:prstGeom prst="rect">
                              <a:avLst/>
                            </a:prstGeom>
                            <a:noFill/>
                            <a:ln>
                              <a:noFill/>
                            </a:ln>
                          </wps:spPr>
                          <wps:txbx>
                            <w:txbxContent>
                              <w:p w:rsidR="004A0239" w:rsidRDefault="004A0239">
                                <w:pPr>
                                  <w:spacing w:line="275" w:lineRule="auto"/>
                                  <w:textDirection w:val="btLr"/>
                                </w:pPr>
                              </w:p>
                            </w:txbxContent>
                          </wps:txbx>
                          <wps:bodyPr spcFirstLastPara="1" wrap="square" lIns="88900" tIns="38100" rIns="88900" bIns="38100" anchor="t" anchorCtr="0">
                            <a:noAutofit/>
                          </wps:bodyPr>
                        </wps:wsp>
                      </wpg:grpSp>
                      <wpg:grpSp>
                        <wpg:cNvPr id="102" name="Группа 102"/>
                        <wpg:cNvGrpSpPr/>
                        <wpg:grpSpPr>
                          <a:xfrm>
                            <a:off x="12848" y="10015993"/>
                            <a:ext cx="1581630" cy="157423"/>
                            <a:chOff x="0" y="0"/>
                            <a:chExt cx="1581630" cy="157423"/>
                          </a:xfrm>
                        </wpg:grpSpPr>
                        <wps:wsp>
                          <wps:cNvPr id="103" name="Прямоугольник 103"/>
                          <wps:cNvSpPr/>
                          <wps:spPr>
                            <a:xfrm>
                              <a:off x="0" y="0"/>
                              <a:ext cx="700381" cy="157423"/>
                            </a:xfrm>
                            <a:prstGeom prst="rect">
                              <a:avLst/>
                            </a:prstGeom>
                            <a:noFill/>
                            <a:ln>
                              <a:noFill/>
                            </a:ln>
                          </wps:spPr>
                          <wps:txbx>
                            <w:txbxContent>
                              <w:p w:rsidR="004A0239" w:rsidRDefault="004A0239">
                                <w:pPr>
                                  <w:spacing w:after="0" w:line="240" w:lineRule="auto"/>
                                  <w:jc w:val="both"/>
                                  <w:textDirection w:val="btLr"/>
                                </w:pPr>
                                <w:r>
                                  <w:rPr>
                                    <w:rFonts w:ascii="ISOCPEUR" w:eastAsia="ISOCPEUR" w:hAnsi="ISOCPEUR" w:cs="ISOCPEUR"/>
                                    <w:i/>
                                    <w:color w:val="000000"/>
                                    <w:sz w:val="18"/>
                                  </w:rPr>
                                  <w:t xml:space="preserve"> </w:t>
                                </w:r>
                              </w:p>
                            </w:txbxContent>
                          </wps:txbx>
                          <wps:bodyPr spcFirstLastPara="1" wrap="square" lIns="88900" tIns="38100" rIns="88900" bIns="38100" anchor="t" anchorCtr="0">
                            <a:noAutofit/>
                          </wps:bodyPr>
                        </wps:wsp>
                        <wps:wsp>
                          <wps:cNvPr id="104" name="Прямоугольник 104"/>
                          <wps:cNvSpPr/>
                          <wps:spPr>
                            <a:xfrm>
                              <a:off x="733992" y="0"/>
                              <a:ext cx="847638" cy="157423"/>
                            </a:xfrm>
                            <a:prstGeom prst="rect">
                              <a:avLst/>
                            </a:prstGeom>
                            <a:noFill/>
                            <a:ln>
                              <a:noFill/>
                            </a:ln>
                          </wps:spPr>
                          <wps:txbx>
                            <w:txbxContent>
                              <w:p w:rsidR="004A0239" w:rsidRDefault="004A0239">
                                <w:pPr>
                                  <w:spacing w:line="275" w:lineRule="auto"/>
                                  <w:textDirection w:val="btLr"/>
                                </w:pPr>
                              </w:p>
                            </w:txbxContent>
                          </wps:txbx>
                          <wps:bodyPr spcFirstLastPara="1" wrap="square" lIns="88900" tIns="38100" rIns="88900" bIns="38100" anchor="t" anchorCtr="0">
                            <a:noAutofit/>
                          </wps:bodyPr>
                        </wps:wsp>
                      </wpg:grpSp>
                      <wps:wsp>
                        <wps:cNvPr id="105" name="Прямая со стрелкой 105"/>
                        <wps:cNvCnPr/>
                        <wps:spPr>
                          <a:xfrm>
                            <a:off x="4680655" y="9292050"/>
                            <a:ext cx="658" cy="88646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106" name="Прямоугольник 106"/>
                        <wps:cNvSpPr/>
                        <wps:spPr>
                          <a:xfrm>
                            <a:off x="2565333" y="9330259"/>
                            <a:ext cx="2072823" cy="819721"/>
                          </a:xfrm>
                          <a:prstGeom prst="rect">
                            <a:avLst/>
                          </a:prstGeom>
                          <a:noFill/>
                          <a:ln>
                            <a:noFill/>
                          </a:ln>
                        </wps:spPr>
                        <wps:txbx>
                          <w:txbxContent>
                            <w:p w:rsidR="004A0239" w:rsidRDefault="004A0239">
                              <w:pPr>
                                <w:spacing w:after="0" w:line="240" w:lineRule="auto"/>
                                <w:jc w:val="center"/>
                                <w:textDirection w:val="btLr"/>
                              </w:pPr>
                            </w:p>
                            <w:p w:rsidR="004A0239" w:rsidRDefault="004A0239">
                              <w:pPr>
                                <w:spacing w:after="0" w:line="240" w:lineRule="auto"/>
                                <w:jc w:val="center"/>
                                <w:textDirection w:val="btLr"/>
                              </w:pPr>
                              <w:r>
                                <w:rPr>
                                  <w:rFonts w:ascii="ISOCPEUR" w:eastAsia="ISOCPEUR" w:hAnsi="ISOCPEUR" w:cs="ISOCPEUR"/>
                                  <w:color w:val="000000"/>
                                  <w:sz w:val="32"/>
                                </w:rPr>
                                <w:t>ПОЯСНИТЕЛЬНАЯ ЗАПИСКА</w:t>
                              </w:r>
                            </w:p>
                          </w:txbxContent>
                        </wps:txbx>
                        <wps:bodyPr spcFirstLastPara="1" wrap="square" lIns="88900" tIns="38100" rIns="88900" bIns="38100" anchor="t" anchorCtr="0">
                          <a:noAutofit/>
                        </wps:bodyPr>
                      </wps:wsp>
                      <wps:wsp>
                        <wps:cNvPr id="107" name="Прямая со стрелкой 107"/>
                        <wps:cNvCnPr/>
                        <wps:spPr>
                          <a:xfrm>
                            <a:off x="4684937" y="9469342"/>
                            <a:ext cx="1900527"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108" name="Прямая со стрелкой 108"/>
                        <wps:cNvCnPr/>
                        <wps:spPr>
                          <a:xfrm>
                            <a:off x="4684278" y="9648672"/>
                            <a:ext cx="1900527" cy="101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109" name="Прямая со стрелкой 109"/>
                        <wps:cNvCnPr/>
                        <wps:spPr>
                          <a:xfrm>
                            <a:off x="5760882" y="9292050"/>
                            <a:ext cx="988" cy="353056"/>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110" name="Прямоугольник 110"/>
                        <wps:cNvSpPr/>
                        <wps:spPr>
                          <a:xfrm>
                            <a:off x="4709316" y="9301729"/>
                            <a:ext cx="485591" cy="157423"/>
                          </a:xfrm>
                          <a:prstGeom prst="rect">
                            <a:avLst/>
                          </a:prstGeom>
                          <a:noFill/>
                          <a:ln>
                            <a:noFill/>
                          </a:ln>
                        </wps:spPr>
                        <wps:txbx>
                          <w:txbxContent>
                            <w:p w:rsidR="004A0239" w:rsidRDefault="004A0239">
                              <w:pPr>
                                <w:spacing w:after="0" w:line="240" w:lineRule="auto"/>
                                <w:jc w:val="center"/>
                                <w:textDirection w:val="btLr"/>
                              </w:pPr>
                              <w:r>
                                <w:rPr>
                                  <w:rFonts w:ascii="ISOCPEUR" w:eastAsia="ISOCPEUR" w:hAnsi="ISOCPEUR" w:cs="ISOCPEUR"/>
                                  <w:color w:val="000000"/>
                                  <w:sz w:val="18"/>
                                </w:rPr>
                                <w:t>Лит</w:t>
                              </w:r>
                              <w:r>
                                <w:rPr>
                                  <w:rFonts w:ascii="ISOCPEUR" w:eastAsia="ISOCPEUR" w:hAnsi="ISOCPEUR" w:cs="ISOCPEUR"/>
                                  <w:i/>
                                  <w:color w:val="000000"/>
                                  <w:sz w:val="18"/>
                                </w:rPr>
                                <w:t>.</w:t>
                              </w:r>
                            </w:p>
                          </w:txbxContent>
                        </wps:txbx>
                        <wps:bodyPr spcFirstLastPara="1" wrap="square" lIns="88900" tIns="38100" rIns="88900" bIns="38100" anchor="t" anchorCtr="0">
                          <a:noAutofit/>
                        </wps:bodyPr>
                      </wps:wsp>
                      <wps:wsp>
                        <wps:cNvPr id="111" name="Прямоугольник 111"/>
                        <wps:cNvSpPr/>
                        <wps:spPr>
                          <a:xfrm>
                            <a:off x="5790531" y="9301729"/>
                            <a:ext cx="766602" cy="157423"/>
                          </a:xfrm>
                          <a:prstGeom prst="rect">
                            <a:avLst/>
                          </a:prstGeom>
                          <a:noFill/>
                          <a:ln>
                            <a:noFill/>
                          </a:ln>
                        </wps:spPr>
                        <wps:txbx>
                          <w:txbxContent>
                            <w:p w:rsidR="004A0239" w:rsidRDefault="004A0239">
                              <w:pPr>
                                <w:spacing w:after="0" w:line="240" w:lineRule="auto"/>
                                <w:jc w:val="center"/>
                                <w:textDirection w:val="btLr"/>
                              </w:pPr>
                              <w:r>
                                <w:rPr>
                                  <w:rFonts w:ascii="ISOCPEUR" w:eastAsia="ISOCPEUR" w:hAnsi="ISOCPEUR" w:cs="ISOCPEUR"/>
                                  <w:color w:val="000000"/>
                                  <w:sz w:val="18"/>
                                </w:rPr>
                                <w:t>Листов</w:t>
                              </w:r>
                            </w:p>
                          </w:txbxContent>
                        </wps:txbx>
                        <wps:bodyPr spcFirstLastPara="1" wrap="square" lIns="88900" tIns="38100" rIns="88900" bIns="38100" anchor="t" anchorCtr="0">
                          <a:noAutofit/>
                        </wps:bodyPr>
                      </wps:wsp>
                      <wps:wsp>
                        <wps:cNvPr id="112" name="Прямоугольник 112"/>
                        <wps:cNvSpPr/>
                        <wps:spPr>
                          <a:xfrm>
                            <a:off x="5795143" y="9482588"/>
                            <a:ext cx="766272" cy="157423"/>
                          </a:xfrm>
                          <a:prstGeom prst="rect">
                            <a:avLst/>
                          </a:prstGeom>
                          <a:noFill/>
                          <a:ln>
                            <a:noFill/>
                          </a:ln>
                        </wps:spPr>
                        <wps:txbx>
                          <w:txbxContent>
                            <w:p w:rsidR="004A0239" w:rsidRDefault="004A0239">
                              <w:pPr>
                                <w:spacing w:line="275" w:lineRule="auto"/>
                                <w:jc w:val="center"/>
                                <w:textDirection w:val="btLr"/>
                              </w:pPr>
                              <w:r>
                                <w:rPr>
                                  <w:color w:val="000000"/>
                                  <w:sz w:val="20"/>
                                </w:rPr>
                                <w:t>28</w:t>
                              </w:r>
                            </w:p>
                          </w:txbxContent>
                        </wps:txbx>
                        <wps:bodyPr spcFirstLastPara="1" wrap="square" lIns="88900" tIns="38100" rIns="88900" bIns="38100" anchor="t" anchorCtr="0">
                          <a:noAutofit/>
                        </wps:bodyPr>
                      </wps:wsp>
                      <wps:wsp>
                        <wps:cNvPr id="113" name="Прямая со стрелкой 113"/>
                        <wps:cNvCnPr/>
                        <wps:spPr>
                          <a:xfrm>
                            <a:off x="4860857" y="9472908"/>
                            <a:ext cx="658" cy="172197"/>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14" name="Прямая со стрелкой 114"/>
                        <wps:cNvCnPr/>
                        <wps:spPr>
                          <a:xfrm>
                            <a:off x="5040730" y="9473417"/>
                            <a:ext cx="658" cy="172197"/>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15" name="Прямоугольник 115"/>
                        <wps:cNvSpPr/>
                        <wps:spPr>
                          <a:xfrm>
                            <a:off x="4709316" y="9792340"/>
                            <a:ext cx="1847817" cy="224162"/>
                          </a:xfrm>
                          <a:prstGeom prst="rect">
                            <a:avLst/>
                          </a:prstGeom>
                          <a:noFill/>
                          <a:ln>
                            <a:noFill/>
                          </a:ln>
                        </wps:spPr>
                        <wps:txbx>
                          <w:txbxContent>
                            <w:p w:rsidR="004A0239" w:rsidRDefault="004A0239">
                              <w:pPr>
                                <w:spacing w:line="275" w:lineRule="auto"/>
                                <w:jc w:val="center"/>
                                <w:textDirection w:val="btLr"/>
                              </w:pPr>
                              <w:r>
                                <w:rPr>
                                  <w:color w:val="000000"/>
                                  <w:sz w:val="32"/>
                                </w:rPr>
                                <w:t>ГАПОУ СО «КУПК»</w:t>
                              </w:r>
                            </w:p>
                          </w:txbxContent>
                        </wps:txbx>
                        <wps:bodyPr spcFirstLastPara="1" wrap="square" lIns="88900" tIns="38100" rIns="88900" bIns="38100" anchor="t" anchorCtr="0">
                          <a:noAutofit/>
                        </wps:bodyPr>
                      </wps:wsp>
                    </wpg:grpSp>
                  </wpg:wgp>
                </a:graphicData>
              </a:graphic>
            </wp:anchor>
          </w:drawing>
        </mc:Choice>
        <mc:Fallback>
          <w:pict>
            <v:group id="Группа 2" o:spid="_x0000_s1055" style="position:absolute;margin-left:51.55pt;margin-top:24.9pt;width:518.8pt;height:802.3pt;z-index:251659264;mso-position-horizontal-relative:page;mso-position-vertical-relative:page" coordorigin="20516" coordsize="6588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">
              <v:group id="Группа 65" o:spid="_x0000_s1056" style="position:absolute;left:20516;width:65887;height:75600" coordsize="65887,10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Прямоугольник 66" o:spid="_x0000_s1057" style="position:absolute;width:65887;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" filled="f" stroked="f">
                  <v:textbox inset="2.53958mm,2.53958mm,2.53958mm,2.53958mm">
                    <w:txbxContent>
                      <w:p w:rsidR="004A0239" w:rsidRDefault="004A0239">
                        <w:pPr>
                          <w:spacing w:after="0" w:line="240" w:lineRule="auto"/>
                          <w:textDirection w:val="btLr"/>
                        </w:pPr>
                      </w:p>
                    </w:txbxContent>
                  </v:textbox>
                </v:rect>
                <v:rect id="Прямоугольник 67" o:spid="_x0000_s1058" style="position:absolute;width:65887;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" filled="f" strokeweight="2pt">
                  <v:stroke startarrowwidth="narrow" startarrowlength="short" endarrowwidth="narrow" endarrowlength="short" joinstyle="round"/>
                  <v:textbox inset="2.53958mm,2.53958mm,2.53958mm,2.53958mm">
                    <w:txbxContent>
                      <w:p w:rsidR="004A0239" w:rsidRDefault="004A0239">
                        <w:pPr>
                          <w:spacing w:after="0" w:line="240" w:lineRule="auto"/>
                          <w:textDirection w:val="btLr"/>
                        </w:pPr>
                      </w:p>
                    </w:txbxContent>
                  </v:textbox>
                </v:rect>
                <v:shapetype id="_x0000_t32" coordsize="21600,21600" o:spt="32" o:oned="t" path="m,l21600,21600e" filled="f">
                  <v:path arrowok="t" fillok="f" o:connecttype="none"/>
                  <o:lock v:ext="edit" shapetype="t"/>
                </v:shapetype>
                <v:shape id="Прямая со стрелкой 68" o:spid="_x0000_s1059" type="#_x0000_t32" style="position:absolute;left:3271;top:87540;width:6;height:5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" filled="t" strokeweight="2pt">
                  <v:stroke startarrowwidth="narrow" startarrowlength="short" endarrowwidth="narrow" endarrowlength="short"/>
                </v:shape>
                <v:shape id="Прямая со стрелкой 69" o:spid="_x0000_s1060" type="#_x0000_t32" style="position:absolute;left:32;top:87489;width:65779;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" filled="t" strokeweight="2pt">
                  <v:stroke startarrowwidth="narrow" startarrowlength="short" endarrowwidth="narrow" endarrowlength="short"/>
                </v:shape>
                <v:shape id="Прямая со стрелкой 70" o:spid="_x0000_s1061" type="#_x0000_t32" style="position:absolute;left:7201;top:87586;width:7;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" filled="t" strokeweight="2pt">
                  <v:stroke startarrowwidth="narrow" startarrowlength="short" endarrowwidth="narrow" endarrowlength="short"/>
                </v:shape>
                <v:shape id="Прямая со стрелкой 71" o:spid="_x0000_s1062" type="#_x0000_t32" style="position:absolute;left:16205;top:87586;width:6;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" filled="t" strokeweight="2pt">
                  <v:stroke startarrowwidth="narrow" startarrowlength="short" endarrowwidth="narrow" endarrowlength="short"/>
                </v:shape>
                <v:shape id="Прямая со стрелкой 72" o:spid="_x0000_s1063" type="#_x0000_t32" style="position:absolute;left:21601;top:87586;width:6;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" filled="t" strokeweight="2pt">
                  <v:stroke startarrowwidth="narrow" startarrowlength="short" endarrowwidth="narrow" endarrowlength="short"/>
                </v:shape>
                <v:shape id="Прямая со стрелкой 73" o:spid="_x0000_s1064" type="#_x0000_t32" style="position:absolute;left:25202;top:87540;width:6;height:14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" filled="t" strokeweight="2pt">
                  <v:stroke startarrowwidth="narrow" startarrowlength="short" endarrowwidth="narrow" endarrowlength="short"/>
                </v:shape>
                <v:shape id="Прямая со стрелкой 74" o:spid="_x0000_s1065" type="#_x0000_t32" style="position:absolute;left:52209;top:92920;width:13;height:3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" filled="t" strokeweight="2pt">
                  <v:stroke startarrowwidth="narrow" startarrowlength="short" endarrowwidth="narrow" endarrowlength="short"/>
                </v:shape>
                <v:shape id="Прямая со стрелкой 75" o:spid="_x0000_s1066" type="#_x0000_t32" style="position:absolute;left:32;top:98290;width:2510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" filled="t" strokeweight="1pt">
                  <v:stroke startarrowwidth="narrow" startarrowlength="short" endarrowwidth="narrow" endarrowlength="short"/>
                </v:shape>
                <v:shape id="Прямая со стрелкой 76" o:spid="_x0000_s1067" type="#_x0000_t32" style="position:absolute;left:32;top:100088;width:2510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" filled="t" strokeweight="1pt">
                  <v:stroke startarrowwidth="narrow" startarrowlength="short" endarrowwidth="narrow" endarrowlength="short"/>
                </v:shape>
                <v:rect id="Прямоугольник 77" o:spid="_x0000_s1068" style="position:absolute;left:177;top:91254;width:2909;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" filled="f" stroked="f">
                  <v:textbox inset="7pt,3pt,7pt,3pt">
                    <w:txbxContent>
                      <w:p w:rsidR="004A0239" w:rsidRDefault="004A0239">
                        <w:pPr>
                          <w:spacing w:line="275" w:lineRule="auto"/>
                          <w:textDirection w:val="btLr"/>
                        </w:pPr>
                        <w:r>
                          <w:rPr>
                            <w:rFonts w:ascii="ISOCPEUR" w:eastAsia="ISOCPEUR" w:hAnsi="ISOCPEUR" w:cs="ISOCPEUR"/>
                            <w:i/>
                            <w:color w:val="000000"/>
                            <w:sz w:val="18"/>
                          </w:rPr>
                          <w:t>Лист</w:t>
                        </w:r>
                      </w:p>
                      <w:p w:rsidR="004A0239" w:rsidRDefault="004A0239">
                        <w:pPr>
                          <w:spacing w:after="0" w:line="240" w:lineRule="auto"/>
                          <w:jc w:val="center"/>
                          <w:textDirection w:val="btLr"/>
                        </w:pPr>
                        <w:r>
                          <w:rPr>
                            <w:rFonts w:ascii="ISOCPEUR" w:eastAsia="ISOCPEUR" w:hAnsi="ISOCPEUR" w:cs="ISOCPEUR"/>
                            <w:color w:val="000000"/>
                            <w:sz w:val="18"/>
                          </w:rPr>
                          <w:t>Изм</w:t>
                        </w:r>
                        <w:r>
                          <w:rPr>
                            <w:rFonts w:ascii="ISOCPEUR" w:eastAsia="ISOCPEUR" w:hAnsi="ISOCPEUR" w:cs="ISOCPEUR"/>
                            <w:i/>
                            <w:color w:val="000000"/>
                            <w:sz w:val="18"/>
                          </w:rPr>
                          <w:t>.</w:t>
                        </w:r>
                      </w:p>
                    </w:txbxContent>
                  </v:textbox>
                </v:rect>
                <v:rect id="Прямоугольник 78" o:spid="_x0000_s1069" style="position:absolute;left:3462;top:91254;width:362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" filled="f" stroked="f">
                  <v:textbox inset="7pt,3pt,7pt,3pt">
                    <w:txbxContent>
                      <w:p w:rsidR="004A0239" w:rsidRDefault="004A0239">
                        <w:pPr>
                          <w:spacing w:line="275" w:lineRule="auto"/>
                          <w:jc w:val="center"/>
                          <w:textDirection w:val="btLr"/>
                        </w:pPr>
                        <w:r>
                          <w:rPr>
                            <w:rFonts w:ascii="ISOCPEUR" w:eastAsia="ISOCPEUR" w:hAnsi="ISOCPEUR" w:cs="ISOCPEUR"/>
                            <w:i/>
                            <w:color w:val="000000"/>
                            <w:sz w:val="18"/>
                          </w:rPr>
                          <w:t>№ докум</w:t>
                        </w:r>
                        <w:r>
                          <w:rPr>
                            <w:rFonts w:ascii="IrisUPC" w:eastAsia="IrisUPC" w:hAnsi="IrisUPC" w:cs="IrisUPC"/>
                            <w:i/>
                            <w:color w:val="000000"/>
                            <w:sz w:val="18"/>
                          </w:rPr>
                          <w:t>.</w:t>
                        </w:r>
                      </w:p>
                      <w:p w:rsidR="004A0239" w:rsidRDefault="004A0239">
                        <w:pPr>
                          <w:spacing w:after="0" w:line="240" w:lineRule="auto"/>
                          <w:jc w:val="center"/>
                          <w:textDirection w:val="btLr"/>
                        </w:pPr>
                        <w:r>
                          <w:rPr>
                            <w:rFonts w:ascii="ISOCPEUR" w:eastAsia="ISOCPEUR" w:hAnsi="ISOCPEUR" w:cs="ISOCPEUR"/>
                            <w:color w:val="000000"/>
                            <w:sz w:val="18"/>
                          </w:rPr>
                          <w:t>Лист</w:t>
                        </w:r>
                      </w:p>
                    </w:txbxContent>
                  </v:textbox>
                </v:rect>
                <v:rect id="Прямоугольник 79" o:spid="_x0000_s1070" style="position:absolute;left:7468;top:91254;width:847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" filled="f" stroked="f">
                  <v:textbox inset="7pt,3pt,7pt,3pt">
                    <w:txbxContent>
                      <w:p w:rsidR="004A0239" w:rsidRDefault="004A0239">
                        <w:pPr>
                          <w:spacing w:line="275" w:lineRule="auto"/>
                          <w:jc w:val="center"/>
                          <w:textDirection w:val="btLr"/>
                        </w:pPr>
                        <w:r>
                          <w:rPr>
                            <w:rFonts w:ascii="ISOCPEUR" w:eastAsia="ISOCPEUR" w:hAnsi="ISOCPEUR" w:cs="ISOCPEUR"/>
                            <w:i/>
                            <w:color w:val="000000"/>
                            <w:sz w:val="18"/>
                          </w:rPr>
                          <w:t>Подпись</w:t>
                        </w:r>
                      </w:p>
                      <w:p w:rsidR="004A0239" w:rsidRDefault="004A0239">
                        <w:pPr>
                          <w:spacing w:after="0" w:line="240" w:lineRule="auto"/>
                          <w:jc w:val="center"/>
                          <w:textDirection w:val="btLr"/>
                        </w:pPr>
                        <w:r>
                          <w:rPr>
                            <w:rFonts w:ascii="ISOCPEUR" w:eastAsia="ISOCPEUR" w:hAnsi="ISOCPEUR" w:cs="ISOCPEUR"/>
                            <w:color w:val="000000"/>
                            <w:sz w:val="18"/>
                          </w:rPr>
                          <w:t>№ докум.</w:t>
                        </w:r>
                      </w:p>
                    </w:txbxContent>
                  </v:textbox>
                </v:rect>
                <v:rect id="Прямоугольник 80" o:spid="_x0000_s1071" style="position:absolute;left:16415;top:91254;width:505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" filled="f" stroked="f">
                  <v:textbox inset="7pt,3pt,7pt,3pt">
                    <w:txbxContent>
                      <w:p w:rsidR="004A0239" w:rsidRDefault="004A0239">
                        <w:pPr>
                          <w:spacing w:line="275" w:lineRule="auto"/>
                          <w:jc w:val="center"/>
                          <w:textDirection w:val="btLr"/>
                        </w:pPr>
                        <w:r>
                          <w:rPr>
                            <w:rFonts w:ascii="ISOCPEUR" w:eastAsia="ISOCPEUR" w:hAnsi="ISOCPEUR" w:cs="ISOCPEUR"/>
                            <w:i/>
                            <w:color w:val="000000"/>
                            <w:sz w:val="18"/>
                          </w:rPr>
                          <w:t>Дата</w:t>
                        </w:r>
                      </w:p>
                      <w:p w:rsidR="004A0239" w:rsidRDefault="004A0239">
                        <w:pPr>
                          <w:spacing w:after="0" w:line="240" w:lineRule="auto"/>
                          <w:jc w:val="center"/>
                          <w:textDirection w:val="btLr"/>
                        </w:pPr>
                        <w:r>
                          <w:rPr>
                            <w:rFonts w:ascii="ISOCPEUR" w:eastAsia="ISOCPEUR" w:hAnsi="ISOCPEUR" w:cs="ISOCPEUR"/>
                            <w:color w:val="000000"/>
                            <w:sz w:val="18"/>
                          </w:rPr>
                          <w:t>Подпись</w:t>
                        </w:r>
                      </w:p>
                    </w:txbxContent>
                  </v:textbox>
                </v:rect>
                <v:rect id="Прямоугольник 81" o:spid="_x0000_s1072" style="position:absolute;left:21756;top:91254;width:329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" filled="f" stroked="f">
                  <v:textbox inset="7pt,3pt,7pt,3pt">
                    <w:txbxContent>
                      <w:p w:rsidR="004A0239" w:rsidRDefault="004A0239">
                        <w:pPr>
                          <w:spacing w:line="275" w:lineRule="auto"/>
                          <w:textDirection w:val="btLr"/>
                        </w:pPr>
                        <w:r>
                          <w:rPr>
                            <w:rFonts w:ascii="ISOCPEUR" w:eastAsia="ISOCPEUR" w:hAnsi="ISOCPEUR" w:cs="ISOCPEUR"/>
                            <w:i/>
                            <w:color w:val="000000"/>
                            <w:sz w:val="18"/>
                          </w:rPr>
                          <w:t>лист</w:t>
                        </w:r>
                      </w:p>
                      <w:p w:rsidR="004A0239" w:rsidRDefault="004A0239">
                        <w:pPr>
                          <w:spacing w:after="0" w:line="240" w:lineRule="auto"/>
                          <w:jc w:val="center"/>
                          <w:textDirection w:val="btLr"/>
                        </w:pPr>
                        <w:r>
                          <w:rPr>
                            <w:rFonts w:ascii="ISOCPEUR" w:eastAsia="ISOCPEUR" w:hAnsi="ISOCPEUR" w:cs="ISOCPEUR"/>
                            <w:color w:val="000000"/>
                            <w:sz w:val="18"/>
                          </w:rPr>
                          <w:t>Дата</w:t>
                        </w:r>
                      </w:p>
                    </w:txbxContent>
                  </v:textbox>
                </v:rect>
                <v:rect id="Прямоугольник 82" o:spid="_x0000_s1073" style="position:absolute;left:52476;top:93017;width:4859;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" filled="f" stroked="f">
                  <v:textbox inset="7pt,3pt,7pt,3pt">
                    <w:txbxContent>
                      <w:p w:rsidR="004A0239" w:rsidRDefault="004A0239">
                        <w:pPr>
                          <w:spacing w:line="275" w:lineRule="auto"/>
                          <w:jc w:val="center"/>
                          <w:textDirection w:val="btLr"/>
                        </w:pPr>
                        <w:r>
                          <w:rPr>
                            <w:color w:val="000000"/>
                            <w:sz w:val="20"/>
                          </w:rPr>
                          <w:t>Лист</w:t>
                        </w:r>
                      </w:p>
                      <w:p w:rsidR="004A0239" w:rsidRDefault="004A0239">
                        <w:pPr>
                          <w:spacing w:after="0" w:line="240" w:lineRule="auto"/>
                          <w:jc w:val="center"/>
                          <w:textDirection w:val="btLr"/>
                        </w:pPr>
                        <w:r>
                          <w:rPr>
                            <w:rFonts w:ascii="ISOCPEUR" w:eastAsia="ISOCPEUR" w:hAnsi="ISOCPEUR" w:cs="ISOCPEUR"/>
                            <w:color w:val="000000"/>
                            <w:sz w:val="18"/>
                          </w:rPr>
                          <w:t>Лист</w:t>
                        </w:r>
                      </w:p>
                    </w:txbxContent>
                  </v:textbox>
                </v:rect>
                <v:rect id="Прямоугольник 83" o:spid="_x0000_s1074" style="position:absolute;left:52476;top:94876;width:4859;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" filled="f" stroked="f">
                  <v:textbox inset="7pt,3pt,7pt,3pt">
                    <w:txbxContent>
                      <w:p w:rsidR="004A0239" w:rsidRDefault="004A0239">
                        <w:pPr>
                          <w:spacing w:after="0" w:line="240" w:lineRule="auto"/>
                          <w:jc w:val="center"/>
                          <w:textDirection w:val="btLr"/>
                        </w:pPr>
                        <w:r>
                          <w:rPr>
                            <w:rFonts w:ascii="ISOCPEUR" w:eastAsia="ISOCPEUR" w:hAnsi="ISOCPEUR" w:cs="ISOCPEUR"/>
                            <w:color w:val="000000"/>
                            <w:sz w:val="18"/>
                          </w:rPr>
                          <w:t>2</w:t>
                        </w:r>
                      </w:p>
                    </w:txbxContent>
                  </v:textbox>
                </v:rect>
                <v:rect id="Прямоугольник 84" o:spid="_x0000_s1075" style="position:absolute;left:25564;top:89058;width:4005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" filled="f" stroked="f">
                  <v:textbox inset="7pt,3pt,7pt,3pt">
                    <w:txbxContent>
                      <w:p w:rsidR="004A0239" w:rsidRDefault="004A0239">
                        <w:pPr>
                          <w:spacing w:after="0" w:line="240" w:lineRule="auto"/>
                          <w:jc w:val="center"/>
                          <w:textDirection w:val="btLr"/>
                        </w:pPr>
                        <w:r>
                          <w:rPr>
                            <w:rFonts w:ascii="ISOCPEUR" w:eastAsia="ISOCPEUR" w:hAnsi="ISOCPEUR" w:cs="ISOCPEUR"/>
                            <w:i/>
                            <w:color w:val="000000"/>
                            <w:sz w:val="28"/>
                          </w:rPr>
                          <w:t>КП 09.02.07.01.302.14.</w:t>
                        </w:r>
                        <w:proofErr w:type="gramStart"/>
                        <w:r>
                          <w:rPr>
                            <w:rFonts w:ascii="ISOCPEUR" w:eastAsia="ISOCPEUR" w:hAnsi="ISOCPEUR" w:cs="ISOCPEUR"/>
                            <w:i/>
                            <w:color w:val="000000"/>
                            <w:sz w:val="28"/>
                          </w:rPr>
                          <w:t>24.ПЗ</w:t>
                        </w:r>
                        <w:proofErr w:type="gramEnd"/>
                      </w:p>
                      <w:p w:rsidR="004A0239" w:rsidRDefault="004A0239">
                        <w:pPr>
                          <w:spacing w:line="275" w:lineRule="auto"/>
                          <w:textDirection w:val="btLr"/>
                        </w:pPr>
                      </w:p>
                    </w:txbxContent>
                  </v:textbox>
                </v:rect>
                <v:shape id="Прямая со стрелкой 85" o:spid="_x0000_s1076" type="#_x0000_t32" style="position:absolute;left:39;top:92889;width:6577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" filled="t" strokeweight="2pt">
                  <v:stroke startarrowwidth="narrow" startarrowlength="short" endarrowwidth="narrow" endarrowlength="short"/>
                </v:shape>
                <v:shape id="Прямая со стрелкой 86" o:spid="_x0000_s1077" type="#_x0000_t32" style="position:absolute;left:82;top:91096;width:25106;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" filled="t" strokeweight="2pt">
                  <v:stroke startarrowwidth="narrow" startarrowlength="short" endarrowwidth="narrow" endarrowlength="short"/>
                </v:shape>
                <v:shape id="Прямая со стрелкой 87" o:spid="_x0000_s1078" type="#_x0000_t32" style="position:absolute;left:32;top:89288;width:2510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" filled="t" strokeweight="1pt">
                  <v:stroke startarrowwidth="narrow" startarrowlength="short" endarrowwidth="narrow" endarrowlength="short"/>
                </v:shape>
                <v:shape id="Прямая со стрелкой 88" o:spid="_x0000_s1079" type="#_x0000_t32" style="position:absolute;left:32;top:96481;width:2510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" filled="t" strokeweight="1pt">
                  <v:stroke startarrowwidth="narrow" startarrowlength="short" endarrowwidth="narrow" endarrowlength="short"/>
                </v:shape>
                <v:shape id="Прямая со стрелкой 89" o:spid="_x0000_s1080" type="#_x0000_t32" style="position:absolute;left:32;top:94673;width:2510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" filled="t" strokeweight="1pt">
                  <v:stroke startarrowwidth="narrow" startarrowlength="short" endarrowwidth="narrow" endarrowlength="short"/>
                </v:shape>
                <v:group id="Группа 90" o:spid="_x0000_s1081" style="position:absolute;left:128;top:93063;width:15816;height:1579" coordsize="15816,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Прямоугольник 91" o:spid="_x0000_s1082" style="position:absolute;width:700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" filled="f" stroked="f">
                    <v:textbox inset="7pt,3pt,7pt,3pt">
                      <w:txbxContent>
                        <w:p w:rsidR="004A0239" w:rsidRDefault="004A0239">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color w:val="000000"/>
                              <w:sz w:val="18"/>
                            </w:rPr>
                            <w:t>Разраб</w:t>
                          </w:r>
                          <w:proofErr w:type="spellEnd"/>
                          <w:r>
                            <w:rPr>
                              <w:rFonts w:ascii="ISOCPEUR" w:eastAsia="ISOCPEUR" w:hAnsi="ISOCPEUR" w:cs="ISOCPEUR"/>
                              <w:color w:val="000000"/>
                              <w:sz w:val="18"/>
                            </w:rPr>
                            <w:t>.</w:t>
                          </w:r>
                        </w:p>
                      </w:txbxContent>
                    </v:textbox>
                  </v:rect>
                  <v:rect id="Прямоугольник 92" o:spid="_x0000_s1083" style="position:absolute;left:7339;width:8477;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" filled="f" stroked="f">
                    <v:textbox inset="7pt,3pt,7pt,3pt">
                      <w:txbxContent>
                        <w:p w:rsidR="004A0239" w:rsidRDefault="004A0239">
                          <w:pPr>
                            <w:spacing w:after="0" w:line="240" w:lineRule="auto"/>
                            <w:jc w:val="both"/>
                            <w:textDirection w:val="btLr"/>
                          </w:pPr>
                          <w:r>
                            <w:rPr>
                              <w:rFonts w:ascii="ISOCPEUR" w:eastAsia="ISOCPEUR" w:hAnsi="ISOCPEUR" w:cs="ISOCPEUR"/>
                              <w:color w:val="000000"/>
                              <w:sz w:val="16"/>
                            </w:rPr>
                            <w:t>Спиркин М.А.</w:t>
                          </w:r>
                        </w:p>
                      </w:txbxContent>
                    </v:textbox>
                  </v:rect>
                </v:group>
                <v:group id="Группа 93" o:spid="_x0000_s1084" style="position:absolute;left:128;top:94830;width:15816;height:1575" coordsize="15816,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Прямоугольник 94" o:spid="_x0000_s1085" style="position:absolute;width:7003;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" filled="f" stroked="f">
                    <v:textbox inset="7pt,3pt,7pt,3pt">
                      <w:txbxContent>
                        <w:p w:rsidR="004A0239" w:rsidRDefault="004A0239">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color w:val="000000"/>
                              <w:sz w:val="18"/>
                            </w:rPr>
                            <w:t>Провер</w:t>
                          </w:r>
                          <w:proofErr w:type="spellEnd"/>
                          <w:r>
                            <w:rPr>
                              <w:rFonts w:ascii="ISOCPEUR" w:eastAsia="ISOCPEUR" w:hAnsi="ISOCPEUR" w:cs="ISOCPEUR"/>
                              <w:color w:val="000000"/>
                              <w:sz w:val="18"/>
                            </w:rPr>
                            <w:t>.</w:t>
                          </w:r>
                        </w:p>
                        <w:p w:rsidR="004A0239" w:rsidRDefault="004A0239">
                          <w:pPr>
                            <w:spacing w:after="0" w:line="240" w:lineRule="auto"/>
                            <w:jc w:val="both"/>
                            <w:textDirection w:val="btLr"/>
                          </w:pPr>
                        </w:p>
                      </w:txbxContent>
                    </v:textbox>
                  </v:rect>
                  <v:rect id="Прямоугольник 95" o:spid="_x0000_s1086" style="position:absolute;left:7339;width:847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" filled="f" stroked="f">
                    <v:textbox inset="7pt,3pt,7pt,3pt">
                      <w:txbxContent>
                        <w:p w:rsidR="004A0239" w:rsidRDefault="004A0239">
                          <w:pPr>
                            <w:spacing w:line="275" w:lineRule="auto"/>
                            <w:textDirection w:val="btLr"/>
                          </w:pPr>
                          <w:r>
                            <w:rPr>
                              <w:rFonts w:ascii="ISOCPEUR" w:eastAsia="ISOCPEUR" w:hAnsi="ISOCPEUR" w:cs="ISOCPEUR"/>
                              <w:color w:val="000000"/>
                              <w:sz w:val="16"/>
                            </w:rPr>
                            <w:t>Калмыкова И.М.</w:t>
                          </w:r>
                        </w:p>
                        <w:p w:rsidR="004A0239" w:rsidRDefault="004A0239">
                          <w:pPr>
                            <w:spacing w:line="275" w:lineRule="auto"/>
                            <w:textDirection w:val="btLr"/>
                          </w:pPr>
                        </w:p>
                      </w:txbxContent>
                    </v:textbox>
                  </v:rect>
                </v:group>
                <v:group id="Группа 96" o:spid="_x0000_s1087" style="position:absolute;left:128;top:96639;width:15816;height:1574" coordsize="15816,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Прямоугольник 97" o:spid="_x0000_s1088" style="position:absolute;width:7003;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" filled="f" stroked="f">
                    <v:textbox inset="7pt,3pt,7pt,3pt">
                      <w:txbxContent>
                        <w:p w:rsidR="004A0239" w:rsidRDefault="004A0239">
                          <w:pPr>
                            <w:spacing w:after="0" w:line="240" w:lineRule="auto"/>
                            <w:jc w:val="both"/>
                            <w:textDirection w:val="btLr"/>
                          </w:pPr>
                        </w:p>
                      </w:txbxContent>
                    </v:textbox>
                  </v:rect>
                  <v:rect id="Прямоугольник 98" o:spid="_x0000_s1089" style="position:absolute;left:7339;width:847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" filled="f" stroked="f">
                    <v:textbox inset="7pt,3pt,7pt,3pt">
                      <w:txbxContent>
                        <w:p w:rsidR="004A0239" w:rsidRDefault="004A0239">
                          <w:pPr>
                            <w:spacing w:line="275" w:lineRule="auto"/>
                            <w:textDirection w:val="btLr"/>
                          </w:pPr>
                        </w:p>
                      </w:txbxContent>
                    </v:textbox>
                  </v:rect>
                </v:group>
                <v:group id="Группа 99" o:spid="_x0000_s1090" style="position:absolute;left:128;top:98397;width:15816;height:1579" coordsize="15816,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Прямоугольник 100" o:spid="_x0000_s1091" style="position:absolute;width:700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" filled="f" stroked="f">
                    <v:textbox inset="7pt,3pt,7pt,3pt">
                      <w:txbxContent>
                        <w:p w:rsidR="004A0239" w:rsidRDefault="004A0239">
                          <w:pPr>
                            <w:spacing w:after="0" w:line="240" w:lineRule="auto"/>
                            <w:jc w:val="both"/>
                            <w:textDirection w:val="btLr"/>
                          </w:pPr>
                          <w:r>
                            <w:rPr>
                              <w:rFonts w:ascii="ISOCPEUR" w:eastAsia="ISOCPEUR" w:hAnsi="ISOCPEUR" w:cs="ISOCPEUR"/>
                              <w:i/>
                              <w:color w:val="000000"/>
                              <w:sz w:val="18"/>
                            </w:rPr>
                            <w:t xml:space="preserve"> </w:t>
                          </w:r>
                        </w:p>
                      </w:txbxContent>
                    </v:textbox>
                  </v:rect>
                  <v:rect id="Прямоугольник 101" o:spid="_x0000_s1092" style="position:absolute;left:7339;width:8477;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" filled="f" stroked="f">
                    <v:textbox inset="7pt,3pt,7pt,3pt">
                      <w:txbxContent>
                        <w:p w:rsidR="004A0239" w:rsidRDefault="004A0239">
                          <w:pPr>
                            <w:spacing w:line="275" w:lineRule="auto"/>
                            <w:textDirection w:val="btLr"/>
                          </w:pPr>
                        </w:p>
                      </w:txbxContent>
                    </v:textbox>
                  </v:rect>
                </v:group>
                <v:group id="Группа 102" o:spid="_x0000_s1093" style="position:absolute;left:128;top:100159;width:15816;height:1575" coordsize="15816,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Прямоугольник 103" o:spid="_x0000_s1094" style="position:absolute;width:7003;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" filled="f" stroked="f">
                    <v:textbox inset="7pt,3pt,7pt,3pt">
                      <w:txbxContent>
                        <w:p w:rsidR="004A0239" w:rsidRDefault="004A0239">
                          <w:pPr>
                            <w:spacing w:after="0" w:line="240" w:lineRule="auto"/>
                            <w:jc w:val="both"/>
                            <w:textDirection w:val="btLr"/>
                          </w:pPr>
                          <w:r>
                            <w:rPr>
                              <w:rFonts w:ascii="ISOCPEUR" w:eastAsia="ISOCPEUR" w:hAnsi="ISOCPEUR" w:cs="ISOCPEUR"/>
                              <w:i/>
                              <w:color w:val="000000"/>
                              <w:sz w:val="18"/>
                            </w:rPr>
                            <w:t xml:space="preserve"> </w:t>
                          </w:r>
                        </w:p>
                      </w:txbxContent>
                    </v:textbox>
                  </v:rect>
                  <v:rect id="Прямоугольник 104" o:spid="_x0000_s1095" style="position:absolute;left:7339;width:847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" filled="f" stroked="f">
                    <v:textbox inset="7pt,3pt,7pt,3pt">
                      <w:txbxContent>
                        <w:p w:rsidR="004A0239" w:rsidRDefault="004A0239">
                          <w:pPr>
                            <w:spacing w:line="275" w:lineRule="auto"/>
                            <w:textDirection w:val="btLr"/>
                          </w:pPr>
                        </w:p>
                      </w:txbxContent>
                    </v:textbox>
                  </v:rect>
                </v:group>
                <v:shape id="Прямая со стрелкой 105" o:spid="_x0000_s1096" type="#_x0000_t32" style="position:absolute;left:46806;top:92920;width:7;height:88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" filled="t" strokeweight="2pt">
                  <v:stroke startarrowwidth="narrow" startarrowlength="short" endarrowwidth="narrow" endarrowlength="short"/>
                </v:shape>
                <v:rect id="Прямоугольник 106" o:spid="_x0000_s1097" style="position:absolute;left:25653;top:93302;width:20728;height:8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" filled="f" stroked="f">
                  <v:textbox inset="7pt,3pt,7pt,3pt">
                    <w:txbxContent>
                      <w:p w:rsidR="004A0239" w:rsidRDefault="004A0239">
                        <w:pPr>
                          <w:spacing w:after="0" w:line="240" w:lineRule="auto"/>
                          <w:jc w:val="center"/>
                          <w:textDirection w:val="btLr"/>
                        </w:pPr>
                      </w:p>
                      <w:p w:rsidR="004A0239" w:rsidRDefault="004A0239">
                        <w:pPr>
                          <w:spacing w:after="0" w:line="240" w:lineRule="auto"/>
                          <w:jc w:val="center"/>
                          <w:textDirection w:val="btLr"/>
                        </w:pPr>
                        <w:r>
                          <w:rPr>
                            <w:rFonts w:ascii="ISOCPEUR" w:eastAsia="ISOCPEUR" w:hAnsi="ISOCPEUR" w:cs="ISOCPEUR"/>
                            <w:color w:val="000000"/>
                            <w:sz w:val="32"/>
                          </w:rPr>
                          <w:t>ПОЯСНИТЕЛЬНАЯ ЗАПИСКА</w:t>
                        </w:r>
                      </w:p>
                    </w:txbxContent>
                  </v:textbox>
                </v:rect>
                <v:shape id="Прямая со стрелкой 107" o:spid="_x0000_s1098" type="#_x0000_t32" style="position:absolute;left:46849;top:94693;width:19005;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" filled="t" strokeweight="2pt">
                  <v:stroke startarrowwidth="narrow" startarrowlength="short" endarrowwidth="narrow" endarrowlength="short"/>
                </v:shape>
                <v:shape id="Прямая со стрелкой 108" o:spid="_x0000_s1099" type="#_x0000_t32" style="position:absolute;left:46842;top:96486;width:19006;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" filled="t" strokeweight="2pt">
                  <v:stroke startarrowwidth="narrow" startarrowlength="short" endarrowwidth="narrow" endarrowlength="short"/>
                </v:shape>
                <v:shape id="Прямая со стрелкой 109" o:spid="_x0000_s1100" type="#_x0000_t32" style="position:absolute;left:57608;top:92920;width:10;height:3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" filled="t" strokeweight="2pt">
                  <v:stroke startarrowwidth="narrow" startarrowlength="short" endarrowwidth="narrow" endarrowlength="short"/>
                </v:shape>
                <v:rect id="Прямоугольник 110" o:spid="_x0000_s1101" style="position:absolute;left:47093;top:93017;width:485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" filled="f" stroked="f">
                  <v:textbox inset="7pt,3pt,7pt,3pt">
                    <w:txbxContent>
                      <w:p w:rsidR="004A0239" w:rsidRDefault="004A0239">
                        <w:pPr>
                          <w:spacing w:after="0" w:line="240" w:lineRule="auto"/>
                          <w:jc w:val="center"/>
                          <w:textDirection w:val="btLr"/>
                        </w:pPr>
                        <w:r>
                          <w:rPr>
                            <w:rFonts w:ascii="ISOCPEUR" w:eastAsia="ISOCPEUR" w:hAnsi="ISOCPEUR" w:cs="ISOCPEUR"/>
                            <w:color w:val="000000"/>
                            <w:sz w:val="18"/>
                          </w:rPr>
                          <w:t>Лит</w:t>
                        </w:r>
                        <w:r>
                          <w:rPr>
                            <w:rFonts w:ascii="ISOCPEUR" w:eastAsia="ISOCPEUR" w:hAnsi="ISOCPEUR" w:cs="ISOCPEUR"/>
                            <w:i/>
                            <w:color w:val="000000"/>
                            <w:sz w:val="18"/>
                          </w:rPr>
                          <w:t>.</w:t>
                        </w:r>
                      </w:p>
                    </w:txbxContent>
                  </v:textbox>
                </v:rect>
                <v:rect id="Прямоугольник 111" o:spid="_x0000_s1102" style="position:absolute;left:57905;top:93017;width:766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" filled="f" stroked="f">
                  <v:textbox inset="7pt,3pt,7pt,3pt">
                    <w:txbxContent>
                      <w:p w:rsidR="004A0239" w:rsidRDefault="004A0239">
                        <w:pPr>
                          <w:spacing w:after="0" w:line="240" w:lineRule="auto"/>
                          <w:jc w:val="center"/>
                          <w:textDirection w:val="btLr"/>
                        </w:pPr>
                        <w:r>
                          <w:rPr>
                            <w:rFonts w:ascii="ISOCPEUR" w:eastAsia="ISOCPEUR" w:hAnsi="ISOCPEUR" w:cs="ISOCPEUR"/>
                            <w:color w:val="000000"/>
                            <w:sz w:val="18"/>
                          </w:rPr>
                          <w:t>Листов</w:t>
                        </w:r>
                      </w:p>
                    </w:txbxContent>
                  </v:textbox>
                </v:rect>
                <v:rect id="Прямоугольник 112" o:spid="_x0000_s1103" style="position:absolute;left:57951;top:94825;width:766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" filled="f" stroked="f">
                  <v:textbox inset="7pt,3pt,7pt,3pt">
                    <w:txbxContent>
                      <w:p w:rsidR="004A0239" w:rsidRDefault="004A0239">
                        <w:pPr>
                          <w:spacing w:line="275" w:lineRule="auto"/>
                          <w:jc w:val="center"/>
                          <w:textDirection w:val="btLr"/>
                        </w:pPr>
                        <w:r>
                          <w:rPr>
                            <w:color w:val="000000"/>
                            <w:sz w:val="20"/>
                          </w:rPr>
                          <w:t>28</w:t>
                        </w:r>
                      </w:p>
                    </w:txbxContent>
                  </v:textbox>
                </v:rect>
                <v:shape id="Прямая со стрелкой 113" o:spid="_x0000_s1104" type="#_x0000_t32" style="position:absolute;left:48608;top:94729;width:7;height:1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" filled="t" strokeweight="1pt">
                  <v:stroke startarrowwidth="narrow" startarrowlength="short" endarrowwidth="narrow" endarrowlength="short"/>
                </v:shape>
                <v:shape id="Прямая со стрелкой 114" o:spid="_x0000_s1105" type="#_x0000_t32" style="position:absolute;left:50407;top:94734;width:6;height:1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" filled="t" strokeweight="1pt">
                  <v:stroke startarrowwidth="narrow" startarrowlength="short" endarrowwidth="narrow" endarrowlength="short"/>
                </v:shape>
                <v:rect id="Прямоугольник 115" o:spid="_x0000_s1106" style="position:absolute;left:47093;top:97923;width:18478;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" filled="f" stroked="f">
                  <v:textbox inset="7pt,3pt,7pt,3pt">
                    <w:txbxContent>
                      <w:p w:rsidR="004A0239" w:rsidRDefault="004A0239">
                        <w:pPr>
                          <w:spacing w:line="275" w:lineRule="auto"/>
                          <w:jc w:val="center"/>
                          <w:textDirection w:val="btLr"/>
                        </w:pPr>
                        <w:r>
                          <w:rPr>
                            <w:color w:val="000000"/>
                            <w:sz w:val="32"/>
                          </w:rPr>
                          <w:t>ГАПОУ СО «КУПК»</w:t>
                        </w:r>
                      </w:p>
                    </w:txbxContent>
                  </v:textbox>
                </v:rect>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31280"/>
    <w:multiLevelType w:val="multilevel"/>
    <w:tmpl w:val="DA581D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1A71EA"/>
    <w:multiLevelType w:val="multilevel"/>
    <w:tmpl w:val="F55C5188"/>
    <w:lvl w:ilvl="0">
      <w:start w:val="2"/>
      <w:numFmt w:val="decimal"/>
      <w:lvlText w:val="%1."/>
      <w:lvlJc w:val="left"/>
      <w:pPr>
        <w:ind w:left="360" w:hanging="360"/>
      </w:pPr>
    </w:lvl>
    <w:lvl w:ilvl="1">
      <w:start w:val="7"/>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2200B4"/>
    <w:multiLevelType w:val="multilevel"/>
    <w:tmpl w:val="68364CD4"/>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15062DF1"/>
    <w:multiLevelType w:val="multilevel"/>
    <w:tmpl w:val="823A862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15:restartNumberingAfterBreak="0">
    <w:nsid w:val="172D5DAF"/>
    <w:multiLevelType w:val="multilevel"/>
    <w:tmpl w:val="8DAC8924"/>
    <w:lvl w:ilvl="0">
      <w:start w:val="1"/>
      <w:numFmt w:val="decimal"/>
      <w:lvlText w:val="%1."/>
      <w:lvlJc w:val="left"/>
      <w:pPr>
        <w:ind w:left="360" w:hanging="360"/>
      </w:pPr>
    </w:lvl>
    <w:lvl w:ilvl="1">
      <w:start w:val="1"/>
      <w:numFmt w:val="decimal"/>
      <w:lvlText w:val="%1.%2."/>
      <w:lvlJc w:val="left"/>
      <w:pPr>
        <w:ind w:left="114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6646BE"/>
    <w:multiLevelType w:val="multilevel"/>
    <w:tmpl w:val="6D420A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68D2C8C"/>
    <w:multiLevelType w:val="hybridMultilevel"/>
    <w:tmpl w:val="790A0F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6BD5945"/>
    <w:multiLevelType w:val="hybridMultilevel"/>
    <w:tmpl w:val="03E02A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A3C5343"/>
    <w:multiLevelType w:val="hybridMultilevel"/>
    <w:tmpl w:val="DF1E188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289318B"/>
    <w:multiLevelType w:val="multilevel"/>
    <w:tmpl w:val="C3C607E0"/>
    <w:lvl w:ilvl="0">
      <w:start w:val="1"/>
      <w:numFmt w:val="bullet"/>
      <w:lvlText w:val="−"/>
      <w:lvlJc w:val="left"/>
      <w:pPr>
        <w:ind w:left="1776" w:hanging="360"/>
      </w:pPr>
      <w:rPr>
        <w:rFonts w:ascii="Noto Sans Symbols" w:eastAsia="Noto Sans Symbols" w:hAnsi="Noto Sans Symbols" w:cs="Noto Sans Symbols"/>
      </w:rPr>
    </w:lvl>
    <w:lvl w:ilvl="1">
      <w:start w:val="1"/>
      <w:numFmt w:val="bullet"/>
      <w:lvlText w:val="−"/>
      <w:lvlJc w:val="left"/>
      <w:pPr>
        <w:ind w:left="2496" w:hanging="360"/>
      </w:pPr>
      <w:rPr>
        <w:rFonts w:ascii="Noto Sans Symbols" w:eastAsia="Noto Sans Symbols" w:hAnsi="Noto Sans Symbols" w:cs="Noto Sans Symbols"/>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10" w15:restartNumberingAfterBreak="0">
    <w:nsid w:val="49503FA1"/>
    <w:multiLevelType w:val="hybridMultilevel"/>
    <w:tmpl w:val="D7D80A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9AB6C5A"/>
    <w:multiLevelType w:val="hybridMultilevel"/>
    <w:tmpl w:val="2C12F7B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9BA1CAB"/>
    <w:multiLevelType w:val="multilevel"/>
    <w:tmpl w:val="09927B2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4EC348FC"/>
    <w:multiLevelType w:val="multilevel"/>
    <w:tmpl w:val="5CC6931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4" w15:restartNumberingAfterBreak="0">
    <w:nsid w:val="50C31C7E"/>
    <w:multiLevelType w:val="multilevel"/>
    <w:tmpl w:val="98E8AC2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15:restartNumberingAfterBreak="0">
    <w:nsid w:val="55C708BC"/>
    <w:multiLevelType w:val="multilevel"/>
    <w:tmpl w:val="9E98A63E"/>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987DB0"/>
    <w:multiLevelType w:val="multilevel"/>
    <w:tmpl w:val="98E8AC2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 w15:restartNumberingAfterBreak="0">
    <w:nsid w:val="60711B42"/>
    <w:multiLevelType w:val="multilevel"/>
    <w:tmpl w:val="E502FA8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8" w15:restartNumberingAfterBreak="0">
    <w:nsid w:val="669A68EB"/>
    <w:multiLevelType w:val="multilevel"/>
    <w:tmpl w:val="78A2496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9" w15:restartNumberingAfterBreak="0">
    <w:nsid w:val="6FA31D14"/>
    <w:multiLevelType w:val="multilevel"/>
    <w:tmpl w:val="7A0ED21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78DA279B"/>
    <w:multiLevelType w:val="multilevel"/>
    <w:tmpl w:val="2CBC7F7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1" w15:restartNumberingAfterBreak="0">
    <w:nsid w:val="7DF20816"/>
    <w:multiLevelType w:val="hybridMultilevel"/>
    <w:tmpl w:val="E02A57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4"/>
  </w:num>
  <w:num w:numId="2">
    <w:abstractNumId w:val="19"/>
  </w:num>
  <w:num w:numId="3">
    <w:abstractNumId w:val="12"/>
  </w:num>
  <w:num w:numId="4">
    <w:abstractNumId w:val="2"/>
  </w:num>
  <w:num w:numId="5">
    <w:abstractNumId w:val="18"/>
  </w:num>
  <w:num w:numId="6">
    <w:abstractNumId w:val="20"/>
  </w:num>
  <w:num w:numId="7">
    <w:abstractNumId w:val="0"/>
  </w:num>
  <w:num w:numId="8">
    <w:abstractNumId w:val="5"/>
  </w:num>
  <w:num w:numId="9">
    <w:abstractNumId w:val="1"/>
  </w:num>
  <w:num w:numId="10">
    <w:abstractNumId w:val="4"/>
  </w:num>
  <w:num w:numId="11">
    <w:abstractNumId w:val="15"/>
  </w:num>
  <w:num w:numId="12">
    <w:abstractNumId w:val="3"/>
  </w:num>
  <w:num w:numId="13">
    <w:abstractNumId w:val="17"/>
  </w:num>
  <w:num w:numId="14">
    <w:abstractNumId w:val="13"/>
  </w:num>
  <w:num w:numId="15">
    <w:abstractNumId w:val="9"/>
  </w:num>
  <w:num w:numId="16">
    <w:abstractNumId w:val="7"/>
  </w:num>
  <w:num w:numId="17">
    <w:abstractNumId w:val="11"/>
  </w:num>
  <w:num w:numId="18">
    <w:abstractNumId w:val="8"/>
  </w:num>
  <w:num w:numId="19">
    <w:abstractNumId w:val="21"/>
  </w:num>
  <w:num w:numId="20">
    <w:abstractNumId w:val="10"/>
  </w:num>
  <w:num w:numId="21">
    <w:abstractNumId w:val="16"/>
  </w:num>
  <w:num w:numId="2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udent">
    <w15:presenceInfo w15:providerId="AD" w15:userId="S-1-5-21-2485388978-2989257123-3070069164-14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7A2"/>
    <w:rsid w:val="000314B1"/>
    <w:rsid w:val="00051C55"/>
    <w:rsid w:val="000B61FF"/>
    <w:rsid w:val="001B7BB1"/>
    <w:rsid w:val="00220651"/>
    <w:rsid w:val="0024503D"/>
    <w:rsid w:val="002C2AAD"/>
    <w:rsid w:val="002C4702"/>
    <w:rsid w:val="0040418E"/>
    <w:rsid w:val="004430B5"/>
    <w:rsid w:val="004A0239"/>
    <w:rsid w:val="0053690A"/>
    <w:rsid w:val="00666208"/>
    <w:rsid w:val="0071319D"/>
    <w:rsid w:val="00842604"/>
    <w:rsid w:val="008555F4"/>
    <w:rsid w:val="00A20CF1"/>
    <w:rsid w:val="00A774C2"/>
    <w:rsid w:val="00A8597D"/>
    <w:rsid w:val="00AF4E7A"/>
    <w:rsid w:val="00B3083A"/>
    <w:rsid w:val="00E73E46"/>
    <w:rsid w:val="00E8105C"/>
    <w:rsid w:val="00F337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9F5A4"/>
  <w15:docId w15:val="{1348CD05-7DA9-450A-9E00-036A44274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80" w:after="0"/>
      <w:outlineLvl w:val="0"/>
    </w:pPr>
    <w:rPr>
      <w:rFonts w:ascii="Cambria" w:eastAsia="Cambria" w:hAnsi="Cambria" w:cs="Cambria"/>
      <w:b/>
      <w:color w:val="366091"/>
      <w:sz w:val="28"/>
      <w:szCs w:val="28"/>
    </w:rPr>
  </w:style>
  <w:style w:type="paragraph" w:styleId="2">
    <w:name w:val="heading 2"/>
    <w:basedOn w:val="a"/>
    <w:next w:val="a"/>
    <w:uiPriority w:val="9"/>
    <w:unhideWhenUsed/>
    <w:qFormat/>
    <w:pPr>
      <w:keepNext/>
      <w:keepLines/>
      <w:spacing w:before="200" w:after="0"/>
      <w:outlineLvl w:val="1"/>
    </w:pPr>
    <w:rPr>
      <w:rFonts w:ascii="Cambria" w:eastAsia="Cambria" w:hAnsi="Cambria" w:cs="Cambria"/>
      <w:b/>
      <w:color w:val="4F81BD"/>
      <w:sz w:val="26"/>
      <w:szCs w:val="2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header"/>
    <w:basedOn w:val="a"/>
    <w:link w:val="a6"/>
    <w:uiPriority w:val="99"/>
    <w:unhideWhenUsed/>
    <w:rsid w:val="00666208"/>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66208"/>
  </w:style>
  <w:style w:type="paragraph" w:styleId="a7">
    <w:name w:val="footer"/>
    <w:basedOn w:val="a"/>
    <w:link w:val="a8"/>
    <w:uiPriority w:val="99"/>
    <w:unhideWhenUsed/>
    <w:rsid w:val="00666208"/>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66208"/>
  </w:style>
  <w:style w:type="paragraph" w:styleId="a9">
    <w:name w:val="No Spacing"/>
    <w:link w:val="aa"/>
    <w:uiPriority w:val="1"/>
    <w:qFormat/>
    <w:rsid w:val="008555F4"/>
    <w:pPr>
      <w:spacing w:after="0" w:line="240" w:lineRule="auto"/>
    </w:pPr>
    <w:rPr>
      <w:rFonts w:asciiTheme="minorHAnsi" w:eastAsiaTheme="minorEastAsia" w:hAnsiTheme="minorHAnsi" w:cstheme="minorBidi"/>
    </w:rPr>
  </w:style>
  <w:style w:type="character" w:customStyle="1" w:styleId="aa">
    <w:name w:val="Без интервала Знак"/>
    <w:basedOn w:val="a0"/>
    <w:link w:val="a9"/>
    <w:uiPriority w:val="1"/>
    <w:rsid w:val="008555F4"/>
    <w:rPr>
      <w:rFonts w:asciiTheme="minorHAnsi" w:eastAsiaTheme="minorEastAsia" w:hAnsiTheme="minorHAnsi" w:cstheme="minorBidi"/>
    </w:rPr>
  </w:style>
  <w:style w:type="paragraph" w:styleId="ab">
    <w:name w:val="List Paragraph"/>
    <w:basedOn w:val="a"/>
    <w:uiPriority w:val="34"/>
    <w:qFormat/>
    <w:rsid w:val="00A8597D"/>
    <w:pPr>
      <w:ind w:left="720"/>
      <w:contextualSpacing/>
    </w:pPr>
  </w:style>
  <w:style w:type="paragraph" w:styleId="ac">
    <w:name w:val="Balloon Text"/>
    <w:basedOn w:val="a"/>
    <w:link w:val="ad"/>
    <w:uiPriority w:val="99"/>
    <w:semiHidden/>
    <w:unhideWhenUsed/>
    <w:rsid w:val="00842604"/>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842604"/>
    <w:rPr>
      <w:rFonts w:ascii="Segoe UI" w:hAnsi="Segoe UI" w:cs="Segoe UI"/>
      <w:sz w:val="18"/>
      <w:szCs w:val="18"/>
    </w:rPr>
  </w:style>
  <w:style w:type="paragraph" w:styleId="ae">
    <w:name w:val="TOC Heading"/>
    <w:basedOn w:val="1"/>
    <w:next w:val="a"/>
    <w:uiPriority w:val="39"/>
    <w:unhideWhenUsed/>
    <w:qFormat/>
    <w:rsid w:val="00842604"/>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autoRedefine/>
    <w:uiPriority w:val="39"/>
    <w:unhideWhenUsed/>
    <w:rsid w:val="00842604"/>
    <w:pPr>
      <w:spacing w:after="100"/>
    </w:pPr>
  </w:style>
  <w:style w:type="paragraph" w:styleId="20">
    <w:name w:val="toc 2"/>
    <w:basedOn w:val="a"/>
    <w:next w:val="a"/>
    <w:autoRedefine/>
    <w:uiPriority w:val="39"/>
    <w:unhideWhenUsed/>
    <w:rsid w:val="00842604"/>
    <w:pPr>
      <w:spacing w:after="100"/>
      <w:ind w:left="220"/>
    </w:pPr>
  </w:style>
  <w:style w:type="paragraph" w:styleId="30">
    <w:name w:val="toc 3"/>
    <w:basedOn w:val="a"/>
    <w:next w:val="a"/>
    <w:autoRedefine/>
    <w:uiPriority w:val="39"/>
    <w:unhideWhenUsed/>
    <w:rsid w:val="00842604"/>
    <w:pPr>
      <w:spacing w:after="100"/>
      <w:ind w:left="440"/>
    </w:pPr>
  </w:style>
  <w:style w:type="character" w:styleId="af">
    <w:name w:val="Hyperlink"/>
    <w:basedOn w:val="a0"/>
    <w:uiPriority w:val="99"/>
    <w:unhideWhenUsed/>
    <w:rsid w:val="00842604"/>
    <w:rPr>
      <w:color w:val="0000FF" w:themeColor="hyperlink"/>
      <w:u w:val="single"/>
    </w:rPr>
  </w:style>
  <w:style w:type="character" w:styleId="af0">
    <w:name w:val="Unresolved Mention"/>
    <w:basedOn w:val="a0"/>
    <w:uiPriority w:val="99"/>
    <w:semiHidden/>
    <w:unhideWhenUsed/>
    <w:rsid w:val="00E73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324284">
      <w:bodyDiv w:val="1"/>
      <w:marLeft w:val="0"/>
      <w:marRight w:val="0"/>
      <w:marTop w:val="0"/>
      <w:marBottom w:val="0"/>
      <w:divBdr>
        <w:top w:val="none" w:sz="0" w:space="0" w:color="auto"/>
        <w:left w:val="none" w:sz="0" w:space="0" w:color="auto"/>
        <w:bottom w:val="none" w:sz="0" w:space="0" w:color="auto"/>
        <w:right w:val="none" w:sz="0" w:space="0" w:color="auto"/>
      </w:divBdr>
    </w:div>
    <w:div w:id="1492218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ru.wikipedia.org/wiki/%D0%A1%D0%B0%D0%B9%D1%82" TargetMode="External"/><Relationship Id="rId26" Type="http://schemas.openxmlformats.org/officeDocument/2006/relationships/hyperlink" Target="https://ru.wikipedia.org/wiki/.NET_Framework" TargetMode="External"/><Relationship Id="rId39" Type="http://schemas.openxmlformats.org/officeDocument/2006/relationships/image" Target="media/image13.png"/><Relationship Id="rId21" Type="http://schemas.openxmlformats.org/officeDocument/2006/relationships/hyperlink" Target="https://ru.wikipedia.org/wiki/%D0%9C%D0%B0%D1%88%D0%B8%D0%BD%D0%BD%D1%8B%D0%B9_%D0%BA%D0%BE%D0%B4"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ru.wikipedia.org/wiki/%D0%98%D0%BD%D1%84%D0%BE%D1%80%D0%BC%D0%B0%D1%86%D0%B8%D1%8F" TargetMode="External"/><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ru.wikipedia.org/wiki/%D0%9F%D1%80%D0%B8%D0%BA%D0%BB%D0%B0%D0%B4%D0%BD%D0%BE%D0%B5_%D0%BF%D1%80%D0%BE%D0%B3%D1%80%D0%B0%D0%BC%D0%BC%D0%BD%D0%BE%D0%B5_%D0%BE%D0%B1%D0%B5%D1%81%D0%BF%D0%B5%D1%87%D0%B5%D0%BD%D0%B8%D0%B5" TargetMode="External"/><Relationship Id="rId29" Type="http://schemas.openxmlformats.org/officeDocument/2006/relationships/hyperlink" Target="https://ru.wikipedia.org/wiki/.NET_Compact_Framework" TargetMode="External"/><Relationship Id="rId11" Type="http://schemas.openxmlformats.org/officeDocument/2006/relationships/hyperlink" Target="https://ru.wikipedia.org/wiki/%D0%9F%D1%80%D0%B5%D0%B4%D0%BC%D0%B5%D1%82%D0%BD%D0%B0%D1%8F_%D0%BE%D0%B1%D0%BB%D0%B0%D1%81%D1%82%D1%8C" TargetMode="External"/><Relationship Id="rId24" Type="http://schemas.openxmlformats.org/officeDocument/2006/relationships/hyperlink" Target="https://ru.wikipedia.org/wiki/Windows_Mobil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ru.wikipedia.org/wiki/%D0%91%D0%B0%D0%B7%D0%B0_%D0%B4%D0%B0%D0%BD%D0%BD%D1%8B%D1%85" TargetMode="External"/><Relationship Id="rId58"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ru.wikipedia.org/wiki/%D0%92%D0%B5%D0%B1-%D0%BF%D1%80%D0%B8%D0%BB%D0%BE%D0%B6%D0%B5%D0%BD%D0%B8%D0%B5" TargetMode="External"/><Relationship Id="rId14" Type="http://schemas.openxmlformats.org/officeDocument/2006/relationships/image" Target="media/image4.png"/><Relationship Id="rId22" Type="http://schemas.openxmlformats.org/officeDocument/2006/relationships/hyperlink" Target="https://ru.wikipedia.org/wiki/%D0%A3%D0%BF%D1%80%D0%B0%D0%B2%D0%BB%D1%8F%D0%B5%D0%BC%D1%8B%D0%B9_%D0%BA%D0%BE%D0%B4" TargetMode="External"/><Relationship Id="rId27" Type="http://schemas.openxmlformats.org/officeDocument/2006/relationships/hyperlink" Target="https://ru.wikipedia.org/wiki/Xbox" TargetMode="External"/><Relationship Id="rId30" Type="http://schemas.openxmlformats.org/officeDocument/2006/relationships/hyperlink" Target="https://ru.wikipedia.org/wiki/Silverligh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ru.wikipedia.org/wiki/%D0%9F%D1%80%D0%B5%D0%B4%D0%BC%D0%B5%D1%82%D0%BD%D0%B0%D1%8F_%D0%BE%D0%B1%D0%BB%D0%B0%D1%81%D1%82%D1%8C" TargetMode="External"/><Relationship Id="rId3" Type="http://schemas.openxmlformats.org/officeDocument/2006/relationships/settings" Target="settings.xml"/><Relationship Id="rId12" Type="http://schemas.openxmlformats.org/officeDocument/2006/relationships/hyperlink" Target="https://ru.wikipedia.org/wiki/%D0%9F%D1%80%D0%BE%D0%B5%D0%BA%D1%82%D0%B8%D1%80%D0%BE%D0%B2%D0%B0%D0%BD%D0%B8%D0%B5_%D0%B1%D0%B0%D0%B7_%D0%B4%D0%B0%D0%BD%D0%BD%D1%8B%D1%85" TargetMode="External"/><Relationship Id="rId17" Type="http://schemas.openxmlformats.org/officeDocument/2006/relationships/hyperlink" Target="https://ru.wikipedia.org/wiki/%D0%93%D1%80%D0%B0%D1%84%D0%B8%D1%87%D0%B5%D1%81%D0%BA%D0%B8%D0%B9_%D0%B8%D0%BD%D1%82%D0%B5%D1%80%D1%84%D0%B5%D0%B9%D1%81_%D0%BF%D0%BE%D0%BB%D1%8C%D0%B7%D0%BE%D0%B2%D0%B0%D1%82%D0%B5%D0%BB%D1%8F" TargetMode="External"/><Relationship Id="rId25" Type="http://schemas.openxmlformats.org/officeDocument/2006/relationships/hyperlink" Target="https://ru.wikipedia.org/wiki/Windows_CE"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ntTable" Target="fontTable.xml"/><Relationship Id="rId20" Type="http://schemas.openxmlformats.org/officeDocument/2006/relationships/hyperlink" Target="https://ru.wikipedia.org/wiki/%D0%92%D0%B5%D0%B1-%D1%81%D0%BB%D1%83%D0%B6%D0%B1%D0%B0" TargetMode="External"/><Relationship Id="rId41" Type="http://schemas.openxmlformats.org/officeDocument/2006/relationships/image" Target="media/image15.png"/><Relationship Id="rId54" Type="http://schemas.openxmlformats.org/officeDocument/2006/relationships/hyperlink" Target="https://github.com/closedxml/officeopenx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D0%A2%D0%B5%D0%BA%D1%81%D1%82%D0%BE%D0%B2%D1%8B%D0%B9_%D0%B8%D0%BD%D1%82%D0%B5%D1%80%D1%84%D0%B5%D0%B9%D1%81_%D0%BF%D0%BE%D0%BB%D1%8C%D0%B7%D0%BE%D0%B2%D0%B0%D1%82%D0%B5%D0%BB%D1%8F" TargetMode="External"/><Relationship Id="rId23" Type="http://schemas.openxmlformats.org/officeDocument/2006/relationships/hyperlink" Target="https://ru.wikipedia.org/wiki/Windows" TargetMode="External"/><Relationship Id="rId28" Type="http://schemas.openxmlformats.org/officeDocument/2006/relationships/hyperlink" Target="https://ru.wikipedia.org/wiki/Windows_Phone"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eader" Target="header2.xml"/><Relationship Id="rId10" Type="http://schemas.openxmlformats.org/officeDocument/2006/relationships/hyperlink" Target="https://ru.wikipedia.org/wiki/%D0%9A%D0%BE%D0%BD%D1%86%D0%B5%D0%BF%D1%82%D1%83%D0%B0%D0%BB%D1%8C%D0%BD%D0%B0%D1%8F_%D1%81%D1%85%D0%B5%D0%BC%D0%B0"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ru.wikipedia.org/w/index.php?title=%D0%98%D0%BD%D1%84%D0%BE%D1%80%D0%BC%D0%B0%D1%86%D0%B8%D0%BE%D0%BD%D0%BD%D1%8B%D0%B9_%D0%BC%D0%B0%D1%81%D1%81%D0%B8%D0%B2&amp;action=edit&amp;redlink=1" TargetMode="External"/><Relationship Id="rId60"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ru.wikipedia.org/wiki/%D0%9C%D0%BE%D0%B4%D0%B5%D0%BB%D1%8C_%D0%B4%D0%B0%D0%BD%D0%BD%D1%8B%D1%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31</Pages>
  <Words>6615</Words>
  <Characters>37712</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cp:lastModifiedBy>
  <cp:revision>9</cp:revision>
  <dcterms:created xsi:type="dcterms:W3CDTF">2024-06-13T05:47:00Z</dcterms:created>
  <dcterms:modified xsi:type="dcterms:W3CDTF">2024-06-13T11:31:00Z</dcterms:modified>
</cp:coreProperties>
</file>