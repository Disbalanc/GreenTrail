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17698824"/>
        <w:docPartObj>
          <w:docPartGallery w:val="Table of Contents"/>
          <w:docPartUnique/>
        </w:docPartObj>
      </w:sdtPr>
      <w:sdtEndPr>
        <w:rPr>
          <w:rFonts w:ascii="Calibri" w:eastAsia="Calibri" w:hAnsi="Calibri" w:cs="Calibri"/>
          <w:b/>
          <w:bCs/>
          <w:color w:val="auto"/>
          <w:sz w:val="22"/>
          <w:szCs w:val="22"/>
        </w:rPr>
      </w:sdtEndPr>
      <w:sdtContent>
        <w:p w:rsidR="00842604" w:rsidRPr="00B3083A" w:rsidRDefault="00842604">
          <w:pPr>
            <w:pStyle w:val="ae"/>
            <w:rPr>
              <w:rFonts w:ascii="Times New Roman" w:hAnsi="Times New Roman" w:cs="Times New Roman"/>
              <w:color w:val="auto"/>
              <w:sz w:val="28"/>
              <w:szCs w:val="28"/>
            </w:rPr>
          </w:pPr>
          <w:r w:rsidRPr="00B3083A">
            <w:rPr>
              <w:rFonts w:ascii="Times New Roman" w:hAnsi="Times New Roman" w:cs="Times New Roman"/>
              <w:color w:val="auto"/>
              <w:sz w:val="28"/>
              <w:szCs w:val="28"/>
            </w:rPr>
            <w:t>Оглавление</w:t>
          </w:r>
        </w:p>
        <w:p w:rsidR="00B3083A" w:rsidRPr="00B3083A" w:rsidRDefault="00842604">
          <w:pPr>
            <w:pStyle w:val="10"/>
            <w:tabs>
              <w:tab w:val="right" w:leader="dot" w:pos="9913"/>
            </w:tabs>
            <w:rPr>
              <w:rFonts w:ascii="Times New Roman" w:eastAsiaTheme="minorEastAsia" w:hAnsi="Times New Roman" w:cs="Times New Roman"/>
              <w:noProof/>
              <w:sz w:val="28"/>
              <w:szCs w:val="28"/>
            </w:rPr>
          </w:pPr>
          <w:r w:rsidRPr="00B3083A">
            <w:rPr>
              <w:rFonts w:ascii="Times New Roman" w:hAnsi="Times New Roman" w:cs="Times New Roman"/>
              <w:sz w:val="28"/>
              <w:szCs w:val="28"/>
            </w:rPr>
            <w:fldChar w:fldCharType="begin"/>
          </w:r>
          <w:r w:rsidRPr="00B3083A">
            <w:rPr>
              <w:rFonts w:ascii="Times New Roman" w:hAnsi="Times New Roman" w:cs="Times New Roman"/>
              <w:sz w:val="28"/>
              <w:szCs w:val="28"/>
            </w:rPr>
            <w:instrText xml:space="preserve"> TOC \o "1-3" \h \z \u </w:instrText>
          </w:r>
          <w:r w:rsidRPr="00B3083A">
            <w:rPr>
              <w:rFonts w:ascii="Times New Roman" w:hAnsi="Times New Roman" w:cs="Times New Roman"/>
              <w:sz w:val="28"/>
              <w:szCs w:val="28"/>
            </w:rPr>
            <w:fldChar w:fldCharType="separate"/>
          </w:r>
          <w:hyperlink w:anchor="_Toc169175709" w:history="1">
            <w:r w:rsidR="00B3083A" w:rsidRPr="00B3083A">
              <w:rPr>
                <w:rStyle w:val="af"/>
                <w:rFonts w:ascii="Times New Roman" w:hAnsi="Times New Roman" w:cs="Times New Roman"/>
                <w:noProof/>
                <w:sz w:val="28"/>
                <w:szCs w:val="28"/>
              </w:rPr>
              <w:t>ВВЕДЕНИЕ</w:t>
            </w:r>
            <w:r w:rsidR="00B3083A" w:rsidRPr="00B3083A">
              <w:rPr>
                <w:rFonts w:ascii="Times New Roman" w:hAnsi="Times New Roman" w:cs="Times New Roman"/>
                <w:noProof/>
                <w:webHidden/>
                <w:sz w:val="28"/>
                <w:szCs w:val="28"/>
              </w:rPr>
              <w:tab/>
            </w:r>
            <w:r w:rsidR="00B3083A" w:rsidRPr="00B3083A">
              <w:rPr>
                <w:rFonts w:ascii="Times New Roman" w:hAnsi="Times New Roman" w:cs="Times New Roman"/>
                <w:noProof/>
                <w:webHidden/>
                <w:sz w:val="28"/>
                <w:szCs w:val="28"/>
              </w:rPr>
              <w:fldChar w:fldCharType="begin"/>
            </w:r>
            <w:r w:rsidR="00B3083A" w:rsidRPr="00B3083A">
              <w:rPr>
                <w:rFonts w:ascii="Times New Roman" w:hAnsi="Times New Roman" w:cs="Times New Roman"/>
                <w:noProof/>
                <w:webHidden/>
                <w:sz w:val="28"/>
                <w:szCs w:val="28"/>
              </w:rPr>
              <w:instrText xml:space="preserve"> PAGEREF _Toc169175709 \h </w:instrText>
            </w:r>
            <w:r w:rsidR="00B3083A" w:rsidRPr="00B3083A">
              <w:rPr>
                <w:rFonts w:ascii="Times New Roman" w:hAnsi="Times New Roman" w:cs="Times New Roman"/>
                <w:noProof/>
                <w:webHidden/>
                <w:sz w:val="28"/>
                <w:szCs w:val="28"/>
              </w:rPr>
            </w:r>
            <w:r w:rsidR="00B3083A" w:rsidRPr="00B3083A">
              <w:rPr>
                <w:rFonts w:ascii="Times New Roman" w:hAnsi="Times New Roman" w:cs="Times New Roman"/>
                <w:noProof/>
                <w:webHidden/>
                <w:sz w:val="28"/>
                <w:szCs w:val="28"/>
              </w:rPr>
              <w:fldChar w:fldCharType="separate"/>
            </w:r>
            <w:r w:rsidR="00B3083A" w:rsidRPr="00B3083A">
              <w:rPr>
                <w:rFonts w:ascii="Times New Roman" w:hAnsi="Times New Roman" w:cs="Times New Roman"/>
                <w:noProof/>
                <w:webHidden/>
                <w:sz w:val="28"/>
                <w:szCs w:val="28"/>
              </w:rPr>
              <w:t>3</w:t>
            </w:r>
            <w:r w:rsidR="00B3083A" w:rsidRPr="00B3083A">
              <w:rPr>
                <w:rFonts w:ascii="Times New Roman" w:hAnsi="Times New Roman" w:cs="Times New Roman"/>
                <w:noProof/>
                <w:webHidden/>
                <w:sz w:val="28"/>
                <w:szCs w:val="28"/>
              </w:rPr>
              <w:fldChar w:fldCharType="end"/>
            </w:r>
          </w:hyperlink>
        </w:p>
        <w:p w:rsidR="00B3083A" w:rsidRPr="00B3083A" w:rsidRDefault="00B3083A">
          <w:pPr>
            <w:pStyle w:val="10"/>
            <w:tabs>
              <w:tab w:val="left" w:pos="440"/>
              <w:tab w:val="right" w:leader="dot" w:pos="9913"/>
            </w:tabs>
            <w:rPr>
              <w:rFonts w:ascii="Times New Roman" w:eastAsiaTheme="minorEastAsia" w:hAnsi="Times New Roman" w:cs="Times New Roman"/>
              <w:noProof/>
              <w:sz w:val="28"/>
              <w:szCs w:val="28"/>
            </w:rPr>
          </w:pPr>
          <w:hyperlink w:anchor="_Toc169175710" w:history="1">
            <w:r w:rsidRPr="00B3083A">
              <w:rPr>
                <w:rStyle w:val="af"/>
                <w:rFonts w:ascii="Times New Roman" w:eastAsia="Times New Roman" w:hAnsi="Times New Roman" w:cs="Times New Roman"/>
                <w:noProof/>
                <w:sz w:val="28"/>
                <w:szCs w:val="28"/>
                <w:highlight w:val="white"/>
              </w:rPr>
              <w:t>1.</w:t>
            </w:r>
            <w:r w:rsidRPr="00B3083A">
              <w:rPr>
                <w:rFonts w:ascii="Times New Roman" w:eastAsiaTheme="minorEastAsia" w:hAnsi="Times New Roman" w:cs="Times New Roman"/>
                <w:noProof/>
                <w:sz w:val="28"/>
                <w:szCs w:val="28"/>
              </w:rPr>
              <w:tab/>
            </w:r>
            <w:r w:rsidRPr="00B3083A">
              <w:rPr>
                <w:rStyle w:val="af"/>
                <w:rFonts w:ascii="Times New Roman" w:eastAsia="Times New Roman" w:hAnsi="Times New Roman" w:cs="Times New Roman"/>
                <w:noProof/>
                <w:sz w:val="28"/>
                <w:szCs w:val="28"/>
                <w:highlight w:val="white"/>
              </w:rPr>
              <w:t>АНАЛИТИЧЕСКАЯ ЧАСТЬ</w:t>
            </w:r>
            <w:r w:rsidRPr="00B3083A">
              <w:rPr>
                <w:rFonts w:ascii="Times New Roman" w:hAnsi="Times New Roman" w:cs="Times New Roman"/>
                <w:noProof/>
                <w:webHidden/>
                <w:sz w:val="28"/>
                <w:szCs w:val="28"/>
              </w:rPr>
              <w:tab/>
            </w:r>
            <w:r w:rsidRPr="00B3083A">
              <w:rPr>
                <w:rFonts w:ascii="Times New Roman" w:hAnsi="Times New Roman" w:cs="Times New Roman"/>
                <w:noProof/>
                <w:webHidden/>
                <w:sz w:val="28"/>
                <w:szCs w:val="28"/>
              </w:rPr>
              <w:fldChar w:fldCharType="begin"/>
            </w:r>
            <w:r w:rsidRPr="00B3083A">
              <w:rPr>
                <w:rFonts w:ascii="Times New Roman" w:hAnsi="Times New Roman" w:cs="Times New Roman"/>
                <w:noProof/>
                <w:webHidden/>
                <w:sz w:val="28"/>
                <w:szCs w:val="28"/>
              </w:rPr>
              <w:instrText xml:space="preserve"> PAGEREF _Toc169175710 \h </w:instrText>
            </w:r>
            <w:r w:rsidRPr="00B3083A">
              <w:rPr>
                <w:rFonts w:ascii="Times New Roman" w:hAnsi="Times New Roman" w:cs="Times New Roman"/>
                <w:noProof/>
                <w:webHidden/>
                <w:sz w:val="28"/>
                <w:szCs w:val="28"/>
              </w:rPr>
            </w:r>
            <w:r w:rsidRPr="00B3083A">
              <w:rPr>
                <w:rFonts w:ascii="Times New Roman" w:hAnsi="Times New Roman" w:cs="Times New Roman"/>
                <w:noProof/>
                <w:webHidden/>
                <w:sz w:val="28"/>
                <w:szCs w:val="28"/>
              </w:rPr>
              <w:fldChar w:fldCharType="separate"/>
            </w:r>
            <w:r w:rsidRPr="00B3083A">
              <w:rPr>
                <w:rFonts w:ascii="Times New Roman" w:hAnsi="Times New Roman" w:cs="Times New Roman"/>
                <w:noProof/>
                <w:webHidden/>
                <w:sz w:val="28"/>
                <w:szCs w:val="28"/>
              </w:rPr>
              <w:t>5</w:t>
            </w:r>
            <w:r w:rsidRPr="00B3083A">
              <w:rPr>
                <w:rFonts w:ascii="Times New Roman" w:hAnsi="Times New Roman" w:cs="Times New Roman"/>
                <w:noProof/>
                <w:webHidden/>
                <w:sz w:val="28"/>
                <w:szCs w:val="28"/>
              </w:rPr>
              <w:fldChar w:fldCharType="end"/>
            </w:r>
          </w:hyperlink>
        </w:p>
        <w:p w:rsidR="00B3083A" w:rsidRPr="00B3083A" w:rsidRDefault="00B3083A">
          <w:pPr>
            <w:pStyle w:val="20"/>
            <w:tabs>
              <w:tab w:val="left" w:pos="880"/>
              <w:tab w:val="right" w:leader="dot" w:pos="9913"/>
            </w:tabs>
            <w:rPr>
              <w:rFonts w:ascii="Times New Roman" w:eastAsiaTheme="minorEastAsia" w:hAnsi="Times New Roman" w:cs="Times New Roman"/>
              <w:noProof/>
              <w:sz w:val="28"/>
              <w:szCs w:val="28"/>
            </w:rPr>
          </w:pPr>
          <w:hyperlink w:anchor="_Toc169175711" w:history="1">
            <w:r w:rsidRPr="00B3083A">
              <w:rPr>
                <w:rStyle w:val="af"/>
                <w:rFonts w:ascii="Times New Roman" w:eastAsia="Times New Roman" w:hAnsi="Times New Roman" w:cs="Times New Roman"/>
                <w:noProof/>
                <w:sz w:val="28"/>
                <w:szCs w:val="28"/>
                <w:highlight w:val="white"/>
              </w:rPr>
              <w:t>1.1.</w:t>
            </w:r>
            <w:r w:rsidRPr="00B3083A">
              <w:rPr>
                <w:rFonts w:ascii="Times New Roman" w:eastAsiaTheme="minorEastAsia" w:hAnsi="Times New Roman" w:cs="Times New Roman"/>
                <w:noProof/>
                <w:sz w:val="28"/>
                <w:szCs w:val="28"/>
              </w:rPr>
              <w:tab/>
            </w:r>
            <w:r w:rsidRPr="00B3083A">
              <w:rPr>
                <w:rStyle w:val="af"/>
                <w:rFonts w:ascii="Times New Roman" w:eastAsia="Times New Roman" w:hAnsi="Times New Roman" w:cs="Times New Roman"/>
                <w:noProof/>
                <w:sz w:val="28"/>
                <w:szCs w:val="28"/>
                <w:highlight w:val="white"/>
              </w:rPr>
              <w:t>Анализ предметной области</w:t>
            </w:r>
            <w:r w:rsidRPr="00B3083A">
              <w:rPr>
                <w:rFonts w:ascii="Times New Roman" w:hAnsi="Times New Roman" w:cs="Times New Roman"/>
                <w:noProof/>
                <w:webHidden/>
                <w:sz w:val="28"/>
                <w:szCs w:val="28"/>
              </w:rPr>
              <w:tab/>
            </w:r>
            <w:r w:rsidRPr="00B3083A">
              <w:rPr>
                <w:rFonts w:ascii="Times New Roman" w:hAnsi="Times New Roman" w:cs="Times New Roman"/>
                <w:noProof/>
                <w:webHidden/>
                <w:sz w:val="28"/>
                <w:szCs w:val="28"/>
              </w:rPr>
              <w:fldChar w:fldCharType="begin"/>
            </w:r>
            <w:r w:rsidRPr="00B3083A">
              <w:rPr>
                <w:rFonts w:ascii="Times New Roman" w:hAnsi="Times New Roman" w:cs="Times New Roman"/>
                <w:noProof/>
                <w:webHidden/>
                <w:sz w:val="28"/>
                <w:szCs w:val="28"/>
              </w:rPr>
              <w:instrText xml:space="preserve"> PAGEREF _Toc169175711 \h </w:instrText>
            </w:r>
            <w:r w:rsidRPr="00B3083A">
              <w:rPr>
                <w:rFonts w:ascii="Times New Roman" w:hAnsi="Times New Roman" w:cs="Times New Roman"/>
                <w:noProof/>
                <w:webHidden/>
                <w:sz w:val="28"/>
                <w:szCs w:val="28"/>
              </w:rPr>
            </w:r>
            <w:r w:rsidRPr="00B3083A">
              <w:rPr>
                <w:rFonts w:ascii="Times New Roman" w:hAnsi="Times New Roman" w:cs="Times New Roman"/>
                <w:noProof/>
                <w:webHidden/>
                <w:sz w:val="28"/>
                <w:szCs w:val="28"/>
              </w:rPr>
              <w:fldChar w:fldCharType="separate"/>
            </w:r>
            <w:r w:rsidRPr="00B3083A">
              <w:rPr>
                <w:rFonts w:ascii="Times New Roman" w:hAnsi="Times New Roman" w:cs="Times New Roman"/>
                <w:noProof/>
                <w:webHidden/>
                <w:sz w:val="28"/>
                <w:szCs w:val="28"/>
              </w:rPr>
              <w:t>5</w:t>
            </w:r>
            <w:r w:rsidRPr="00B3083A">
              <w:rPr>
                <w:rFonts w:ascii="Times New Roman" w:hAnsi="Times New Roman" w:cs="Times New Roman"/>
                <w:noProof/>
                <w:webHidden/>
                <w:sz w:val="28"/>
                <w:szCs w:val="28"/>
              </w:rPr>
              <w:fldChar w:fldCharType="end"/>
            </w:r>
          </w:hyperlink>
          <w:bookmarkStart w:id="0" w:name="_GoBack"/>
          <w:bookmarkEnd w:id="0"/>
        </w:p>
        <w:p w:rsidR="00B3083A" w:rsidRPr="00B3083A" w:rsidRDefault="00B3083A">
          <w:pPr>
            <w:pStyle w:val="20"/>
            <w:tabs>
              <w:tab w:val="left" w:pos="880"/>
              <w:tab w:val="right" w:leader="dot" w:pos="9913"/>
            </w:tabs>
            <w:rPr>
              <w:rFonts w:ascii="Times New Roman" w:eastAsiaTheme="minorEastAsia" w:hAnsi="Times New Roman" w:cs="Times New Roman"/>
              <w:noProof/>
              <w:sz w:val="28"/>
              <w:szCs w:val="28"/>
            </w:rPr>
          </w:pPr>
          <w:hyperlink w:anchor="_Toc169175712" w:history="1">
            <w:r w:rsidRPr="00B3083A">
              <w:rPr>
                <w:rStyle w:val="af"/>
                <w:rFonts w:ascii="Times New Roman" w:eastAsia="Times New Roman" w:hAnsi="Times New Roman" w:cs="Times New Roman"/>
                <w:noProof/>
                <w:sz w:val="28"/>
                <w:szCs w:val="28"/>
                <w:highlight w:val="white"/>
              </w:rPr>
              <w:t>1.2.</w:t>
            </w:r>
            <w:r w:rsidRPr="00B3083A">
              <w:rPr>
                <w:rFonts w:ascii="Times New Roman" w:eastAsiaTheme="minorEastAsia" w:hAnsi="Times New Roman" w:cs="Times New Roman"/>
                <w:noProof/>
                <w:sz w:val="28"/>
                <w:szCs w:val="28"/>
              </w:rPr>
              <w:tab/>
            </w:r>
            <w:r w:rsidRPr="00B3083A">
              <w:rPr>
                <w:rStyle w:val="af"/>
                <w:rFonts w:ascii="Times New Roman" w:eastAsia="Times New Roman" w:hAnsi="Times New Roman" w:cs="Times New Roman"/>
                <w:noProof/>
                <w:sz w:val="28"/>
                <w:szCs w:val="28"/>
              </w:rPr>
              <w:t>Постановка задачи</w:t>
            </w:r>
            <w:r w:rsidRPr="00B3083A">
              <w:rPr>
                <w:rFonts w:ascii="Times New Roman" w:hAnsi="Times New Roman" w:cs="Times New Roman"/>
                <w:noProof/>
                <w:webHidden/>
                <w:sz w:val="28"/>
                <w:szCs w:val="28"/>
              </w:rPr>
              <w:tab/>
            </w:r>
            <w:r w:rsidRPr="00B3083A">
              <w:rPr>
                <w:rFonts w:ascii="Times New Roman" w:hAnsi="Times New Roman" w:cs="Times New Roman"/>
                <w:noProof/>
                <w:webHidden/>
                <w:sz w:val="28"/>
                <w:szCs w:val="28"/>
              </w:rPr>
              <w:fldChar w:fldCharType="begin"/>
            </w:r>
            <w:r w:rsidRPr="00B3083A">
              <w:rPr>
                <w:rFonts w:ascii="Times New Roman" w:hAnsi="Times New Roman" w:cs="Times New Roman"/>
                <w:noProof/>
                <w:webHidden/>
                <w:sz w:val="28"/>
                <w:szCs w:val="28"/>
              </w:rPr>
              <w:instrText xml:space="preserve"> PAGEREF _Toc169175712 \h </w:instrText>
            </w:r>
            <w:r w:rsidRPr="00B3083A">
              <w:rPr>
                <w:rFonts w:ascii="Times New Roman" w:hAnsi="Times New Roman" w:cs="Times New Roman"/>
                <w:noProof/>
                <w:webHidden/>
                <w:sz w:val="28"/>
                <w:szCs w:val="28"/>
              </w:rPr>
            </w:r>
            <w:r w:rsidRPr="00B3083A">
              <w:rPr>
                <w:rFonts w:ascii="Times New Roman" w:hAnsi="Times New Roman" w:cs="Times New Roman"/>
                <w:noProof/>
                <w:webHidden/>
                <w:sz w:val="28"/>
                <w:szCs w:val="28"/>
              </w:rPr>
              <w:fldChar w:fldCharType="separate"/>
            </w:r>
            <w:r w:rsidRPr="00B3083A">
              <w:rPr>
                <w:rFonts w:ascii="Times New Roman" w:hAnsi="Times New Roman" w:cs="Times New Roman"/>
                <w:noProof/>
                <w:webHidden/>
                <w:sz w:val="28"/>
                <w:szCs w:val="28"/>
              </w:rPr>
              <w:t>8</w:t>
            </w:r>
            <w:r w:rsidRPr="00B3083A">
              <w:rPr>
                <w:rFonts w:ascii="Times New Roman" w:hAnsi="Times New Roman" w:cs="Times New Roman"/>
                <w:noProof/>
                <w:webHidden/>
                <w:sz w:val="28"/>
                <w:szCs w:val="28"/>
              </w:rPr>
              <w:fldChar w:fldCharType="end"/>
            </w:r>
          </w:hyperlink>
        </w:p>
        <w:p w:rsidR="00B3083A" w:rsidRPr="00B3083A" w:rsidRDefault="00B3083A">
          <w:pPr>
            <w:pStyle w:val="10"/>
            <w:tabs>
              <w:tab w:val="left" w:pos="440"/>
              <w:tab w:val="right" w:leader="dot" w:pos="9913"/>
            </w:tabs>
            <w:rPr>
              <w:rFonts w:ascii="Times New Roman" w:eastAsiaTheme="minorEastAsia" w:hAnsi="Times New Roman" w:cs="Times New Roman"/>
              <w:noProof/>
              <w:sz w:val="28"/>
              <w:szCs w:val="28"/>
            </w:rPr>
          </w:pPr>
          <w:hyperlink w:anchor="_Toc169175713" w:history="1">
            <w:r w:rsidRPr="00B3083A">
              <w:rPr>
                <w:rStyle w:val="af"/>
                <w:rFonts w:ascii="Times New Roman" w:hAnsi="Times New Roman" w:cs="Times New Roman"/>
                <w:noProof/>
                <w:sz w:val="28"/>
                <w:szCs w:val="28"/>
                <w:lang w:val="en-US"/>
              </w:rPr>
              <w:t>2.</w:t>
            </w:r>
            <w:r w:rsidRPr="00B3083A">
              <w:rPr>
                <w:rFonts w:ascii="Times New Roman" w:eastAsiaTheme="minorEastAsia" w:hAnsi="Times New Roman" w:cs="Times New Roman"/>
                <w:noProof/>
                <w:sz w:val="28"/>
                <w:szCs w:val="28"/>
              </w:rPr>
              <w:tab/>
            </w:r>
            <w:r w:rsidRPr="00B3083A">
              <w:rPr>
                <w:rStyle w:val="af"/>
                <w:rFonts w:ascii="Times New Roman" w:hAnsi="Times New Roman" w:cs="Times New Roman"/>
                <w:noProof/>
                <w:sz w:val="28"/>
                <w:szCs w:val="28"/>
              </w:rPr>
              <w:t>ПРОЕКТНАЯ ЧАСТЬ</w:t>
            </w:r>
            <w:r w:rsidRPr="00B3083A">
              <w:rPr>
                <w:rFonts w:ascii="Times New Roman" w:hAnsi="Times New Roman" w:cs="Times New Roman"/>
                <w:noProof/>
                <w:webHidden/>
                <w:sz w:val="28"/>
                <w:szCs w:val="28"/>
              </w:rPr>
              <w:tab/>
            </w:r>
            <w:r w:rsidRPr="00B3083A">
              <w:rPr>
                <w:rFonts w:ascii="Times New Roman" w:hAnsi="Times New Roman" w:cs="Times New Roman"/>
                <w:noProof/>
                <w:webHidden/>
                <w:sz w:val="28"/>
                <w:szCs w:val="28"/>
              </w:rPr>
              <w:fldChar w:fldCharType="begin"/>
            </w:r>
            <w:r w:rsidRPr="00B3083A">
              <w:rPr>
                <w:rFonts w:ascii="Times New Roman" w:hAnsi="Times New Roman" w:cs="Times New Roman"/>
                <w:noProof/>
                <w:webHidden/>
                <w:sz w:val="28"/>
                <w:szCs w:val="28"/>
              </w:rPr>
              <w:instrText xml:space="preserve"> PAGEREF _Toc169175713 \h </w:instrText>
            </w:r>
            <w:r w:rsidRPr="00B3083A">
              <w:rPr>
                <w:rFonts w:ascii="Times New Roman" w:hAnsi="Times New Roman" w:cs="Times New Roman"/>
                <w:noProof/>
                <w:webHidden/>
                <w:sz w:val="28"/>
                <w:szCs w:val="28"/>
              </w:rPr>
            </w:r>
            <w:r w:rsidRPr="00B3083A">
              <w:rPr>
                <w:rFonts w:ascii="Times New Roman" w:hAnsi="Times New Roman" w:cs="Times New Roman"/>
                <w:noProof/>
                <w:webHidden/>
                <w:sz w:val="28"/>
                <w:szCs w:val="28"/>
              </w:rPr>
              <w:fldChar w:fldCharType="separate"/>
            </w:r>
            <w:r w:rsidRPr="00B3083A">
              <w:rPr>
                <w:rFonts w:ascii="Times New Roman" w:hAnsi="Times New Roman" w:cs="Times New Roman"/>
                <w:noProof/>
                <w:webHidden/>
                <w:sz w:val="28"/>
                <w:szCs w:val="28"/>
              </w:rPr>
              <w:t>9</w:t>
            </w:r>
            <w:r w:rsidRPr="00B3083A">
              <w:rPr>
                <w:rFonts w:ascii="Times New Roman" w:hAnsi="Times New Roman" w:cs="Times New Roman"/>
                <w:noProof/>
                <w:webHidden/>
                <w:sz w:val="28"/>
                <w:szCs w:val="28"/>
              </w:rPr>
              <w:fldChar w:fldCharType="end"/>
            </w:r>
          </w:hyperlink>
        </w:p>
        <w:p w:rsidR="00B3083A" w:rsidRPr="00B3083A" w:rsidRDefault="00B3083A">
          <w:pPr>
            <w:pStyle w:val="20"/>
            <w:tabs>
              <w:tab w:val="left" w:pos="880"/>
              <w:tab w:val="right" w:leader="dot" w:pos="9913"/>
            </w:tabs>
            <w:rPr>
              <w:rFonts w:ascii="Times New Roman" w:eastAsiaTheme="minorEastAsia" w:hAnsi="Times New Roman" w:cs="Times New Roman"/>
              <w:noProof/>
              <w:sz w:val="28"/>
              <w:szCs w:val="28"/>
            </w:rPr>
          </w:pPr>
          <w:hyperlink w:anchor="_Toc169175714" w:history="1">
            <w:r w:rsidRPr="00B3083A">
              <w:rPr>
                <w:rStyle w:val="af"/>
                <w:rFonts w:ascii="Times New Roman" w:hAnsi="Times New Roman" w:cs="Times New Roman"/>
                <w:noProof/>
                <w:sz w:val="28"/>
                <w:szCs w:val="28"/>
              </w:rPr>
              <w:t>2.1.</w:t>
            </w:r>
            <w:r w:rsidRPr="00B3083A">
              <w:rPr>
                <w:rFonts w:ascii="Times New Roman" w:eastAsiaTheme="minorEastAsia" w:hAnsi="Times New Roman" w:cs="Times New Roman"/>
                <w:noProof/>
                <w:sz w:val="28"/>
                <w:szCs w:val="28"/>
              </w:rPr>
              <w:tab/>
            </w:r>
            <w:r w:rsidRPr="00B3083A">
              <w:rPr>
                <w:rStyle w:val="af"/>
                <w:rFonts w:ascii="Times New Roman" w:hAnsi="Times New Roman" w:cs="Times New Roman"/>
                <w:noProof/>
                <w:sz w:val="28"/>
                <w:szCs w:val="28"/>
              </w:rPr>
              <w:t>Проектирование и реализация базы данных системы</w:t>
            </w:r>
            <w:r w:rsidRPr="00B3083A">
              <w:rPr>
                <w:rFonts w:ascii="Times New Roman" w:hAnsi="Times New Roman" w:cs="Times New Roman"/>
                <w:noProof/>
                <w:webHidden/>
                <w:sz w:val="28"/>
                <w:szCs w:val="28"/>
              </w:rPr>
              <w:tab/>
            </w:r>
            <w:r w:rsidRPr="00B3083A">
              <w:rPr>
                <w:rFonts w:ascii="Times New Roman" w:hAnsi="Times New Roman" w:cs="Times New Roman"/>
                <w:noProof/>
                <w:webHidden/>
                <w:sz w:val="28"/>
                <w:szCs w:val="28"/>
              </w:rPr>
              <w:fldChar w:fldCharType="begin"/>
            </w:r>
            <w:r w:rsidRPr="00B3083A">
              <w:rPr>
                <w:rFonts w:ascii="Times New Roman" w:hAnsi="Times New Roman" w:cs="Times New Roman"/>
                <w:noProof/>
                <w:webHidden/>
                <w:sz w:val="28"/>
                <w:szCs w:val="28"/>
              </w:rPr>
              <w:instrText xml:space="preserve"> PAGEREF _Toc169175714 \h </w:instrText>
            </w:r>
            <w:r w:rsidRPr="00B3083A">
              <w:rPr>
                <w:rFonts w:ascii="Times New Roman" w:hAnsi="Times New Roman" w:cs="Times New Roman"/>
                <w:noProof/>
                <w:webHidden/>
                <w:sz w:val="28"/>
                <w:szCs w:val="28"/>
              </w:rPr>
            </w:r>
            <w:r w:rsidRPr="00B3083A">
              <w:rPr>
                <w:rFonts w:ascii="Times New Roman" w:hAnsi="Times New Roman" w:cs="Times New Roman"/>
                <w:noProof/>
                <w:webHidden/>
                <w:sz w:val="28"/>
                <w:szCs w:val="28"/>
              </w:rPr>
              <w:fldChar w:fldCharType="separate"/>
            </w:r>
            <w:r w:rsidRPr="00B3083A">
              <w:rPr>
                <w:rFonts w:ascii="Times New Roman" w:hAnsi="Times New Roman" w:cs="Times New Roman"/>
                <w:noProof/>
                <w:webHidden/>
                <w:sz w:val="28"/>
                <w:szCs w:val="28"/>
              </w:rPr>
              <w:t>9</w:t>
            </w:r>
            <w:r w:rsidRPr="00B3083A">
              <w:rPr>
                <w:rFonts w:ascii="Times New Roman" w:hAnsi="Times New Roman" w:cs="Times New Roman"/>
                <w:noProof/>
                <w:webHidden/>
                <w:sz w:val="28"/>
                <w:szCs w:val="28"/>
              </w:rPr>
              <w:fldChar w:fldCharType="end"/>
            </w:r>
          </w:hyperlink>
        </w:p>
        <w:p w:rsidR="00B3083A" w:rsidRPr="00B3083A" w:rsidRDefault="00B3083A">
          <w:pPr>
            <w:pStyle w:val="20"/>
            <w:tabs>
              <w:tab w:val="left" w:pos="880"/>
              <w:tab w:val="right" w:leader="dot" w:pos="9913"/>
            </w:tabs>
            <w:rPr>
              <w:rFonts w:ascii="Times New Roman" w:eastAsiaTheme="minorEastAsia" w:hAnsi="Times New Roman" w:cs="Times New Roman"/>
              <w:noProof/>
              <w:sz w:val="28"/>
              <w:szCs w:val="28"/>
            </w:rPr>
          </w:pPr>
          <w:hyperlink w:anchor="_Toc169175715" w:history="1">
            <w:r w:rsidRPr="00B3083A">
              <w:rPr>
                <w:rStyle w:val="af"/>
                <w:rFonts w:ascii="Times New Roman" w:eastAsia="Times New Roman" w:hAnsi="Times New Roman" w:cs="Times New Roman"/>
                <w:noProof/>
                <w:sz w:val="28"/>
                <w:szCs w:val="28"/>
              </w:rPr>
              <w:t>2.2.</w:t>
            </w:r>
            <w:r w:rsidRPr="00B3083A">
              <w:rPr>
                <w:rFonts w:ascii="Times New Roman" w:eastAsiaTheme="minorEastAsia" w:hAnsi="Times New Roman" w:cs="Times New Roman"/>
                <w:noProof/>
                <w:sz w:val="28"/>
                <w:szCs w:val="28"/>
              </w:rPr>
              <w:tab/>
            </w:r>
            <w:r w:rsidRPr="00B3083A">
              <w:rPr>
                <w:rStyle w:val="af"/>
                <w:rFonts w:ascii="Times New Roman" w:eastAsia="Times New Roman" w:hAnsi="Times New Roman" w:cs="Times New Roman"/>
                <w:noProof/>
                <w:sz w:val="28"/>
                <w:szCs w:val="28"/>
              </w:rPr>
              <w:t>Проектирование и реализация пользовательского интерфейса системы</w:t>
            </w:r>
            <w:r w:rsidRPr="00B3083A">
              <w:rPr>
                <w:rFonts w:ascii="Times New Roman" w:hAnsi="Times New Roman" w:cs="Times New Roman"/>
                <w:noProof/>
                <w:webHidden/>
                <w:sz w:val="28"/>
                <w:szCs w:val="28"/>
              </w:rPr>
              <w:tab/>
            </w:r>
            <w:r w:rsidRPr="00B3083A">
              <w:rPr>
                <w:rFonts w:ascii="Times New Roman" w:hAnsi="Times New Roman" w:cs="Times New Roman"/>
                <w:noProof/>
                <w:webHidden/>
                <w:sz w:val="28"/>
                <w:szCs w:val="28"/>
              </w:rPr>
              <w:fldChar w:fldCharType="begin"/>
            </w:r>
            <w:r w:rsidRPr="00B3083A">
              <w:rPr>
                <w:rFonts w:ascii="Times New Roman" w:hAnsi="Times New Roman" w:cs="Times New Roman"/>
                <w:noProof/>
                <w:webHidden/>
                <w:sz w:val="28"/>
                <w:szCs w:val="28"/>
              </w:rPr>
              <w:instrText xml:space="preserve"> PAGEREF _Toc169175715 \h </w:instrText>
            </w:r>
            <w:r w:rsidRPr="00B3083A">
              <w:rPr>
                <w:rFonts w:ascii="Times New Roman" w:hAnsi="Times New Roman" w:cs="Times New Roman"/>
                <w:noProof/>
                <w:webHidden/>
                <w:sz w:val="28"/>
                <w:szCs w:val="28"/>
              </w:rPr>
            </w:r>
            <w:r w:rsidRPr="00B3083A">
              <w:rPr>
                <w:rFonts w:ascii="Times New Roman" w:hAnsi="Times New Roman" w:cs="Times New Roman"/>
                <w:noProof/>
                <w:webHidden/>
                <w:sz w:val="28"/>
                <w:szCs w:val="28"/>
              </w:rPr>
              <w:fldChar w:fldCharType="separate"/>
            </w:r>
            <w:r w:rsidRPr="00B3083A">
              <w:rPr>
                <w:rFonts w:ascii="Times New Roman" w:hAnsi="Times New Roman" w:cs="Times New Roman"/>
                <w:noProof/>
                <w:webHidden/>
                <w:sz w:val="28"/>
                <w:szCs w:val="28"/>
              </w:rPr>
              <w:t>9</w:t>
            </w:r>
            <w:r w:rsidRPr="00B3083A">
              <w:rPr>
                <w:rFonts w:ascii="Times New Roman" w:hAnsi="Times New Roman" w:cs="Times New Roman"/>
                <w:noProof/>
                <w:webHidden/>
                <w:sz w:val="28"/>
                <w:szCs w:val="28"/>
              </w:rPr>
              <w:fldChar w:fldCharType="end"/>
            </w:r>
          </w:hyperlink>
        </w:p>
        <w:p w:rsidR="00B3083A" w:rsidRPr="00B3083A" w:rsidRDefault="00B3083A">
          <w:pPr>
            <w:pStyle w:val="30"/>
            <w:tabs>
              <w:tab w:val="left" w:pos="1320"/>
              <w:tab w:val="right" w:leader="dot" w:pos="9913"/>
            </w:tabs>
            <w:rPr>
              <w:rFonts w:ascii="Times New Roman" w:eastAsiaTheme="minorEastAsia" w:hAnsi="Times New Roman" w:cs="Times New Roman"/>
              <w:noProof/>
              <w:sz w:val="28"/>
              <w:szCs w:val="28"/>
            </w:rPr>
          </w:pPr>
          <w:hyperlink w:anchor="_Toc169175716" w:history="1">
            <w:r w:rsidRPr="00B3083A">
              <w:rPr>
                <w:rStyle w:val="af"/>
                <w:rFonts w:ascii="Times New Roman" w:hAnsi="Times New Roman" w:cs="Times New Roman"/>
                <w:noProof/>
                <w:sz w:val="28"/>
                <w:szCs w:val="28"/>
              </w:rPr>
              <w:t>2.2.1.</w:t>
            </w:r>
            <w:r w:rsidRPr="00B3083A">
              <w:rPr>
                <w:rFonts w:ascii="Times New Roman" w:eastAsiaTheme="minorEastAsia" w:hAnsi="Times New Roman" w:cs="Times New Roman"/>
                <w:noProof/>
                <w:sz w:val="28"/>
                <w:szCs w:val="28"/>
              </w:rPr>
              <w:tab/>
            </w:r>
            <w:r w:rsidRPr="00B3083A">
              <w:rPr>
                <w:rStyle w:val="af"/>
                <w:rFonts w:ascii="Times New Roman" w:hAnsi="Times New Roman" w:cs="Times New Roman"/>
                <w:noProof/>
                <w:sz w:val="28"/>
                <w:szCs w:val="28"/>
              </w:rPr>
              <w:t>Структура приложения</w:t>
            </w:r>
            <w:r w:rsidRPr="00B3083A">
              <w:rPr>
                <w:rFonts w:ascii="Times New Roman" w:hAnsi="Times New Roman" w:cs="Times New Roman"/>
                <w:noProof/>
                <w:webHidden/>
                <w:sz w:val="28"/>
                <w:szCs w:val="28"/>
              </w:rPr>
              <w:tab/>
            </w:r>
            <w:r w:rsidRPr="00B3083A">
              <w:rPr>
                <w:rFonts w:ascii="Times New Roman" w:hAnsi="Times New Roman" w:cs="Times New Roman"/>
                <w:noProof/>
                <w:webHidden/>
                <w:sz w:val="28"/>
                <w:szCs w:val="28"/>
              </w:rPr>
              <w:fldChar w:fldCharType="begin"/>
            </w:r>
            <w:r w:rsidRPr="00B3083A">
              <w:rPr>
                <w:rFonts w:ascii="Times New Roman" w:hAnsi="Times New Roman" w:cs="Times New Roman"/>
                <w:noProof/>
                <w:webHidden/>
                <w:sz w:val="28"/>
                <w:szCs w:val="28"/>
              </w:rPr>
              <w:instrText xml:space="preserve"> PAGEREF _Toc169175716 \h </w:instrText>
            </w:r>
            <w:r w:rsidRPr="00B3083A">
              <w:rPr>
                <w:rFonts w:ascii="Times New Roman" w:hAnsi="Times New Roman" w:cs="Times New Roman"/>
                <w:noProof/>
                <w:webHidden/>
                <w:sz w:val="28"/>
                <w:szCs w:val="28"/>
              </w:rPr>
            </w:r>
            <w:r w:rsidRPr="00B3083A">
              <w:rPr>
                <w:rFonts w:ascii="Times New Roman" w:hAnsi="Times New Roman" w:cs="Times New Roman"/>
                <w:noProof/>
                <w:webHidden/>
                <w:sz w:val="28"/>
                <w:szCs w:val="28"/>
              </w:rPr>
              <w:fldChar w:fldCharType="separate"/>
            </w:r>
            <w:r w:rsidRPr="00B3083A">
              <w:rPr>
                <w:rFonts w:ascii="Times New Roman" w:hAnsi="Times New Roman" w:cs="Times New Roman"/>
                <w:noProof/>
                <w:webHidden/>
                <w:sz w:val="28"/>
                <w:szCs w:val="28"/>
              </w:rPr>
              <w:t>10</w:t>
            </w:r>
            <w:r w:rsidRPr="00B3083A">
              <w:rPr>
                <w:rFonts w:ascii="Times New Roman" w:hAnsi="Times New Roman" w:cs="Times New Roman"/>
                <w:noProof/>
                <w:webHidden/>
                <w:sz w:val="28"/>
                <w:szCs w:val="28"/>
              </w:rPr>
              <w:fldChar w:fldCharType="end"/>
            </w:r>
          </w:hyperlink>
        </w:p>
        <w:p w:rsidR="00B3083A" w:rsidRPr="00B3083A" w:rsidRDefault="00B3083A">
          <w:pPr>
            <w:pStyle w:val="30"/>
            <w:tabs>
              <w:tab w:val="left" w:pos="1320"/>
              <w:tab w:val="right" w:leader="dot" w:pos="9913"/>
            </w:tabs>
            <w:rPr>
              <w:rFonts w:ascii="Times New Roman" w:eastAsiaTheme="minorEastAsia" w:hAnsi="Times New Roman" w:cs="Times New Roman"/>
              <w:noProof/>
              <w:sz w:val="28"/>
              <w:szCs w:val="28"/>
            </w:rPr>
          </w:pPr>
          <w:hyperlink w:anchor="_Toc169175717" w:history="1">
            <w:r w:rsidRPr="00B3083A">
              <w:rPr>
                <w:rStyle w:val="af"/>
                <w:rFonts w:ascii="Times New Roman" w:hAnsi="Times New Roman" w:cs="Times New Roman"/>
                <w:noProof/>
                <w:sz w:val="28"/>
                <w:szCs w:val="28"/>
              </w:rPr>
              <w:t>2.2.2.</w:t>
            </w:r>
            <w:r w:rsidRPr="00B3083A">
              <w:rPr>
                <w:rFonts w:ascii="Times New Roman" w:eastAsiaTheme="minorEastAsia" w:hAnsi="Times New Roman" w:cs="Times New Roman"/>
                <w:noProof/>
                <w:sz w:val="28"/>
                <w:szCs w:val="28"/>
              </w:rPr>
              <w:tab/>
            </w:r>
            <w:r w:rsidRPr="00B3083A">
              <w:rPr>
                <w:rStyle w:val="af"/>
                <w:rFonts w:ascii="Times New Roman" w:hAnsi="Times New Roman" w:cs="Times New Roman"/>
                <w:noProof/>
                <w:sz w:val="28"/>
                <w:szCs w:val="28"/>
              </w:rPr>
              <w:t>Реализация пользовательских форм</w:t>
            </w:r>
            <w:r w:rsidRPr="00B3083A">
              <w:rPr>
                <w:rFonts w:ascii="Times New Roman" w:hAnsi="Times New Roman" w:cs="Times New Roman"/>
                <w:noProof/>
                <w:webHidden/>
                <w:sz w:val="28"/>
                <w:szCs w:val="28"/>
              </w:rPr>
              <w:tab/>
            </w:r>
            <w:r w:rsidRPr="00B3083A">
              <w:rPr>
                <w:rFonts w:ascii="Times New Roman" w:hAnsi="Times New Roman" w:cs="Times New Roman"/>
                <w:noProof/>
                <w:webHidden/>
                <w:sz w:val="28"/>
                <w:szCs w:val="28"/>
              </w:rPr>
              <w:fldChar w:fldCharType="begin"/>
            </w:r>
            <w:r w:rsidRPr="00B3083A">
              <w:rPr>
                <w:rFonts w:ascii="Times New Roman" w:hAnsi="Times New Roman" w:cs="Times New Roman"/>
                <w:noProof/>
                <w:webHidden/>
                <w:sz w:val="28"/>
                <w:szCs w:val="28"/>
              </w:rPr>
              <w:instrText xml:space="preserve"> PAGEREF _Toc169175717 \h </w:instrText>
            </w:r>
            <w:r w:rsidRPr="00B3083A">
              <w:rPr>
                <w:rFonts w:ascii="Times New Roman" w:hAnsi="Times New Roman" w:cs="Times New Roman"/>
                <w:noProof/>
                <w:webHidden/>
                <w:sz w:val="28"/>
                <w:szCs w:val="28"/>
              </w:rPr>
            </w:r>
            <w:r w:rsidRPr="00B3083A">
              <w:rPr>
                <w:rFonts w:ascii="Times New Roman" w:hAnsi="Times New Roman" w:cs="Times New Roman"/>
                <w:noProof/>
                <w:webHidden/>
                <w:sz w:val="28"/>
                <w:szCs w:val="28"/>
              </w:rPr>
              <w:fldChar w:fldCharType="separate"/>
            </w:r>
            <w:r w:rsidRPr="00B3083A">
              <w:rPr>
                <w:rFonts w:ascii="Times New Roman" w:hAnsi="Times New Roman" w:cs="Times New Roman"/>
                <w:noProof/>
                <w:webHidden/>
                <w:sz w:val="28"/>
                <w:szCs w:val="28"/>
              </w:rPr>
              <w:t>12</w:t>
            </w:r>
            <w:r w:rsidRPr="00B3083A">
              <w:rPr>
                <w:rFonts w:ascii="Times New Roman" w:hAnsi="Times New Roman" w:cs="Times New Roman"/>
                <w:noProof/>
                <w:webHidden/>
                <w:sz w:val="28"/>
                <w:szCs w:val="28"/>
              </w:rPr>
              <w:fldChar w:fldCharType="end"/>
            </w:r>
          </w:hyperlink>
        </w:p>
        <w:p w:rsidR="00B3083A" w:rsidRPr="00B3083A" w:rsidRDefault="00B3083A">
          <w:pPr>
            <w:pStyle w:val="30"/>
            <w:tabs>
              <w:tab w:val="left" w:pos="1320"/>
              <w:tab w:val="right" w:leader="dot" w:pos="9913"/>
            </w:tabs>
            <w:rPr>
              <w:rFonts w:ascii="Times New Roman" w:eastAsiaTheme="minorEastAsia" w:hAnsi="Times New Roman" w:cs="Times New Roman"/>
              <w:noProof/>
              <w:sz w:val="28"/>
              <w:szCs w:val="28"/>
            </w:rPr>
          </w:pPr>
          <w:hyperlink w:anchor="_Toc169175718" w:history="1">
            <w:r w:rsidRPr="00B3083A">
              <w:rPr>
                <w:rStyle w:val="af"/>
                <w:rFonts w:ascii="Times New Roman" w:hAnsi="Times New Roman" w:cs="Times New Roman"/>
                <w:noProof/>
                <w:sz w:val="28"/>
                <w:szCs w:val="28"/>
              </w:rPr>
              <w:t>2.2.3.</w:t>
            </w:r>
            <w:r w:rsidRPr="00B3083A">
              <w:rPr>
                <w:rFonts w:ascii="Times New Roman" w:eastAsiaTheme="minorEastAsia" w:hAnsi="Times New Roman" w:cs="Times New Roman"/>
                <w:noProof/>
                <w:sz w:val="28"/>
                <w:szCs w:val="28"/>
              </w:rPr>
              <w:tab/>
            </w:r>
            <w:r w:rsidRPr="00B3083A">
              <w:rPr>
                <w:rStyle w:val="af"/>
                <w:rFonts w:ascii="Times New Roman" w:hAnsi="Times New Roman" w:cs="Times New Roman"/>
                <w:noProof/>
                <w:sz w:val="28"/>
                <w:szCs w:val="28"/>
              </w:rPr>
              <w:t>Разработка запросов</w:t>
            </w:r>
            <w:r w:rsidRPr="00B3083A">
              <w:rPr>
                <w:rFonts w:ascii="Times New Roman" w:hAnsi="Times New Roman" w:cs="Times New Roman"/>
                <w:noProof/>
                <w:webHidden/>
                <w:sz w:val="28"/>
                <w:szCs w:val="28"/>
              </w:rPr>
              <w:tab/>
            </w:r>
            <w:r w:rsidRPr="00B3083A">
              <w:rPr>
                <w:rFonts w:ascii="Times New Roman" w:hAnsi="Times New Roman" w:cs="Times New Roman"/>
                <w:noProof/>
                <w:webHidden/>
                <w:sz w:val="28"/>
                <w:szCs w:val="28"/>
              </w:rPr>
              <w:fldChar w:fldCharType="begin"/>
            </w:r>
            <w:r w:rsidRPr="00B3083A">
              <w:rPr>
                <w:rFonts w:ascii="Times New Roman" w:hAnsi="Times New Roman" w:cs="Times New Roman"/>
                <w:noProof/>
                <w:webHidden/>
                <w:sz w:val="28"/>
                <w:szCs w:val="28"/>
              </w:rPr>
              <w:instrText xml:space="preserve"> PAGEREF _Toc169175718 \h </w:instrText>
            </w:r>
            <w:r w:rsidRPr="00B3083A">
              <w:rPr>
                <w:rFonts w:ascii="Times New Roman" w:hAnsi="Times New Roman" w:cs="Times New Roman"/>
                <w:noProof/>
                <w:webHidden/>
                <w:sz w:val="28"/>
                <w:szCs w:val="28"/>
              </w:rPr>
            </w:r>
            <w:r w:rsidRPr="00B3083A">
              <w:rPr>
                <w:rFonts w:ascii="Times New Roman" w:hAnsi="Times New Roman" w:cs="Times New Roman"/>
                <w:noProof/>
                <w:webHidden/>
                <w:sz w:val="28"/>
                <w:szCs w:val="28"/>
              </w:rPr>
              <w:fldChar w:fldCharType="separate"/>
            </w:r>
            <w:r w:rsidRPr="00B3083A">
              <w:rPr>
                <w:rFonts w:ascii="Times New Roman" w:hAnsi="Times New Roman" w:cs="Times New Roman"/>
                <w:noProof/>
                <w:webHidden/>
                <w:sz w:val="28"/>
                <w:szCs w:val="28"/>
              </w:rPr>
              <w:t>24</w:t>
            </w:r>
            <w:r w:rsidRPr="00B3083A">
              <w:rPr>
                <w:rFonts w:ascii="Times New Roman" w:hAnsi="Times New Roman" w:cs="Times New Roman"/>
                <w:noProof/>
                <w:webHidden/>
                <w:sz w:val="28"/>
                <w:szCs w:val="28"/>
              </w:rPr>
              <w:fldChar w:fldCharType="end"/>
            </w:r>
          </w:hyperlink>
        </w:p>
        <w:p w:rsidR="00B3083A" w:rsidRPr="00B3083A" w:rsidRDefault="00B3083A">
          <w:pPr>
            <w:pStyle w:val="30"/>
            <w:tabs>
              <w:tab w:val="left" w:pos="1320"/>
              <w:tab w:val="right" w:leader="dot" w:pos="9913"/>
            </w:tabs>
            <w:rPr>
              <w:rFonts w:ascii="Times New Roman" w:eastAsiaTheme="minorEastAsia" w:hAnsi="Times New Roman" w:cs="Times New Roman"/>
              <w:noProof/>
              <w:sz w:val="28"/>
              <w:szCs w:val="28"/>
            </w:rPr>
          </w:pPr>
          <w:hyperlink w:anchor="_Toc169175719" w:history="1">
            <w:r w:rsidRPr="00B3083A">
              <w:rPr>
                <w:rStyle w:val="af"/>
                <w:rFonts w:ascii="Times New Roman" w:hAnsi="Times New Roman" w:cs="Times New Roman"/>
                <w:noProof/>
                <w:sz w:val="28"/>
                <w:szCs w:val="28"/>
              </w:rPr>
              <w:t>2.2.4.</w:t>
            </w:r>
            <w:r w:rsidRPr="00B3083A">
              <w:rPr>
                <w:rFonts w:ascii="Times New Roman" w:eastAsiaTheme="minorEastAsia" w:hAnsi="Times New Roman" w:cs="Times New Roman"/>
                <w:noProof/>
                <w:sz w:val="28"/>
                <w:szCs w:val="28"/>
              </w:rPr>
              <w:tab/>
            </w:r>
            <w:r w:rsidRPr="00B3083A">
              <w:rPr>
                <w:rStyle w:val="af"/>
                <w:rFonts w:ascii="Times New Roman" w:hAnsi="Times New Roman" w:cs="Times New Roman"/>
                <w:noProof/>
                <w:sz w:val="28"/>
                <w:szCs w:val="28"/>
              </w:rPr>
              <w:t>Разработка отчетов</w:t>
            </w:r>
            <w:r w:rsidRPr="00B3083A">
              <w:rPr>
                <w:rFonts w:ascii="Times New Roman" w:hAnsi="Times New Roman" w:cs="Times New Roman"/>
                <w:noProof/>
                <w:webHidden/>
                <w:sz w:val="28"/>
                <w:szCs w:val="28"/>
              </w:rPr>
              <w:tab/>
            </w:r>
            <w:r w:rsidRPr="00B3083A">
              <w:rPr>
                <w:rFonts w:ascii="Times New Roman" w:hAnsi="Times New Roman" w:cs="Times New Roman"/>
                <w:noProof/>
                <w:webHidden/>
                <w:sz w:val="28"/>
                <w:szCs w:val="28"/>
              </w:rPr>
              <w:fldChar w:fldCharType="begin"/>
            </w:r>
            <w:r w:rsidRPr="00B3083A">
              <w:rPr>
                <w:rFonts w:ascii="Times New Roman" w:hAnsi="Times New Roman" w:cs="Times New Roman"/>
                <w:noProof/>
                <w:webHidden/>
                <w:sz w:val="28"/>
                <w:szCs w:val="28"/>
              </w:rPr>
              <w:instrText xml:space="preserve"> PAGEREF _Toc169175719 \h </w:instrText>
            </w:r>
            <w:r w:rsidRPr="00B3083A">
              <w:rPr>
                <w:rFonts w:ascii="Times New Roman" w:hAnsi="Times New Roman" w:cs="Times New Roman"/>
                <w:noProof/>
                <w:webHidden/>
                <w:sz w:val="28"/>
                <w:szCs w:val="28"/>
              </w:rPr>
            </w:r>
            <w:r w:rsidRPr="00B3083A">
              <w:rPr>
                <w:rFonts w:ascii="Times New Roman" w:hAnsi="Times New Roman" w:cs="Times New Roman"/>
                <w:noProof/>
                <w:webHidden/>
                <w:sz w:val="28"/>
                <w:szCs w:val="28"/>
              </w:rPr>
              <w:fldChar w:fldCharType="separate"/>
            </w:r>
            <w:r w:rsidRPr="00B3083A">
              <w:rPr>
                <w:rFonts w:ascii="Times New Roman" w:hAnsi="Times New Roman" w:cs="Times New Roman"/>
                <w:noProof/>
                <w:webHidden/>
                <w:sz w:val="28"/>
                <w:szCs w:val="28"/>
              </w:rPr>
              <w:t>37</w:t>
            </w:r>
            <w:r w:rsidRPr="00B3083A">
              <w:rPr>
                <w:rFonts w:ascii="Times New Roman" w:hAnsi="Times New Roman" w:cs="Times New Roman"/>
                <w:noProof/>
                <w:webHidden/>
                <w:sz w:val="28"/>
                <w:szCs w:val="28"/>
              </w:rPr>
              <w:fldChar w:fldCharType="end"/>
            </w:r>
          </w:hyperlink>
        </w:p>
        <w:p w:rsidR="00B3083A" w:rsidRPr="00B3083A" w:rsidRDefault="00B3083A">
          <w:pPr>
            <w:pStyle w:val="10"/>
            <w:tabs>
              <w:tab w:val="right" w:leader="dot" w:pos="9913"/>
            </w:tabs>
            <w:rPr>
              <w:rFonts w:ascii="Times New Roman" w:eastAsiaTheme="minorEastAsia" w:hAnsi="Times New Roman" w:cs="Times New Roman"/>
              <w:noProof/>
              <w:sz w:val="28"/>
              <w:szCs w:val="28"/>
            </w:rPr>
          </w:pPr>
          <w:hyperlink w:anchor="_Toc169175720" w:history="1">
            <w:r w:rsidRPr="00B3083A">
              <w:rPr>
                <w:rStyle w:val="af"/>
                <w:rFonts w:ascii="Times New Roman" w:eastAsia="Times New Roman" w:hAnsi="Times New Roman" w:cs="Times New Roman"/>
                <w:noProof/>
                <w:sz w:val="28"/>
                <w:szCs w:val="28"/>
              </w:rPr>
              <w:t>ЗАКЛЮЧЕНИЕ</w:t>
            </w:r>
            <w:r w:rsidRPr="00B3083A">
              <w:rPr>
                <w:rFonts w:ascii="Times New Roman" w:hAnsi="Times New Roman" w:cs="Times New Roman"/>
                <w:noProof/>
                <w:webHidden/>
                <w:sz w:val="28"/>
                <w:szCs w:val="28"/>
              </w:rPr>
              <w:tab/>
            </w:r>
            <w:r w:rsidRPr="00B3083A">
              <w:rPr>
                <w:rFonts w:ascii="Times New Roman" w:hAnsi="Times New Roman" w:cs="Times New Roman"/>
                <w:noProof/>
                <w:webHidden/>
                <w:sz w:val="28"/>
                <w:szCs w:val="28"/>
              </w:rPr>
              <w:fldChar w:fldCharType="begin"/>
            </w:r>
            <w:r w:rsidRPr="00B3083A">
              <w:rPr>
                <w:rFonts w:ascii="Times New Roman" w:hAnsi="Times New Roman" w:cs="Times New Roman"/>
                <w:noProof/>
                <w:webHidden/>
                <w:sz w:val="28"/>
                <w:szCs w:val="28"/>
              </w:rPr>
              <w:instrText xml:space="preserve"> PAGEREF _Toc169175720 \h </w:instrText>
            </w:r>
            <w:r w:rsidRPr="00B3083A">
              <w:rPr>
                <w:rFonts w:ascii="Times New Roman" w:hAnsi="Times New Roman" w:cs="Times New Roman"/>
                <w:noProof/>
                <w:webHidden/>
                <w:sz w:val="28"/>
                <w:szCs w:val="28"/>
              </w:rPr>
            </w:r>
            <w:r w:rsidRPr="00B3083A">
              <w:rPr>
                <w:rFonts w:ascii="Times New Roman" w:hAnsi="Times New Roman" w:cs="Times New Roman"/>
                <w:noProof/>
                <w:webHidden/>
                <w:sz w:val="28"/>
                <w:szCs w:val="28"/>
              </w:rPr>
              <w:fldChar w:fldCharType="separate"/>
            </w:r>
            <w:r w:rsidRPr="00B3083A">
              <w:rPr>
                <w:rFonts w:ascii="Times New Roman" w:hAnsi="Times New Roman" w:cs="Times New Roman"/>
                <w:noProof/>
                <w:webHidden/>
                <w:sz w:val="28"/>
                <w:szCs w:val="28"/>
              </w:rPr>
              <w:t>39</w:t>
            </w:r>
            <w:r w:rsidRPr="00B3083A">
              <w:rPr>
                <w:rFonts w:ascii="Times New Roman" w:hAnsi="Times New Roman" w:cs="Times New Roman"/>
                <w:noProof/>
                <w:webHidden/>
                <w:sz w:val="28"/>
                <w:szCs w:val="28"/>
              </w:rPr>
              <w:fldChar w:fldCharType="end"/>
            </w:r>
          </w:hyperlink>
        </w:p>
        <w:p w:rsidR="00B3083A" w:rsidRPr="00B3083A" w:rsidRDefault="00B3083A">
          <w:pPr>
            <w:pStyle w:val="10"/>
            <w:tabs>
              <w:tab w:val="right" w:leader="dot" w:pos="9913"/>
            </w:tabs>
            <w:rPr>
              <w:rFonts w:ascii="Times New Roman" w:eastAsiaTheme="minorEastAsia" w:hAnsi="Times New Roman" w:cs="Times New Roman"/>
              <w:noProof/>
              <w:sz w:val="28"/>
              <w:szCs w:val="28"/>
            </w:rPr>
          </w:pPr>
          <w:hyperlink w:anchor="_Toc169175721" w:history="1">
            <w:r w:rsidRPr="00B3083A">
              <w:rPr>
                <w:rStyle w:val="af"/>
                <w:rFonts w:ascii="Times New Roman" w:eastAsia="Times New Roman" w:hAnsi="Times New Roman" w:cs="Times New Roman"/>
                <w:noProof/>
                <w:sz w:val="28"/>
                <w:szCs w:val="28"/>
              </w:rPr>
              <w:t>СПИСОК ЛИТЕРАТУРЫ</w:t>
            </w:r>
            <w:r w:rsidRPr="00B3083A">
              <w:rPr>
                <w:rFonts w:ascii="Times New Roman" w:hAnsi="Times New Roman" w:cs="Times New Roman"/>
                <w:noProof/>
                <w:webHidden/>
                <w:sz w:val="28"/>
                <w:szCs w:val="28"/>
              </w:rPr>
              <w:tab/>
            </w:r>
            <w:r w:rsidRPr="00B3083A">
              <w:rPr>
                <w:rFonts w:ascii="Times New Roman" w:hAnsi="Times New Roman" w:cs="Times New Roman"/>
                <w:noProof/>
                <w:webHidden/>
                <w:sz w:val="28"/>
                <w:szCs w:val="28"/>
              </w:rPr>
              <w:fldChar w:fldCharType="begin"/>
            </w:r>
            <w:r w:rsidRPr="00B3083A">
              <w:rPr>
                <w:rFonts w:ascii="Times New Roman" w:hAnsi="Times New Roman" w:cs="Times New Roman"/>
                <w:noProof/>
                <w:webHidden/>
                <w:sz w:val="28"/>
                <w:szCs w:val="28"/>
              </w:rPr>
              <w:instrText xml:space="preserve"> PAGEREF _Toc169175721 \h </w:instrText>
            </w:r>
            <w:r w:rsidRPr="00B3083A">
              <w:rPr>
                <w:rFonts w:ascii="Times New Roman" w:hAnsi="Times New Roman" w:cs="Times New Roman"/>
                <w:noProof/>
                <w:webHidden/>
                <w:sz w:val="28"/>
                <w:szCs w:val="28"/>
              </w:rPr>
            </w:r>
            <w:r w:rsidRPr="00B3083A">
              <w:rPr>
                <w:rFonts w:ascii="Times New Roman" w:hAnsi="Times New Roman" w:cs="Times New Roman"/>
                <w:noProof/>
                <w:webHidden/>
                <w:sz w:val="28"/>
                <w:szCs w:val="28"/>
              </w:rPr>
              <w:fldChar w:fldCharType="separate"/>
            </w:r>
            <w:r w:rsidRPr="00B3083A">
              <w:rPr>
                <w:rFonts w:ascii="Times New Roman" w:hAnsi="Times New Roman" w:cs="Times New Roman"/>
                <w:noProof/>
                <w:webHidden/>
                <w:sz w:val="28"/>
                <w:szCs w:val="28"/>
              </w:rPr>
              <w:t>40</w:t>
            </w:r>
            <w:r w:rsidRPr="00B3083A">
              <w:rPr>
                <w:rFonts w:ascii="Times New Roman" w:hAnsi="Times New Roman" w:cs="Times New Roman"/>
                <w:noProof/>
                <w:webHidden/>
                <w:sz w:val="28"/>
                <w:szCs w:val="28"/>
              </w:rPr>
              <w:fldChar w:fldCharType="end"/>
            </w:r>
          </w:hyperlink>
        </w:p>
        <w:p w:rsidR="00842604" w:rsidRDefault="00842604">
          <w:r w:rsidRPr="00B3083A">
            <w:rPr>
              <w:rFonts w:ascii="Times New Roman" w:hAnsi="Times New Roman" w:cs="Times New Roman"/>
              <w:b/>
              <w:bCs/>
              <w:sz w:val="28"/>
              <w:szCs w:val="28"/>
            </w:rPr>
            <w:fldChar w:fldCharType="end"/>
          </w:r>
        </w:p>
      </w:sdtContent>
    </w:sdt>
    <w:p w:rsidR="00E8105C" w:rsidRPr="00A8597D" w:rsidRDefault="00E8105C" w:rsidP="00E8105C">
      <w:pPr>
        <w:spacing w:after="160" w:line="300" w:lineRule="auto"/>
        <w:rPr>
          <w:rFonts w:ascii="Times New Roman" w:eastAsia="Times New Roman" w:hAnsi="Times New Roman" w:cs="Times New Roman"/>
          <w:sz w:val="28"/>
          <w:szCs w:val="28"/>
        </w:rPr>
      </w:pPr>
    </w:p>
    <w:p w:rsidR="00E8105C" w:rsidRDefault="00E8105C">
      <w:pPr>
        <w:rPr>
          <w:rFonts w:ascii="Times New Roman" w:hAnsi="Times New Roman" w:cs="Times New Roman"/>
          <w:caps/>
          <w:spacing w:val="-20"/>
          <w:sz w:val="28"/>
          <w:szCs w:val="28"/>
        </w:rPr>
      </w:pPr>
    </w:p>
    <w:p w:rsidR="00E8105C" w:rsidRPr="00E8105C" w:rsidRDefault="00E8105C" w:rsidP="00E8105C">
      <w:pPr>
        <w:rPr>
          <w:rFonts w:ascii="Times New Roman" w:hAnsi="Times New Roman" w:cs="Times New Roman"/>
          <w:caps/>
          <w:spacing w:val="-20"/>
          <w:sz w:val="28"/>
          <w:szCs w:val="28"/>
        </w:rPr>
      </w:pPr>
      <w:r>
        <w:rPr>
          <w:rFonts w:ascii="Times New Roman" w:hAnsi="Times New Roman" w:cs="Times New Roman"/>
          <w:caps/>
          <w:spacing w:val="-20"/>
          <w:sz w:val="28"/>
          <w:szCs w:val="28"/>
        </w:rPr>
        <w:br w:type="page"/>
      </w:r>
    </w:p>
    <w:p w:rsidR="00F337A2" w:rsidRPr="00842604" w:rsidRDefault="0053690A" w:rsidP="000314B1">
      <w:pPr>
        <w:pStyle w:val="1"/>
        <w:jc w:val="center"/>
        <w:rPr>
          <w:rFonts w:ascii="Times New Roman" w:hAnsi="Times New Roman" w:cs="Times New Roman"/>
          <w:b w:val="0"/>
          <w:color w:val="auto"/>
        </w:rPr>
      </w:pPr>
      <w:bookmarkStart w:id="1" w:name="_Toc169175709"/>
      <w:r w:rsidRPr="00842604">
        <w:rPr>
          <w:rFonts w:ascii="Times New Roman" w:hAnsi="Times New Roman" w:cs="Times New Roman"/>
          <w:b w:val="0"/>
          <w:color w:val="auto"/>
        </w:rPr>
        <w:lastRenderedPageBreak/>
        <w:t>ВВЕДЕНИЕ</w:t>
      </w:r>
      <w:bookmarkEnd w:id="1"/>
    </w:p>
    <w:p w:rsidR="00F337A2" w:rsidRPr="00842604" w:rsidRDefault="00F337A2">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p>
    <w:p w:rsidR="00F337A2" w:rsidRPr="00842604" w:rsidRDefault="0053690A">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Экологическая обстановка является одним из наиболее важных факторов, влияющих на качество жизни и здоровье людей. Например: загрязнение воздуха, водное загрязнение, разрушение экосистемы. Загрязнение воздуха является основным причиной многих респираторных заболеваний. Токсичные вещества, такие, как диоксид азота и частицы твердых веществ, являются основными загрязнителями воздуха, которые проникают в организм через дыхательные пути и могут нанести серьезный вред. Водное загрязнение также является серьезной проблемой, которая негативно сказывается на здоровье людей. Бактерии, вирусы и токсичные вещества в воде могут вызывать заболевания пищеварительной системы, гепатиты, дизентерию и другие инфекции. Разрушение экосистемы и вырубка лесов приводят к уменьшению биоразнообразия и нарушению природных равновесий. Это может сказаться на возникновении и распространении определенных болезней, которые могут перейти с животных на человека. Кроме того, экологическая обстановка напрямую влияет на психическое состояние человека. Жизнь в загрязненных и неблагоприятных условиях может вызывать стресс, депрессию и другие психические расстройства.</w:t>
      </w:r>
    </w:p>
    <w:p w:rsidR="00F337A2" w:rsidRPr="00842604" w:rsidRDefault="0053690A">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Информационная система (ИС) в экологической сфере позволит собирать данные с помощью сенсоров, других технических устройств и открытых опубликованных источников, передают информацию в центральные базы данных для анализа, обработки и построения моделей. На основе полученных данных, экологические ИС предоставляют информацию управленцам, научным исследователям и другим заинтересованным лицам для принятия решений и разработки стратегий в области экологии и устойчивого развития. ИС также позволяют автоматизировать многие процессы, связанные с экологическим мониторингом, контролем и управлением, что помогает оптимизировать работу и повышать эффективность экологических программ и проектов. Они также способствуют повышению прозрачности и доступности информации для общественности, что стимулирует экологическую осведомленность и активность граждан.</w:t>
      </w:r>
    </w:p>
    <w:p w:rsidR="00F337A2" w:rsidRPr="00842604" w:rsidRDefault="0053690A">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Поэтому создание информационных систем, способных эффективно анализировать данные об экологической ситуации и предоставлять пользователю удобные инструменты для ее улучшения, становится все более актуальной задачей.</w:t>
      </w:r>
    </w:p>
    <w:p w:rsidR="00F337A2" w:rsidRPr="00842604" w:rsidRDefault="0053690A">
      <w:pPr>
        <w:rPr>
          <w:rFonts w:ascii="Times New Roman" w:eastAsia="Times New Roman" w:hAnsi="Times New Roman" w:cs="Times New Roman"/>
          <w:sz w:val="28"/>
          <w:szCs w:val="28"/>
        </w:rPr>
      </w:pPr>
      <w:r w:rsidRPr="00842604">
        <w:rPr>
          <w:rFonts w:ascii="Times New Roman" w:hAnsi="Times New Roman" w:cs="Times New Roman"/>
          <w:sz w:val="28"/>
          <w:szCs w:val="28"/>
        </w:rPr>
        <w:br w:type="page"/>
      </w:r>
    </w:p>
    <w:p w:rsidR="00F337A2" w:rsidRPr="00842604" w:rsidRDefault="00F337A2">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p>
    <w:p w:rsidR="00F337A2" w:rsidRPr="00842604" w:rsidRDefault="0053690A">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Разработка ИС на базе </w:t>
      </w:r>
      <w:proofErr w:type="spellStart"/>
      <w:r w:rsidRPr="00842604">
        <w:rPr>
          <w:rFonts w:ascii="Times New Roman" w:eastAsia="Times New Roman" w:hAnsi="Times New Roman" w:cs="Times New Roman"/>
          <w:color w:val="000000"/>
          <w:sz w:val="28"/>
          <w:szCs w:val="28"/>
        </w:rPr>
        <w:t>Windows</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Presentation</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Foundation</w:t>
      </w:r>
      <w:proofErr w:type="spellEnd"/>
      <w:r w:rsidRPr="00842604">
        <w:rPr>
          <w:rFonts w:ascii="Times New Roman" w:eastAsia="Times New Roman" w:hAnsi="Times New Roman" w:cs="Times New Roman"/>
          <w:color w:val="000000"/>
          <w:sz w:val="28"/>
          <w:szCs w:val="28"/>
        </w:rPr>
        <w:t xml:space="preserve"> (WPF), платформы разработки клиентского ПО от </w:t>
      </w:r>
      <w:proofErr w:type="spellStart"/>
      <w:r w:rsidRPr="00842604">
        <w:rPr>
          <w:rFonts w:ascii="Times New Roman" w:eastAsia="Times New Roman" w:hAnsi="Times New Roman" w:cs="Times New Roman"/>
          <w:color w:val="000000"/>
          <w:sz w:val="28"/>
          <w:szCs w:val="28"/>
        </w:rPr>
        <w:t>Microsoft</w:t>
      </w:r>
      <w:proofErr w:type="spellEnd"/>
      <w:r w:rsidRPr="00842604">
        <w:rPr>
          <w:rFonts w:ascii="Times New Roman" w:eastAsia="Times New Roman" w:hAnsi="Times New Roman" w:cs="Times New Roman"/>
          <w:color w:val="000000"/>
          <w:sz w:val="28"/>
          <w:szCs w:val="28"/>
        </w:rPr>
        <w:t xml:space="preserve">, обеспечивает мощные средства для создания современных графических пользовательских интерфейсов и обработки данных. Использование WPF позволяет создавать интуитивно понятные и привлекательные визуальные компоненты, что упрощает работу пользователя и повышает эффективность использования ИС. Для разработки информационных систем на базе </w:t>
      </w:r>
      <w:proofErr w:type="spellStart"/>
      <w:r w:rsidRPr="00842604">
        <w:rPr>
          <w:rFonts w:ascii="Times New Roman" w:eastAsia="Times New Roman" w:hAnsi="Times New Roman" w:cs="Times New Roman"/>
          <w:color w:val="000000"/>
          <w:sz w:val="28"/>
          <w:szCs w:val="28"/>
        </w:rPr>
        <w:t>Windows</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Presentation</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Foundation</w:t>
      </w:r>
      <w:proofErr w:type="spellEnd"/>
      <w:r w:rsidRPr="00842604">
        <w:rPr>
          <w:rFonts w:ascii="Times New Roman" w:eastAsia="Times New Roman" w:hAnsi="Times New Roman" w:cs="Times New Roman"/>
          <w:color w:val="000000"/>
          <w:sz w:val="28"/>
          <w:szCs w:val="28"/>
        </w:rPr>
        <w:t xml:space="preserve"> (WPF) можно использовать </w:t>
      </w:r>
      <w:proofErr w:type="spellStart"/>
      <w:r w:rsidRPr="00842604">
        <w:rPr>
          <w:rFonts w:ascii="Times New Roman" w:eastAsia="Times New Roman" w:hAnsi="Times New Roman" w:cs="Times New Roman"/>
          <w:color w:val="000000"/>
          <w:sz w:val="28"/>
          <w:szCs w:val="28"/>
        </w:rPr>
        <w:t>Microsoft</w:t>
      </w:r>
      <w:proofErr w:type="spellEnd"/>
      <w:r w:rsidRPr="00842604">
        <w:rPr>
          <w:rFonts w:ascii="Times New Roman" w:eastAsia="Times New Roman" w:hAnsi="Times New Roman" w:cs="Times New Roman"/>
          <w:color w:val="000000"/>
          <w:sz w:val="28"/>
          <w:szCs w:val="28"/>
        </w:rPr>
        <w:t xml:space="preserve"> SQL </w:t>
      </w:r>
      <w:proofErr w:type="spellStart"/>
      <w:r w:rsidRPr="00842604">
        <w:rPr>
          <w:rFonts w:ascii="Times New Roman" w:eastAsia="Times New Roman" w:hAnsi="Times New Roman" w:cs="Times New Roman"/>
          <w:color w:val="000000"/>
          <w:sz w:val="28"/>
          <w:szCs w:val="28"/>
        </w:rPr>
        <w:t>Server</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Management</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Studio</w:t>
      </w:r>
      <w:proofErr w:type="spellEnd"/>
      <w:r w:rsidRPr="00842604">
        <w:rPr>
          <w:rFonts w:ascii="Times New Roman" w:eastAsia="Times New Roman" w:hAnsi="Times New Roman" w:cs="Times New Roman"/>
          <w:color w:val="000000"/>
          <w:sz w:val="28"/>
          <w:szCs w:val="28"/>
        </w:rPr>
        <w:t xml:space="preserve"> (SSMS) для создания, изменения и управления базой данных. WPF предоставляет широкие возможности для создания графического пользовательского интерфейса и работы с данными.</w:t>
      </w:r>
    </w:p>
    <w:p w:rsidR="00F337A2" w:rsidRPr="00842604" w:rsidRDefault="0053690A">
      <w:pPr>
        <w:pBdr>
          <w:top w:val="nil"/>
          <w:left w:val="nil"/>
          <w:bottom w:val="nil"/>
          <w:right w:val="nil"/>
          <w:between w:val="nil"/>
        </w:pBdr>
        <w:shd w:val="clear" w:color="auto" w:fill="FFFFFF"/>
        <w:spacing w:after="0"/>
        <w:ind w:firstLine="708"/>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SSMS оснащен набором инструментов для работы с данными, таких как различные окна просмотра данных, редактор запросов, редактор таблиц и другие. Эти инструменты позволяют разработчикам легко работать с данными, отображать их в удобной форме, выполнять запросы и анализировать результаты.</w:t>
      </w:r>
    </w:p>
    <w:p w:rsidR="00F337A2" w:rsidRPr="00842604" w:rsidRDefault="0053690A">
      <w:pPr>
        <w:pBdr>
          <w:top w:val="nil"/>
          <w:left w:val="nil"/>
          <w:bottom w:val="nil"/>
          <w:right w:val="nil"/>
          <w:between w:val="nil"/>
        </w:pBdr>
        <w:shd w:val="clear" w:color="auto" w:fill="FFFFFF"/>
        <w:spacing w:after="0"/>
        <w:ind w:firstLine="708"/>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Целью данного курсового проекта является разработка информационной системы, которая будет предоставлять возможности для мониторинга состояния окружающей среды, анализа экологической обстановки и принятия мер по ее улучшению. Она будет базироваться на WPF и будет выполнять такие функции, как сбор данных из различных источников (наблюдений, измерений, статистики), визуализация результатов анализа в удобной форме (графики, диаграммы, карты) и предоставление пользователю инструментов для принятия решений и планирования дальнейших действий.</w:t>
      </w:r>
    </w:p>
    <w:p w:rsidR="00F337A2" w:rsidRPr="00842604" w:rsidRDefault="0053690A">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Разработка такой информационной системы позволит эффективно управлять экологической обстановкой, анализировать ее состояние, выявлять причины нарушений и принимать меры по их устранению. Это также позволит повысить осведомленность и ответственность общества в отношении экологической проблематики и принять участие в ее решении.</w:t>
      </w:r>
    </w:p>
    <w:p w:rsidR="00F337A2" w:rsidRPr="00842604" w:rsidRDefault="0053690A">
      <w:pPr>
        <w:pBdr>
          <w:top w:val="nil"/>
          <w:left w:val="nil"/>
          <w:bottom w:val="nil"/>
          <w:right w:val="nil"/>
          <w:between w:val="nil"/>
        </w:pBdr>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Для достижения поставленной цели необходимо выполнить следующие задачи:</w:t>
      </w:r>
    </w:p>
    <w:p w:rsidR="00F337A2" w:rsidRPr="00842604" w:rsidRDefault="0053690A">
      <w:pPr>
        <w:numPr>
          <w:ilvl w:val="1"/>
          <w:numId w:val="11"/>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Провести анализ предметной области.</w:t>
      </w:r>
    </w:p>
    <w:p w:rsidR="00F337A2" w:rsidRPr="00842604" w:rsidRDefault="0053690A">
      <w:pPr>
        <w:numPr>
          <w:ilvl w:val="1"/>
          <w:numId w:val="11"/>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Разработать техническое задание на информационную систему.</w:t>
      </w:r>
    </w:p>
    <w:p w:rsidR="00F337A2" w:rsidRPr="00842604" w:rsidRDefault="0053690A">
      <w:pPr>
        <w:numPr>
          <w:ilvl w:val="1"/>
          <w:numId w:val="11"/>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Спроектировать БД системы.</w:t>
      </w:r>
    </w:p>
    <w:p w:rsidR="00F337A2" w:rsidRPr="00842604" w:rsidRDefault="0053690A">
      <w:pPr>
        <w:numPr>
          <w:ilvl w:val="1"/>
          <w:numId w:val="11"/>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Разработать запросы в БД.</w:t>
      </w:r>
    </w:p>
    <w:p w:rsidR="00F337A2" w:rsidRPr="00842604" w:rsidRDefault="0053690A">
      <w:pPr>
        <w:numPr>
          <w:ilvl w:val="1"/>
          <w:numId w:val="11"/>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Реализовать БД.</w:t>
      </w:r>
    </w:p>
    <w:p w:rsidR="00F337A2" w:rsidRPr="00842604" w:rsidRDefault="0053690A">
      <w:pPr>
        <w:numPr>
          <w:ilvl w:val="1"/>
          <w:numId w:val="11"/>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Реализовать пользовательский интерфейс.</w:t>
      </w:r>
    </w:p>
    <w:p w:rsidR="00F337A2" w:rsidRPr="00842604" w:rsidRDefault="0053690A">
      <w:pPr>
        <w:numPr>
          <w:ilvl w:val="1"/>
          <w:numId w:val="9"/>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Разработать пособие и инструкцию по работе с данной информационной системой.</w:t>
      </w:r>
    </w:p>
    <w:p w:rsidR="00F337A2" w:rsidRPr="00842604" w:rsidRDefault="0053690A">
      <w:pPr>
        <w:numPr>
          <w:ilvl w:val="1"/>
          <w:numId w:val="9"/>
        </w:numPr>
        <w:pBdr>
          <w:top w:val="nil"/>
          <w:left w:val="nil"/>
          <w:bottom w:val="nil"/>
          <w:right w:val="nil"/>
          <w:between w:val="nil"/>
        </w:pBdr>
        <w:tabs>
          <w:tab w:val="left" w:pos="993"/>
        </w:tabs>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Провести тестирование разработанной информационной системы.</w:t>
      </w:r>
    </w:p>
    <w:p w:rsidR="00F337A2" w:rsidRPr="00842604" w:rsidRDefault="0053690A">
      <w:pPr>
        <w:rPr>
          <w:rFonts w:ascii="Times New Roman" w:eastAsia="Times New Roman" w:hAnsi="Times New Roman" w:cs="Times New Roman"/>
          <w:sz w:val="28"/>
          <w:szCs w:val="28"/>
        </w:rPr>
      </w:pPr>
      <w:r w:rsidRPr="00842604">
        <w:rPr>
          <w:rFonts w:ascii="Times New Roman" w:hAnsi="Times New Roman" w:cs="Times New Roman"/>
          <w:sz w:val="28"/>
          <w:szCs w:val="28"/>
        </w:rPr>
        <w:br w:type="page"/>
      </w:r>
    </w:p>
    <w:p w:rsidR="00F337A2" w:rsidRPr="00842604" w:rsidRDefault="0053690A">
      <w:pPr>
        <w:pStyle w:val="1"/>
        <w:numPr>
          <w:ilvl w:val="0"/>
          <w:numId w:val="14"/>
        </w:numPr>
        <w:ind w:hanging="10"/>
        <w:rPr>
          <w:rFonts w:ascii="Times New Roman" w:eastAsia="Times New Roman" w:hAnsi="Times New Roman" w:cs="Times New Roman"/>
          <w:b w:val="0"/>
          <w:color w:val="000000"/>
          <w:highlight w:val="white"/>
        </w:rPr>
      </w:pPr>
      <w:bookmarkStart w:id="2" w:name="_Toc169175710"/>
      <w:r w:rsidRPr="00842604">
        <w:rPr>
          <w:rFonts w:ascii="Times New Roman" w:eastAsia="Times New Roman" w:hAnsi="Times New Roman" w:cs="Times New Roman"/>
          <w:b w:val="0"/>
          <w:color w:val="000000"/>
          <w:highlight w:val="white"/>
        </w:rPr>
        <w:lastRenderedPageBreak/>
        <w:t>АНАЛИТИЧЕСКАЯ ЧАСТЬ</w:t>
      </w:r>
      <w:bookmarkEnd w:id="2"/>
    </w:p>
    <w:p w:rsidR="000314B1" w:rsidRPr="00842604" w:rsidRDefault="0053690A" w:rsidP="00842604">
      <w:pPr>
        <w:pStyle w:val="2"/>
        <w:numPr>
          <w:ilvl w:val="1"/>
          <w:numId w:val="14"/>
        </w:numPr>
        <w:ind w:left="709" w:hanging="10"/>
        <w:rPr>
          <w:rFonts w:ascii="Times New Roman" w:eastAsia="Times New Roman" w:hAnsi="Times New Roman" w:cs="Times New Roman"/>
          <w:b w:val="0"/>
          <w:color w:val="000000"/>
          <w:sz w:val="28"/>
          <w:szCs w:val="28"/>
          <w:highlight w:val="white"/>
        </w:rPr>
      </w:pPr>
      <w:bookmarkStart w:id="3" w:name="_Toc169175711"/>
      <w:r w:rsidRPr="00842604">
        <w:rPr>
          <w:rFonts w:ascii="Times New Roman" w:eastAsia="Times New Roman" w:hAnsi="Times New Roman" w:cs="Times New Roman"/>
          <w:b w:val="0"/>
          <w:color w:val="000000"/>
          <w:sz w:val="28"/>
          <w:szCs w:val="28"/>
          <w:highlight w:val="white"/>
        </w:rPr>
        <w:t>Анализ предметной области</w:t>
      </w:r>
      <w:bookmarkEnd w:id="3"/>
    </w:p>
    <w:p w:rsidR="000314B1" w:rsidRPr="00842604" w:rsidRDefault="000314B1" w:rsidP="000314B1">
      <w:pPr>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Учет экологической обстановки является важным аспектом в современном обществе, поскольку охрана окружающей среды стала приоритетным направлением для многих стран, организаций и индивидуалов. Это связано с растущим осознанием людьми важности сохранения природных ресурсов, биологического разнообразия и снижения негативного влияния на климат.</w:t>
      </w:r>
    </w:p>
    <w:p w:rsidR="000314B1" w:rsidRPr="00842604" w:rsidRDefault="000314B1" w:rsidP="000314B1">
      <w:pPr>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В предметной области учета экологической обстановки рассматриваются следующие аспекты:</w:t>
      </w:r>
    </w:p>
    <w:p w:rsidR="000314B1" w:rsidRPr="00842604" w:rsidRDefault="000314B1" w:rsidP="000314B1">
      <w:pPr>
        <w:numPr>
          <w:ilvl w:val="0"/>
          <w:numId w:val="13"/>
        </w:numPr>
        <w:pBdr>
          <w:top w:val="nil"/>
          <w:left w:val="nil"/>
          <w:bottom w:val="nil"/>
          <w:right w:val="nil"/>
          <w:between w:val="nil"/>
        </w:pBdr>
        <w:tabs>
          <w:tab w:val="left" w:pos="709"/>
        </w:tabs>
        <w:spacing w:after="0"/>
        <w:ind w:left="0" w:firstLine="633"/>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Измерение и мониторинг загрязнений: Учет экологической обстановки включает системы измерения и мониторинга загрязнений воздуха, воды и почвы. Это позволяет обнаружить и изучить источники загрязнений, определить их влияние на окружающую среду и принять меры для их снижения.</w:t>
      </w:r>
    </w:p>
    <w:p w:rsidR="000314B1" w:rsidRPr="00842604" w:rsidRDefault="000314B1" w:rsidP="000314B1">
      <w:pPr>
        <w:numPr>
          <w:ilvl w:val="0"/>
          <w:numId w:val="13"/>
        </w:numPr>
        <w:pBdr>
          <w:top w:val="nil"/>
          <w:left w:val="nil"/>
          <w:bottom w:val="nil"/>
          <w:right w:val="nil"/>
          <w:between w:val="nil"/>
        </w:pBdr>
        <w:tabs>
          <w:tab w:val="left" w:pos="709"/>
          <w:tab w:val="left" w:pos="1134"/>
        </w:tabs>
        <w:spacing w:after="0"/>
        <w:ind w:left="0" w:firstLine="633"/>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Оценка и прогнозирование экологических последствий: Учет экологической обстановки также включает оценку и прогнозирование экологических последствий различных деятельностей, таких как строительство, производство или использование природных ресурсов. Это позволяет принимать решения, основанные на данных о возможных негативных воздействиях на окружающую среду.</w:t>
      </w:r>
    </w:p>
    <w:p w:rsidR="000314B1" w:rsidRPr="00842604" w:rsidRDefault="000314B1" w:rsidP="000314B1">
      <w:pPr>
        <w:numPr>
          <w:ilvl w:val="0"/>
          <w:numId w:val="13"/>
        </w:numPr>
        <w:pBdr>
          <w:top w:val="nil"/>
          <w:left w:val="nil"/>
          <w:bottom w:val="nil"/>
          <w:right w:val="nil"/>
          <w:between w:val="nil"/>
        </w:pBdr>
        <w:tabs>
          <w:tab w:val="left" w:pos="709"/>
          <w:tab w:val="left" w:pos="1134"/>
        </w:tabs>
        <w:spacing w:after="0"/>
        <w:ind w:left="0" w:firstLine="633"/>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Управление природными ресурсами: Учет экологической обстановки помогает в управлении природными ресурсами, такими как леса, водные и сельскохозяйственные угодья. Мониторинг состояния и использования этих ресурсов позволяет определить уровень устойчивого их использования и разработать стратегии для их сохранения.</w:t>
      </w:r>
    </w:p>
    <w:p w:rsidR="000314B1" w:rsidRPr="00842604" w:rsidRDefault="000314B1" w:rsidP="000314B1">
      <w:pPr>
        <w:numPr>
          <w:ilvl w:val="0"/>
          <w:numId w:val="13"/>
        </w:numPr>
        <w:pBdr>
          <w:top w:val="nil"/>
          <w:left w:val="nil"/>
          <w:bottom w:val="nil"/>
          <w:right w:val="nil"/>
          <w:between w:val="nil"/>
        </w:pBdr>
        <w:tabs>
          <w:tab w:val="left" w:pos="709"/>
          <w:tab w:val="left" w:pos="1134"/>
        </w:tabs>
        <w:spacing w:after="0"/>
        <w:ind w:left="0" w:firstLine="633"/>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Социально-экономический анализ: Учет экологической обстановки также включает социально-экономический анализ влияния экологических факторов на общество и экономику. Это позволяет оценить стоимость потерь, связанных с загрязнением окружающей среды, и определить экономические выгоды от внедрения мер по охране окружающей среды.</w:t>
      </w:r>
    </w:p>
    <w:p w:rsidR="000314B1" w:rsidRPr="00842604" w:rsidRDefault="000314B1" w:rsidP="000314B1">
      <w:pPr>
        <w:numPr>
          <w:ilvl w:val="0"/>
          <w:numId w:val="13"/>
        </w:numPr>
        <w:pBdr>
          <w:top w:val="nil"/>
          <w:left w:val="nil"/>
          <w:bottom w:val="nil"/>
          <w:right w:val="nil"/>
          <w:between w:val="nil"/>
        </w:pBdr>
        <w:tabs>
          <w:tab w:val="left" w:pos="709"/>
          <w:tab w:val="left" w:pos="1134"/>
        </w:tabs>
        <w:spacing w:after="0"/>
        <w:ind w:left="0" w:firstLine="633"/>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Развитие экологической политики: Учет экологической обстановки помогает разработке и реализации экологической политики на различных уровнях - от государственных до муниципальных. Он предоставляет информацию о состоянии окружающей среды, ее изменениях и проблемах, требующих вмешательства, и способствует разработке мер по снижению негативного влияния на природу.</w:t>
      </w:r>
    </w:p>
    <w:p w:rsidR="000314B1" w:rsidRPr="00842604" w:rsidRDefault="000314B1" w:rsidP="000314B1">
      <w:pPr>
        <w:tabs>
          <w:tab w:val="left" w:pos="709"/>
        </w:tabs>
        <w:ind w:firstLine="633"/>
        <w:rPr>
          <w:rFonts w:ascii="Times New Roman" w:hAnsi="Times New Roman" w:cs="Times New Roman"/>
          <w:sz w:val="28"/>
          <w:szCs w:val="28"/>
        </w:rPr>
      </w:pPr>
      <w:r w:rsidRPr="00842604">
        <w:rPr>
          <w:rFonts w:ascii="Times New Roman" w:hAnsi="Times New Roman" w:cs="Times New Roman"/>
          <w:sz w:val="28"/>
          <w:szCs w:val="28"/>
        </w:rPr>
        <w:br w:type="page"/>
      </w:r>
    </w:p>
    <w:p w:rsidR="000314B1" w:rsidRPr="00842604" w:rsidRDefault="000314B1" w:rsidP="000314B1">
      <w:pPr>
        <w:numPr>
          <w:ilvl w:val="0"/>
          <w:numId w:val="13"/>
        </w:numPr>
        <w:pBdr>
          <w:top w:val="nil"/>
          <w:left w:val="nil"/>
          <w:bottom w:val="nil"/>
          <w:right w:val="nil"/>
          <w:between w:val="nil"/>
        </w:pBdr>
        <w:tabs>
          <w:tab w:val="left" w:pos="709"/>
          <w:tab w:val="left" w:pos="1134"/>
        </w:tabs>
        <w:spacing w:after="0"/>
        <w:ind w:left="0" w:firstLine="633"/>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lastRenderedPageBreak/>
        <w:t>Осведомленность и образование: Учет экологической обстановки играет важную роль в формировании осведомленности и образования общества в области охраны окружающей среды. Предоставление гражданам доступа к информации о состоянии окружающей среды и ее влиянии на здоровье и благополучие способствует принятию эколог</w:t>
      </w:r>
    </w:p>
    <w:p w:rsidR="000314B1" w:rsidRPr="00842604" w:rsidRDefault="000314B1" w:rsidP="000314B1">
      <w:pPr>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База данных для исследования экологической обстановки представляет собой набор инструментов, методов и подходов, которые используются для изучения и оценки различных аспектов окружающей среды и ее состояния.</w:t>
      </w:r>
    </w:p>
    <w:p w:rsidR="000314B1" w:rsidRPr="00842604" w:rsidRDefault="000314B1" w:rsidP="000314B1">
      <w:pPr>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Важным компонентом базы данных является сбор и анализ данных о различных показателях экологической обстановки. Это может включать измерение уровня загрязнения воздуха, воды и почвы, исследование биологического разнообразия, оценку состояния экосистем и многое другое. Для этого используются различные методы, такие как выборочное наблюдение, случайные пробы, эксперименты и моделирование.</w:t>
      </w:r>
    </w:p>
    <w:p w:rsidR="000314B1" w:rsidRPr="00842604" w:rsidRDefault="000314B1" w:rsidP="000314B1">
      <w:pPr>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База данных также включает в себя разработку стандартов и нормативов, которые помогают сравнить и оценить уровень экологической обстановки в разных регионах и странах. Эти стандарты могут определять допустимые уровни загрязнения, методы оценки экологического воздействия, требования к экологической сертификации и т.д.</w:t>
      </w:r>
    </w:p>
    <w:p w:rsidR="000314B1" w:rsidRPr="00842604" w:rsidRDefault="000314B1" w:rsidP="000314B1">
      <w:pPr>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Сведения, которые находятся в методической базе - экологическая обстановка:</w:t>
      </w:r>
    </w:p>
    <w:p w:rsidR="000314B1" w:rsidRPr="00842604" w:rsidRDefault="000314B1" w:rsidP="000314B1">
      <w:pPr>
        <w:numPr>
          <w:ilvl w:val="0"/>
          <w:numId w:val="3"/>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Информация о состоянии окружающей природной среды, включая данные о загрязнении воздуха, водных ресурсов, почв, лесов и других экосистем.</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Результаты экологических мониторингов и исследований, проводимых организациями и экспертами в области экологии.</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Статистические данные о производственных и бытовых отходах, их объеме, составе и способах утилизации.</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Информация о химических веществах, воздействующих на окружающую среду, и их влиянии на здоровье человека и экосистемы.</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Методы и приборы для измерения параметров экологической обстановки, такие как уровень шума, концентрация вредных веществ, уровень радиации и другие параметры жизнедеятельности природных и техногенных экосистем.</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Рекомендации по улучшению экологической обстановки и снижению негативного влияния человеческой деятельности на окружающую среду.</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Нормативные документы, законы и правила, регламентирующие охрану окружающей среды и управление природными ресурсами.</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lastRenderedPageBreak/>
        <w:t>Методология проведения экологической оценки предприятий, территорий и проектов с учетом их воздействия на экологическую обстановку.</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Интернациональные и национальные соглашения и протоколы, касающиеся охраны окружающей среды и снижения выбросов парниковых газов.</w:t>
      </w:r>
    </w:p>
    <w:p w:rsidR="000314B1" w:rsidRPr="00842604" w:rsidRDefault="000314B1" w:rsidP="000314B1">
      <w:pPr>
        <w:numPr>
          <w:ilvl w:val="0"/>
          <w:numId w:val="12"/>
        </w:numPr>
        <w:pBdr>
          <w:top w:val="nil"/>
          <w:left w:val="nil"/>
          <w:bottom w:val="nil"/>
          <w:right w:val="nil"/>
          <w:between w:val="nil"/>
        </w:pBdr>
        <w:tabs>
          <w:tab w:val="left" w:pos="1134"/>
        </w:tabs>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Материалы семинаров, конференций, презентаций и других мероприятий, посвященных экологической проблематике.</w:t>
      </w:r>
    </w:p>
    <w:p w:rsidR="000314B1" w:rsidRPr="00842604" w:rsidRDefault="000314B1" w:rsidP="000314B1">
      <w:pPr>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Внедрение автоматизации в процессы учета событий имеет множество экологических преимуществ. Устраняя необходимость в физических папках для хранения информации о мероприятиях, мы сокращаем потребление бумаги и помогаем экономить природные ресурсы. Кроме того, цифровая доступность гарантирует, что несколько человек могут одновременно получить доступ к необходимому событию, сводя к минимуму риск дублирования и ненужного использования ресурсов. </w:t>
      </w:r>
    </w:p>
    <w:p w:rsidR="000314B1" w:rsidRPr="00842604" w:rsidRDefault="000314B1" w:rsidP="000314B1">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Для более детального рассмотрения процесса учета мероприятий рассмотрим рисунок 1 и 2, представленный в виде контекстной диаграммы и диаграммы детализации IDEF0, выполненный в программе </w:t>
      </w:r>
      <w:proofErr w:type="spellStart"/>
      <w:r w:rsidRPr="00842604">
        <w:rPr>
          <w:rFonts w:ascii="Times New Roman" w:eastAsia="Times New Roman" w:hAnsi="Times New Roman" w:cs="Times New Roman"/>
          <w:sz w:val="28"/>
          <w:szCs w:val="28"/>
        </w:rPr>
        <w:t>Visio</w:t>
      </w:r>
      <w:proofErr w:type="spellEnd"/>
      <w:r w:rsidRPr="00842604">
        <w:rPr>
          <w:rFonts w:ascii="Times New Roman" w:eastAsia="Times New Roman" w:hAnsi="Times New Roman" w:cs="Times New Roman"/>
          <w:sz w:val="28"/>
          <w:szCs w:val="28"/>
        </w:rPr>
        <w:t>.</w:t>
      </w:r>
    </w:p>
    <w:p w:rsidR="000314B1" w:rsidRPr="00842604" w:rsidRDefault="000314B1" w:rsidP="000314B1">
      <w:pPr>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drawing>
          <wp:inline distT="0" distB="0" distL="0" distR="0" wp14:anchorId="7F177806" wp14:editId="42648786">
            <wp:extent cx="6025677" cy="4112252"/>
            <wp:effectExtent l="0" t="0" r="0" b="0"/>
            <wp:docPr id="33"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7"/>
                    <a:srcRect/>
                    <a:stretch>
                      <a:fillRect/>
                    </a:stretch>
                  </pic:blipFill>
                  <pic:spPr>
                    <a:xfrm>
                      <a:off x="0" y="0"/>
                      <a:ext cx="6025677" cy="4112252"/>
                    </a:xfrm>
                    <a:prstGeom prst="rect">
                      <a:avLst/>
                    </a:prstGeom>
                    <a:ln/>
                  </pic:spPr>
                </pic:pic>
              </a:graphicData>
            </a:graphic>
          </wp:inline>
        </w:drawing>
      </w:r>
    </w:p>
    <w:p w:rsidR="000314B1" w:rsidRPr="00842604" w:rsidRDefault="000314B1" w:rsidP="00A774C2">
      <w:pPr>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Рисунок 1 – Функциональная диаграмма бизнес-процесса учета экологической обстановки</w:t>
      </w:r>
    </w:p>
    <w:p w:rsidR="000314B1" w:rsidRPr="00842604" w:rsidRDefault="000314B1" w:rsidP="000314B1">
      <w:pPr>
        <w:spacing w:after="0"/>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lastRenderedPageBreak/>
        <w:drawing>
          <wp:inline distT="0" distB="0" distL="0" distR="0" wp14:anchorId="25AFF793" wp14:editId="6AB97859">
            <wp:extent cx="6301105" cy="4346575"/>
            <wp:effectExtent l="0" t="0" r="0" b="0"/>
            <wp:docPr id="3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6301105" cy="4346575"/>
                    </a:xfrm>
                    <a:prstGeom prst="rect">
                      <a:avLst/>
                    </a:prstGeom>
                    <a:ln/>
                  </pic:spPr>
                </pic:pic>
              </a:graphicData>
            </a:graphic>
          </wp:inline>
        </w:drawing>
      </w:r>
    </w:p>
    <w:p w:rsidR="000314B1" w:rsidRPr="00842604" w:rsidRDefault="000314B1" w:rsidP="00A774C2">
      <w:pPr>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Рисунок 2 – Функциональная диаграмма детализации бизнес-процесса учета экологической обстановки</w:t>
      </w:r>
    </w:p>
    <w:p w:rsidR="000314B1" w:rsidRPr="00842604" w:rsidRDefault="000314B1" w:rsidP="000314B1">
      <w:pPr>
        <w:spacing w:after="0"/>
        <w:ind w:firstLine="709"/>
        <w:jc w:val="both"/>
        <w:rPr>
          <w:rFonts w:ascii="Times New Roman" w:eastAsia="Times New Roman" w:hAnsi="Times New Roman" w:cs="Times New Roman"/>
          <w:sz w:val="28"/>
          <w:szCs w:val="28"/>
        </w:rPr>
      </w:pPr>
    </w:p>
    <w:p w:rsidR="000314B1" w:rsidRPr="00842604" w:rsidRDefault="000314B1" w:rsidP="000314B1">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IDEF0 - </w:t>
      </w:r>
      <w:proofErr w:type="spellStart"/>
      <w:r w:rsidRPr="00842604">
        <w:rPr>
          <w:rFonts w:ascii="Times New Roman" w:eastAsia="Times New Roman" w:hAnsi="Times New Roman" w:cs="Times New Roman"/>
          <w:sz w:val="28"/>
          <w:szCs w:val="28"/>
        </w:rPr>
        <w:t>Function</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Modeling</w:t>
      </w:r>
      <w:proofErr w:type="spellEnd"/>
      <w:r w:rsidRPr="00842604">
        <w:rPr>
          <w:rFonts w:ascii="Times New Roman" w:hAnsi="Times New Roman" w:cs="Times New Roman"/>
          <w:sz w:val="28"/>
          <w:szCs w:val="28"/>
        </w:rPr>
        <w:t> </w:t>
      </w:r>
      <w:r w:rsidRPr="00842604">
        <w:rPr>
          <w:rFonts w:ascii="Times New Roman" w:eastAsia="Times New Roman" w:hAnsi="Times New Roman" w:cs="Times New Roman"/>
          <w:sz w:val="28"/>
          <w:szCs w:val="28"/>
        </w:rPr>
        <w:t xml:space="preserve">-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её акцент на соподчинённость объектов. </w:t>
      </w:r>
    </w:p>
    <w:p w:rsidR="000314B1" w:rsidRPr="00842604" w:rsidRDefault="000314B1" w:rsidP="000314B1">
      <w:pPr>
        <w:spacing w:after="0"/>
        <w:ind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Visio</w:t>
      </w:r>
      <w:proofErr w:type="spellEnd"/>
      <w:r w:rsidRPr="00842604">
        <w:rPr>
          <w:rFonts w:ascii="Times New Roman" w:eastAsia="Times New Roman" w:hAnsi="Times New Roman" w:cs="Times New Roman"/>
          <w:sz w:val="28"/>
          <w:szCs w:val="28"/>
        </w:rPr>
        <w:t xml:space="preserve"> — программа для построения диаграмм и векторной графики, разработанная </w:t>
      </w:r>
      <w:proofErr w:type="spellStart"/>
      <w:r w:rsidRPr="00842604">
        <w:rPr>
          <w:rFonts w:ascii="Times New Roman" w:eastAsia="Times New Roman" w:hAnsi="Times New Roman" w:cs="Times New Roman"/>
          <w:sz w:val="28"/>
          <w:szCs w:val="28"/>
        </w:rPr>
        <w:t>Microsoft</w:t>
      </w:r>
      <w:proofErr w:type="spellEnd"/>
      <w:r w:rsidRPr="00842604">
        <w:rPr>
          <w:rFonts w:ascii="Times New Roman" w:eastAsia="Times New Roman" w:hAnsi="Times New Roman" w:cs="Times New Roman"/>
          <w:sz w:val="28"/>
          <w:szCs w:val="28"/>
        </w:rPr>
        <w:t>. Он позволяет пользователям создавать различные типы диаграмм, такие как блок-схемы, организационные диаграммы и сетевые диаграммы, что делает его полезным для визуализации и передачи сложной информации.</w:t>
      </w:r>
    </w:p>
    <w:p w:rsidR="00F337A2" w:rsidRPr="00842604" w:rsidRDefault="0053690A" w:rsidP="000314B1">
      <w:pPr>
        <w:pStyle w:val="2"/>
        <w:numPr>
          <w:ilvl w:val="1"/>
          <w:numId w:val="14"/>
        </w:numPr>
        <w:ind w:left="709" w:hanging="10"/>
        <w:rPr>
          <w:rFonts w:ascii="Times New Roman" w:eastAsia="Times New Roman" w:hAnsi="Times New Roman" w:cs="Times New Roman"/>
          <w:b w:val="0"/>
          <w:color w:val="auto"/>
          <w:sz w:val="28"/>
          <w:szCs w:val="28"/>
          <w:highlight w:val="white"/>
        </w:rPr>
      </w:pPr>
      <w:bookmarkStart w:id="4" w:name="_Toc169175712"/>
      <w:r w:rsidRPr="00842604">
        <w:rPr>
          <w:rFonts w:ascii="Times New Roman" w:eastAsia="Times New Roman" w:hAnsi="Times New Roman" w:cs="Times New Roman"/>
          <w:b w:val="0"/>
          <w:color w:val="auto"/>
          <w:sz w:val="28"/>
          <w:szCs w:val="28"/>
        </w:rPr>
        <w:t>Постановка задачи</w:t>
      </w:r>
      <w:bookmarkStart w:id="5" w:name="_3znysh7" w:colFirst="0" w:colLast="0"/>
      <w:bookmarkEnd w:id="4"/>
      <w:bookmarkEnd w:id="5"/>
    </w:p>
    <w:p w:rsidR="00A8597D" w:rsidRPr="00842604" w:rsidRDefault="00A8597D" w:rsidP="000314B1">
      <w:pPr>
        <w:spacing w:before="240" w:after="0"/>
        <w:jc w:val="both"/>
        <w:rPr>
          <w:del w:id="6" w:author="student" w:date="2024-03-22T09:52:00Z"/>
          <w:rFonts w:ascii="Times New Roman" w:hAnsi="Times New Roman" w:cs="Times New Roman"/>
          <w:color w:val="000000"/>
          <w:sz w:val="28"/>
          <w:szCs w:val="28"/>
        </w:rPr>
      </w:pPr>
    </w:p>
    <w:p w:rsidR="000314B1" w:rsidRPr="00842604" w:rsidRDefault="000314B1" w:rsidP="000314B1">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Необходимо создать приложение на платформе WPF с использованием MS SQL сервера и картой для мониторинга экологической обстановки. </w:t>
      </w:r>
    </w:p>
    <w:p w:rsidR="000314B1" w:rsidRPr="00842604" w:rsidRDefault="000314B1" w:rsidP="000314B1">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Основная цель приложения - предоставить пользователям информацию о степени экологической загрязненности в определенных районах и позволить им вносить свои наблюдения по состоянию окружающей среды.</w:t>
      </w:r>
    </w:p>
    <w:p w:rsidR="000314B1" w:rsidRPr="00842604" w:rsidRDefault="000314B1" w:rsidP="000314B1">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Основные функциональные требования:</w:t>
      </w:r>
    </w:p>
    <w:p w:rsidR="000314B1" w:rsidRDefault="000314B1" w:rsidP="000314B1">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Авторизация и регистрация пользователей.</w:t>
      </w:r>
    </w:p>
    <w:p w:rsidR="00A774C2" w:rsidRPr="00842604" w:rsidRDefault="00A774C2" w:rsidP="00A774C2">
      <w:pPr>
        <w:pBdr>
          <w:top w:val="nil"/>
          <w:left w:val="nil"/>
          <w:bottom w:val="nil"/>
          <w:right w:val="nil"/>
          <w:between w:val="nil"/>
        </w:pBdr>
        <w:spacing w:after="0"/>
        <w:ind w:left="1069"/>
        <w:jc w:val="both"/>
        <w:rPr>
          <w:rFonts w:ascii="Times New Roman" w:eastAsia="Times New Roman" w:hAnsi="Times New Roman" w:cs="Times New Roman"/>
          <w:color w:val="000000"/>
          <w:sz w:val="28"/>
          <w:szCs w:val="28"/>
        </w:rPr>
      </w:pPr>
    </w:p>
    <w:p w:rsidR="000314B1" w:rsidRPr="00842604" w:rsidRDefault="000314B1" w:rsidP="000314B1">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lastRenderedPageBreak/>
        <w:t>Отображение карты.</w:t>
      </w:r>
    </w:p>
    <w:p w:rsidR="000314B1" w:rsidRPr="00842604" w:rsidRDefault="000314B1" w:rsidP="000314B1">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Просмотр данных об экологической обстановке.</w:t>
      </w:r>
    </w:p>
    <w:p w:rsidR="000314B1" w:rsidRPr="00842604" w:rsidRDefault="000314B1" w:rsidP="000314B1">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Добавление наблюдений пользователями.</w:t>
      </w:r>
    </w:p>
    <w:p w:rsidR="000314B1" w:rsidRPr="00842604" w:rsidRDefault="000314B1" w:rsidP="000314B1">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Система уведомлений.</w:t>
      </w:r>
    </w:p>
    <w:p w:rsidR="000314B1" w:rsidRPr="00842604" w:rsidRDefault="000314B1" w:rsidP="000314B1">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Аналитика и статистика.</w:t>
      </w:r>
    </w:p>
    <w:p w:rsidR="000314B1" w:rsidRPr="00842604" w:rsidRDefault="000314B1" w:rsidP="000314B1">
      <w:p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Подробные требования к разрабатываемой ИС представлены в Техническом задании (см. Приложение А).</w:t>
      </w:r>
    </w:p>
    <w:p w:rsidR="000314B1" w:rsidRPr="00A774C2" w:rsidRDefault="000314B1" w:rsidP="000314B1">
      <w:pPr>
        <w:pStyle w:val="1"/>
        <w:numPr>
          <w:ilvl w:val="0"/>
          <w:numId w:val="14"/>
        </w:numPr>
        <w:ind w:left="1418" w:hanging="709"/>
        <w:rPr>
          <w:rFonts w:ascii="Times New Roman" w:hAnsi="Times New Roman" w:cs="Times New Roman"/>
          <w:b w:val="0"/>
          <w:color w:val="auto"/>
          <w:lang w:val="en-US"/>
        </w:rPr>
      </w:pPr>
      <w:bookmarkStart w:id="7" w:name="_Toc169175713"/>
      <w:r w:rsidRPr="00A774C2">
        <w:rPr>
          <w:rFonts w:ascii="Times New Roman" w:hAnsi="Times New Roman" w:cs="Times New Roman"/>
          <w:b w:val="0"/>
          <w:color w:val="auto"/>
        </w:rPr>
        <w:t>ПРОЕКТНАЯ ЧАСТЬ</w:t>
      </w:r>
      <w:bookmarkEnd w:id="7"/>
    </w:p>
    <w:p w:rsidR="000314B1" w:rsidRPr="00A774C2" w:rsidRDefault="000314B1" w:rsidP="000314B1">
      <w:pPr>
        <w:pStyle w:val="2"/>
        <w:numPr>
          <w:ilvl w:val="1"/>
          <w:numId w:val="14"/>
        </w:numPr>
        <w:ind w:left="1418" w:hanging="709"/>
        <w:rPr>
          <w:rFonts w:ascii="Times New Roman" w:hAnsi="Times New Roman" w:cs="Times New Roman"/>
          <w:b w:val="0"/>
          <w:color w:val="auto"/>
          <w:sz w:val="28"/>
          <w:szCs w:val="28"/>
        </w:rPr>
      </w:pPr>
      <w:bookmarkStart w:id="8" w:name="_Toc169175714"/>
      <w:r w:rsidRPr="00A774C2">
        <w:rPr>
          <w:rFonts w:ascii="Times New Roman" w:hAnsi="Times New Roman" w:cs="Times New Roman"/>
          <w:b w:val="0"/>
          <w:color w:val="auto"/>
          <w:sz w:val="28"/>
          <w:szCs w:val="28"/>
        </w:rPr>
        <w:t>Проектирование и реализация базы данных системы</w:t>
      </w:r>
      <w:bookmarkEnd w:id="8"/>
    </w:p>
    <w:p w:rsidR="000314B1" w:rsidRDefault="000314B1" w:rsidP="000314B1">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Разработку базы данных было принято начать с построения ER-модели. ER-модель - </w:t>
      </w:r>
      <w:hyperlink r:id="rId9">
        <w:r>
          <w:rPr>
            <w:rFonts w:ascii="Times New Roman" w:eastAsia="Times New Roman" w:hAnsi="Times New Roman" w:cs="Times New Roman"/>
            <w:sz w:val="28"/>
            <w:szCs w:val="28"/>
          </w:rPr>
          <w:t>модель данных</w:t>
        </w:r>
      </w:hyperlink>
      <w:r>
        <w:rPr>
          <w:rFonts w:ascii="Times New Roman" w:eastAsia="Times New Roman" w:hAnsi="Times New Roman" w:cs="Times New Roman"/>
          <w:sz w:val="28"/>
          <w:szCs w:val="28"/>
        </w:rPr>
        <w:t>, позволяющая описывать </w:t>
      </w:r>
      <w:hyperlink r:id="rId10">
        <w:r>
          <w:rPr>
            <w:rFonts w:ascii="Times New Roman" w:eastAsia="Times New Roman" w:hAnsi="Times New Roman" w:cs="Times New Roman"/>
            <w:sz w:val="28"/>
            <w:szCs w:val="28"/>
          </w:rPr>
          <w:t>концептуальные схемы</w:t>
        </w:r>
      </w:hyperlink>
      <w:r>
        <w:rPr>
          <w:rFonts w:ascii="Times New Roman" w:eastAsia="Times New Roman" w:hAnsi="Times New Roman" w:cs="Times New Roman"/>
          <w:sz w:val="28"/>
          <w:szCs w:val="28"/>
        </w:rPr>
        <w:t> </w:t>
      </w:r>
      <w:hyperlink r:id="rId11">
        <w:r>
          <w:rPr>
            <w:rFonts w:ascii="Times New Roman" w:eastAsia="Times New Roman" w:hAnsi="Times New Roman" w:cs="Times New Roman"/>
            <w:sz w:val="28"/>
            <w:szCs w:val="28"/>
          </w:rPr>
          <w:t>предметной области</w:t>
        </w:r>
      </w:hyperlink>
      <w:r>
        <w:rPr>
          <w:rFonts w:ascii="Times New Roman" w:eastAsia="Times New Roman" w:hAnsi="Times New Roman" w:cs="Times New Roman"/>
          <w:sz w:val="28"/>
          <w:szCs w:val="28"/>
        </w:rPr>
        <w:t>. ER-модель используется при высокоуровневом (концептуальном) </w:t>
      </w:r>
      <w:hyperlink r:id="rId12">
        <w:r>
          <w:rPr>
            <w:rFonts w:ascii="Times New Roman" w:eastAsia="Times New Roman" w:hAnsi="Times New Roman" w:cs="Times New Roman"/>
            <w:sz w:val="28"/>
            <w:szCs w:val="28"/>
          </w:rPr>
          <w:t>проектировании баз данных</w:t>
        </w:r>
      </w:hyperlink>
      <w:r>
        <w:rPr>
          <w:rFonts w:ascii="Times New Roman" w:eastAsia="Times New Roman" w:hAnsi="Times New Roman" w:cs="Times New Roman"/>
          <w:sz w:val="28"/>
          <w:szCs w:val="28"/>
        </w:rPr>
        <w:t>. С её помощью можно выделить ключевые сущности и обозначить связи, которые могут устанавливаться между этими сущностями.</w:t>
      </w:r>
    </w:p>
    <w:p w:rsidR="000314B1" w:rsidRDefault="000314B1" w:rsidP="000314B1">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Все сущности имеют между собой связь один-ко-многим. ER-модель представлена на</w:t>
      </w:r>
      <w:del w:id="9" w:author="student" w:date="2024-03-22T09:52:00Z">
        <w:r>
          <w:rPr>
            <w:rFonts w:ascii="Times New Roman" w:eastAsia="Times New Roman" w:hAnsi="Times New Roman" w:cs="Times New Roman"/>
            <w:color w:val="000000"/>
            <w:sz w:val="24"/>
            <w:szCs w:val="24"/>
          </w:rPr>
          <w:delText xml:space="preserve"> </w:delText>
        </w:r>
      </w:del>
    </w:p>
    <w:p w:rsidR="000314B1" w:rsidRDefault="000314B1" w:rsidP="000314B1">
      <w:pPr>
        <w:shd w:val="clear" w:color="auto" w:fill="FFFFFF"/>
        <w:spacing w:after="0"/>
        <w:jc w:val="both"/>
        <w:rPr>
          <w:ins w:id="10" w:author="student" w:date="2024-03-22T09:52:00Z"/>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25D335F8" wp14:editId="32CA23F7">
            <wp:extent cx="6301105" cy="3487420"/>
            <wp:effectExtent l="0" t="0" r="0" b="0"/>
            <wp:docPr id="3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3"/>
                    <a:srcRect/>
                    <a:stretch>
                      <a:fillRect/>
                    </a:stretch>
                  </pic:blipFill>
                  <pic:spPr>
                    <a:xfrm>
                      <a:off x="0" y="0"/>
                      <a:ext cx="6301105" cy="3487420"/>
                    </a:xfrm>
                    <a:prstGeom prst="rect">
                      <a:avLst/>
                    </a:prstGeom>
                    <a:ln/>
                  </pic:spPr>
                </pic:pic>
              </a:graphicData>
            </a:graphic>
          </wp:inline>
        </w:drawing>
      </w:r>
    </w:p>
    <w:p w:rsidR="000314B1" w:rsidRDefault="000314B1" w:rsidP="000314B1">
      <w:pPr>
        <w:spacing w:after="0"/>
        <w:ind w:firstLine="709"/>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3 – ER-модель БД</w:t>
      </w:r>
    </w:p>
    <w:p w:rsidR="000314B1" w:rsidRDefault="000314B1" w:rsidP="000314B1">
      <w:pPr>
        <w:pBdr>
          <w:top w:val="nil"/>
          <w:left w:val="nil"/>
          <w:bottom w:val="nil"/>
          <w:right w:val="nil"/>
          <w:between w:val="nil"/>
        </w:pBdr>
        <w:shd w:val="clear" w:color="auto" w:fill="FFFFFF"/>
        <w:spacing w:after="0"/>
        <w:ind w:firstLine="709"/>
        <w:jc w:val="both"/>
        <w:rPr>
          <w:color w:val="000000"/>
          <w:sz w:val="27"/>
          <w:szCs w:val="27"/>
        </w:rPr>
      </w:pPr>
    </w:p>
    <w:p w:rsidR="000314B1" w:rsidRDefault="000314B1" w:rsidP="000314B1">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Разработанная ER-модель состоит из 11 сущностей: Пользователи, Новости, Роли, Экологические мероприятия, Изучения проб, Пробы, Тип, Норма, Регион, Мероприятие, Загрязнение.</w:t>
      </w:r>
    </w:p>
    <w:p w:rsidR="000314B1" w:rsidRDefault="000314B1" w:rsidP="000314B1">
      <w:pPr>
        <w:spacing w:after="0"/>
        <w:ind w:firstLine="709"/>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Сущности: Роли, тип обследования, норма, созданы для подстановки в сущности: Пробы, Изучения проб и роли в сущность пользователь.</w:t>
      </w:r>
    </w:p>
    <w:p w:rsidR="000314B1" w:rsidRDefault="000314B1" w:rsidP="000314B1">
      <w:pPr>
        <w:spacing w:after="0"/>
        <w:ind w:firstLine="709"/>
        <w:jc w:val="both"/>
        <w:rPr>
          <w:del w:id="11" w:author="student" w:date="2024-03-22T09:52:00Z"/>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Сущности: Пользователи, загрязнение, образец, организации, новости, регион, мероприятие, являются основными рабочими сущностями в БД. Каждая сущность необходима для своей задачи: </w:t>
      </w:r>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Загрязнение: представляет различные типы загрязнений, уровень загрязнения, источники загрязнения, время.</w:t>
      </w:r>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Образец</w:t>
      </w:r>
      <w:proofErr w:type="gramStart"/>
      <w:r>
        <w:rPr>
          <w:rFonts w:ascii="Times New Roman" w:eastAsia="Times New Roman" w:hAnsi="Times New Roman" w:cs="Times New Roman"/>
          <w:color w:val="000000"/>
          <w:sz w:val="28"/>
          <w:szCs w:val="28"/>
        </w:rPr>
        <w:t>: Содержит</w:t>
      </w:r>
      <w:proofErr w:type="gramEnd"/>
      <w:r>
        <w:rPr>
          <w:rFonts w:ascii="Times New Roman" w:eastAsia="Times New Roman" w:hAnsi="Times New Roman" w:cs="Times New Roman"/>
          <w:color w:val="000000"/>
          <w:sz w:val="28"/>
          <w:szCs w:val="28"/>
        </w:rPr>
        <w:t xml:space="preserve"> данные об объекте обследования или анализа в контексте экологии </w:t>
      </w:r>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Тип обследования</w:t>
      </w:r>
      <w:proofErr w:type="gramStart"/>
      <w:r>
        <w:rPr>
          <w:rFonts w:ascii="Times New Roman" w:eastAsia="Times New Roman" w:hAnsi="Times New Roman" w:cs="Times New Roman"/>
          <w:color w:val="000000"/>
          <w:sz w:val="28"/>
          <w:szCs w:val="28"/>
        </w:rPr>
        <w:t>: Описывает</w:t>
      </w:r>
      <w:proofErr w:type="gramEnd"/>
      <w:r>
        <w:rPr>
          <w:rFonts w:ascii="Times New Roman" w:eastAsia="Times New Roman" w:hAnsi="Times New Roman" w:cs="Times New Roman"/>
          <w:color w:val="000000"/>
          <w:sz w:val="28"/>
          <w:szCs w:val="28"/>
        </w:rPr>
        <w:t xml:space="preserve"> различные виды экологических обследовании.</w:t>
      </w:r>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Норма</w:t>
      </w:r>
      <w:proofErr w:type="gramStart"/>
      <w:r>
        <w:rPr>
          <w:rFonts w:ascii="Times New Roman" w:eastAsia="Times New Roman" w:hAnsi="Times New Roman" w:cs="Times New Roman"/>
          <w:color w:val="000000"/>
          <w:sz w:val="28"/>
          <w:szCs w:val="28"/>
        </w:rPr>
        <w:t>: Содержит</w:t>
      </w:r>
      <w:proofErr w:type="gramEnd"/>
      <w:r>
        <w:rPr>
          <w:rFonts w:ascii="Times New Roman" w:eastAsia="Times New Roman" w:hAnsi="Times New Roman" w:cs="Times New Roman"/>
          <w:color w:val="000000"/>
          <w:sz w:val="28"/>
          <w:szCs w:val="28"/>
        </w:rPr>
        <w:t xml:space="preserve"> установленные стандарты, нормативы и пороговые значения для экологических показателей, которые определяют допустимые уровни загрязнения и качество окружающей среды. </w:t>
      </w:r>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Регион: представляет информацию о различных регионах, их географии, природных ресурсах, их состоянии</w:t>
      </w:r>
      <w:ins w:id="12" w:author="student" w:date="2024-03-22T09:52:00Z">
        <w:r>
          <w:rPr>
            <w:rFonts w:ascii="Times New Roman" w:eastAsia="Times New Roman" w:hAnsi="Times New Roman" w:cs="Times New Roman"/>
            <w:color w:val="000000"/>
            <w:sz w:val="28"/>
            <w:szCs w:val="28"/>
          </w:rPr>
          <w:t>.</w:t>
        </w:r>
      </w:ins>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Мероприятие: содержит информацию о различных планируемых или проводимых экологических и природоохранных мероприятиях</w:t>
      </w:r>
      <w:ins w:id="13" w:author="student" w:date="2024-03-22T09:52:00Z">
        <w:r>
          <w:rPr>
            <w:rFonts w:ascii="Times New Roman" w:eastAsia="Times New Roman" w:hAnsi="Times New Roman" w:cs="Times New Roman"/>
            <w:color w:val="000000"/>
            <w:sz w:val="28"/>
            <w:szCs w:val="28"/>
          </w:rPr>
          <w:t>.</w:t>
        </w:r>
      </w:ins>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Новости: содержит новостную информацию об экологических событиях, проектах и других новостях в области окружающей среды.</w:t>
      </w:r>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Роли: сущность, описывающая различные роли или категории пользователей, которые могут иметь различные разрешения и функции в системе.</w:t>
      </w:r>
    </w:p>
    <w:p w:rsidR="000314B1" w:rsidRDefault="000314B1" w:rsidP="000314B1">
      <w:pPr>
        <w:numPr>
          <w:ilvl w:val="0"/>
          <w:numId w:val="2"/>
        </w:numPr>
        <w:pBdr>
          <w:top w:val="nil"/>
          <w:left w:val="nil"/>
          <w:bottom w:val="nil"/>
          <w:right w:val="nil"/>
          <w:between w:val="nil"/>
        </w:pBdr>
        <w:spacing w:after="0"/>
        <w:jc w:val="both"/>
        <w:rPr>
          <w:color w:val="000000"/>
          <w:sz w:val="28"/>
          <w:szCs w:val="28"/>
        </w:rPr>
      </w:pPr>
      <w:r>
        <w:rPr>
          <w:rFonts w:ascii="Times New Roman" w:eastAsia="Times New Roman" w:hAnsi="Times New Roman" w:cs="Times New Roman"/>
          <w:color w:val="000000"/>
          <w:sz w:val="28"/>
          <w:szCs w:val="28"/>
        </w:rPr>
        <w:t>Пользователь, содержит в себе информацию о пользователях системы.</w:t>
      </w:r>
    </w:p>
    <w:p w:rsidR="000314B1" w:rsidRDefault="000314B1" w:rsidP="000314B1">
      <w:ins w:id="14" w:author="student" w:date="2024-03-22T09:52:00Z">
        <w:r>
          <w:br w:type="page"/>
        </w:r>
      </w:ins>
    </w:p>
    <w:p w:rsidR="000314B1" w:rsidRDefault="000314B1" w:rsidP="000314B1">
      <w:pPr>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После проектирования ER-модели был выполнен экспорт в MS SQL - </w:t>
      </w:r>
      <w:proofErr w:type="spellStart"/>
      <w:r>
        <w:rPr>
          <w:rFonts w:ascii="Times New Roman" w:eastAsia="Times New Roman" w:hAnsi="Times New Roman" w:cs="Times New Roman"/>
          <w:sz w:val="28"/>
          <w:szCs w:val="28"/>
        </w:rPr>
        <w:t>server</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Microsoft</w:t>
      </w:r>
      <w:proofErr w:type="spellEnd"/>
      <w:r>
        <w:rPr>
          <w:rFonts w:ascii="Times New Roman" w:eastAsia="Times New Roman" w:hAnsi="Times New Roman" w:cs="Times New Roman"/>
          <w:sz w:val="28"/>
          <w:szCs w:val="28"/>
        </w:rPr>
        <w:t xml:space="preserve"> SQL </w:t>
      </w:r>
      <w:proofErr w:type="spellStart"/>
      <w:r>
        <w:rPr>
          <w:rFonts w:ascii="Times New Roman" w:eastAsia="Times New Roman" w:hAnsi="Times New Roman" w:cs="Times New Roman"/>
          <w:sz w:val="28"/>
          <w:szCs w:val="28"/>
        </w:rPr>
        <w:t>Server</w:t>
      </w:r>
      <w:proofErr w:type="spellEnd"/>
      <w:r>
        <w:rPr>
          <w:rFonts w:ascii="Times New Roman" w:eastAsia="Times New Roman" w:hAnsi="Times New Roman" w:cs="Times New Roman"/>
          <w:sz w:val="28"/>
          <w:szCs w:val="28"/>
        </w:rPr>
        <w:t xml:space="preserve"> - система управления реляционными базами данных (РСУБД), разработанная корпорацией </w:t>
      </w:r>
      <w:proofErr w:type="spellStart"/>
      <w:r>
        <w:rPr>
          <w:rFonts w:ascii="Times New Roman" w:eastAsia="Times New Roman" w:hAnsi="Times New Roman" w:cs="Times New Roman"/>
          <w:sz w:val="28"/>
          <w:szCs w:val="28"/>
        </w:rPr>
        <w:t>Microsoft</w:t>
      </w:r>
      <w:proofErr w:type="spellEnd"/>
      <w:r>
        <w:rPr>
          <w:rFonts w:ascii="Times New Roman" w:eastAsia="Times New Roman" w:hAnsi="Times New Roman" w:cs="Times New Roman"/>
          <w:sz w:val="28"/>
          <w:szCs w:val="28"/>
        </w:rPr>
        <w:t xml:space="preserve">. Основной используемый язык запросов - </w:t>
      </w:r>
      <w:proofErr w:type="spellStart"/>
      <w:r>
        <w:rPr>
          <w:rFonts w:ascii="Times New Roman" w:eastAsia="Times New Roman" w:hAnsi="Times New Roman" w:cs="Times New Roman"/>
          <w:sz w:val="28"/>
          <w:szCs w:val="28"/>
        </w:rPr>
        <w:t>Transact</w:t>
      </w:r>
      <w:proofErr w:type="spellEnd"/>
      <w:r>
        <w:rPr>
          <w:rFonts w:ascii="Times New Roman" w:eastAsia="Times New Roman" w:hAnsi="Times New Roman" w:cs="Times New Roman"/>
          <w:sz w:val="28"/>
          <w:szCs w:val="28"/>
        </w:rPr>
        <w:t>-SQL, создан совместно </w:t>
      </w:r>
      <w:proofErr w:type="spellStart"/>
      <w:r>
        <w:rPr>
          <w:rFonts w:ascii="Times New Roman" w:eastAsia="Times New Roman" w:hAnsi="Times New Roman" w:cs="Times New Roman"/>
          <w:sz w:val="28"/>
          <w:szCs w:val="28"/>
        </w:rPr>
        <w:t>Microsoft</w:t>
      </w:r>
      <w:proofErr w:type="spellEnd"/>
      <w:r>
        <w:rPr>
          <w:rFonts w:ascii="Times New Roman" w:eastAsia="Times New Roman" w:hAnsi="Times New Roman" w:cs="Times New Roman"/>
          <w:sz w:val="28"/>
          <w:szCs w:val="28"/>
        </w:rPr>
        <w:t xml:space="preserve"> и </w:t>
      </w:r>
      <w:proofErr w:type="spellStart"/>
      <w:r>
        <w:rPr>
          <w:rFonts w:ascii="Times New Roman" w:eastAsia="Times New Roman" w:hAnsi="Times New Roman" w:cs="Times New Roman"/>
          <w:sz w:val="28"/>
          <w:szCs w:val="28"/>
        </w:rPr>
        <w:t>Sybase</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Transact</w:t>
      </w:r>
      <w:proofErr w:type="spellEnd"/>
      <w:r>
        <w:rPr>
          <w:rFonts w:ascii="Times New Roman" w:eastAsia="Times New Roman" w:hAnsi="Times New Roman" w:cs="Times New Roman"/>
          <w:sz w:val="28"/>
          <w:szCs w:val="28"/>
        </w:rPr>
        <w:t xml:space="preserve"> - SQL является реализацией стандарта ANSI/ISO по структурированному языку запросов (SQL) с расширениями. В MS SQL - </w:t>
      </w:r>
      <w:proofErr w:type="spellStart"/>
      <w:r>
        <w:rPr>
          <w:rFonts w:ascii="Times New Roman" w:eastAsia="Times New Roman" w:hAnsi="Times New Roman" w:cs="Times New Roman"/>
          <w:sz w:val="28"/>
          <w:szCs w:val="28"/>
        </w:rPr>
        <w:t>server</w:t>
      </w:r>
      <w:proofErr w:type="spellEnd"/>
      <w:r>
        <w:rPr>
          <w:rFonts w:ascii="Times New Roman" w:eastAsia="Times New Roman" w:hAnsi="Times New Roman" w:cs="Times New Roman"/>
          <w:sz w:val="28"/>
          <w:szCs w:val="28"/>
        </w:rPr>
        <w:t xml:space="preserve"> были установлены типы данных для каждой таблицы. </w:t>
      </w:r>
    </w:p>
    <w:p w:rsidR="000314B1" w:rsidRDefault="000314B1" w:rsidP="000314B1">
      <w:pPr>
        <w:spacing w:after="0"/>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На рисунке 3 представлена физическая схема БД, реализованная на платформе MS SQL </w:t>
      </w:r>
      <w:proofErr w:type="spellStart"/>
      <w:r>
        <w:rPr>
          <w:rFonts w:ascii="Times New Roman" w:eastAsia="Times New Roman" w:hAnsi="Times New Roman" w:cs="Times New Roman"/>
          <w:sz w:val="28"/>
          <w:szCs w:val="28"/>
        </w:rPr>
        <w:t>Server</w:t>
      </w:r>
      <w:proofErr w:type="spellEnd"/>
      <w:r>
        <w:rPr>
          <w:rFonts w:ascii="Times New Roman" w:eastAsia="Times New Roman" w:hAnsi="Times New Roman" w:cs="Times New Roman"/>
          <w:sz w:val="28"/>
          <w:szCs w:val="28"/>
        </w:rPr>
        <w:t xml:space="preserve"> 2018. На модели отражены названия атрибутов и их типы данных на сервере. Так же на модели отображены связи между сущностями для обеспечения целостности данных.</w:t>
      </w:r>
    </w:p>
    <w:p w:rsidR="000314B1" w:rsidRDefault="000314B1" w:rsidP="000314B1">
      <w:pPr>
        <w:shd w:val="clear" w:color="auto" w:fill="FFFFFF"/>
        <w:spacing w:after="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FD28F67" wp14:editId="1BD41FA3">
            <wp:extent cx="6300795" cy="4102100"/>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4"/>
                    <a:srcRect/>
                    <a:stretch>
                      <a:fillRect/>
                    </a:stretch>
                  </pic:blipFill>
                  <pic:spPr>
                    <a:xfrm>
                      <a:off x="0" y="0"/>
                      <a:ext cx="6300795" cy="4102100"/>
                    </a:xfrm>
                    <a:prstGeom prst="rect">
                      <a:avLst/>
                    </a:prstGeom>
                    <a:ln/>
                  </pic:spPr>
                </pic:pic>
              </a:graphicData>
            </a:graphic>
          </wp:inline>
        </w:drawing>
      </w:r>
    </w:p>
    <w:p w:rsidR="000314B1" w:rsidRPr="000314B1" w:rsidRDefault="000314B1" w:rsidP="000314B1">
      <w:pPr>
        <w:spacing w:after="0"/>
        <w:ind w:firstLine="708"/>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Рисунок 4 – Физическая модель БД</w:t>
      </w:r>
    </w:p>
    <w:p w:rsidR="00F337A2" w:rsidRDefault="000314B1" w:rsidP="000314B1">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rsidR="00A8597D" w:rsidRPr="00842604" w:rsidRDefault="0053690A" w:rsidP="00842604">
      <w:pPr>
        <w:pStyle w:val="2"/>
        <w:numPr>
          <w:ilvl w:val="1"/>
          <w:numId w:val="14"/>
        </w:numPr>
        <w:ind w:left="1418" w:hanging="709"/>
        <w:rPr>
          <w:rFonts w:ascii="Times New Roman" w:eastAsia="Times New Roman" w:hAnsi="Times New Roman" w:cs="Times New Roman"/>
          <w:b w:val="0"/>
          <w:color w:val="000000"/>
          <w:sz w:val="28"/>
          <w:szCs w:val="28"/>
        </w:rPr>
      </w:pPr>
      <w:bookmarkStart w:id="15" w:name="_2et92p0" w:colFirst="0" w:colLast="0"/>
      <w:bookmarkStart w:id="16" w:name="_tyjcwt" w:colFirst="0" w:colLast="0"/>
      <w:bookmarkStart w:id="17" w:name="_3dy6vkm" w:colFirst="0" w:colLast="0"/>
      <w:bookmarkStart w:id="18" w:name="_Toc169175715"/>
      <w:bookmarkEnd w:id="15"/>
      <w:bookmarkEnd w:id="16"/>
      <w:bookmarkEnd w:id="17"/>
      <w:r w:rsidRPr="00842604">
        <w:rPr>
          <w:rFonts w:ascii="Times New Roman" w:eastAsia="Times New Roman" w:hAnsi="Times New Roman" w:cs="Times New Roman"/>
          <w:b w:val="0"/>
          <w:color w:val="000000"/>
          <w:sz w:val="28"/>
          <w:szCs w:val="28"/>
        </w:rPr>
        <w:t>Проектирование и реализация пользовательского интерфейса системы</w:t>
      </w:r>
      <w:bookmarkEnd w:id="18"/>
    </w:p>
    <w:p w:rsidR="00F337A2" w:rsidRPr="00842604" w:rsidRDefault="0053690A">
      <w:pPr>
        <w:spacing w:after="0"/>
        <w:ind w:firstLine="708"/>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Для реализации пользовательского интерфейса была выбрана интегрированная среда разработки </w:t>
      </w: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2019.</w:t>
      </w:r>
    </w:p>
    <w:p w:rsidR="00F337A2" w:rsidRPr="00842604" w:rsidRDefault="0053690A" w:rsidP="00842604">
      <w:pPr>
        <w:spacing w:after="0"/>
        <w:ind w:firstLine="708"/>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w:t>
      </w:r>
      <w:proofErr w:type="gramStart"/>
      <w:r w:rsidRPr="00842604">
        <w:rPr>
          <w:rFonts w:ascii="Times New Roman" w:eastAsia="Times New Roman" w:hAnsi="Times New Roman" w:cs="Times New Roman"/>
          <w:sz w:val="28"/>
          <w:szCs w:val="28"/>
        </w:rPr>
        <w:t>- это</w:t>
      </w:r>
      <w:proofErr w:type="gramEnd"/>
      <w:r w:rsidRPr="00842604">
        <w:rPr>
          <w:rFonts w:ascii="Times New Roman" w:eastAsia="Times New Roman" w:hAnsi="Times New Roman" w:cs="Times New Roman"/>
          <w:sz w:val="28"/>
          <w:szCs w:val="28"/>
        </w:rPr>
        <w:t xml:space="preserve"> популярная интегрированная среда разработки (IDE) от компании </w:t>
      </w:r>
      <w:proofErr w:type="spellStart"/>
      <w:r w:rsidRPr="00842604">
        <w:rPr>
          <w:rFonts w:ascii="Times New Roman" w:eastAsia="Times New Roman" w:hAnsi="Times New Roman" w:cs="Times New Roman"/>
          <w:sz w:val="28"/>
          <w:szCs w:val="28"/>
        </w:rPr>
        <w:t>Microsoft</w:t>
      </w:r>
      <w:proofErr w:type="spellEnd"/>
      <w:r w:rsidRPr="00842604">
        <w:rPr>
          <w:rFonts w:ascii="Times New Roman" w:eastAsia="Times New Roman" w:hAnsi="Times New Roman" w:cs="Times New Roman"/>
          <w:sz w:val="28"/>
          <w:szCs w:val="28"/>
        </w:rPr>
        <w:t xml:space="preserve">, предназначенная для создания различных типов приложений, включая настольные приложения, веб-приложения, мобильные приложения, игры и облачные решения. </w:t>
      </w: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включает в себя широкий спектр инструментов, редактор кода, отладочные средства, средства тестирования,</w:t>
      </w:r>
      <w:r w:rsidR="00842604" w:rsidRPr="00842604">
        <w:rPr>
          <w:rFonts w:ascii="Times New Roman" w:eastAsia="Times New Roman" w:hAnsi="Times New Roman" w:cs="Times New Roman"/>
          <w:sz w:val="28"/>
          <w:szCs w:val="28"/>
        </w:rPr>
        <w:t xml:space="preserve"> </w:t>
      </w:r>
      <w:r w:rsidRPr="00842604">
        <w:rPr>
          <w:rFonts w:ascii="Times New Roman" w:eastAsia="Times New Roman" w:hAnsi="Times New Roman" w:cs="Times New Roman"/>
          <w:sz w:val="28"/>
          <w:szCs w:val="28"/>
        </w:rPr>
        <w:t xml:space="preserve">поддержку </w:t>
      </w:r>
      <w:proofErr w:type="spellStart"/>
      <w:r w:rsidRPr="00842604">
        <w:rPr>
          <w:rFonts w:ascii="Times New Roman" w:eastAsia="Times New Roman" w:hAnsi="Times New Roman" w:cs="Times New Roman"/>
          <w:sz w:val="28"/>
          <w:szCs w:val="28"/>
        </w:rPr>
        <w:t>версионирования</w:t>
      </w:r>
      <w:proofErr w:type="spellEnd"/>
      <w:r w:rsidRPr="00842604">
        <w:rPr>
          <w:rFonts w:ascii="Times New Roman" w:eastAsia="Times New Roman" w:hAnsi="Times New Roman" w:cs="Times New Roman"/>
          <w:sz w:val="28"/>
          <w:szCs w:val="28"/>
        </w:rPr>
        <w:t xml:space="preserve"> и другие функции, которые делают процесс разработки визуальным и удобным. </w:t>
      </w: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также обладает богатой экосистемой расширений и </w:t>
      </w:r>
      <w:proofErr w:type="gramStart"/>
      <w:r w:rsidRPr="00842604">
        <w:rPr>
          <w:rFonts w:ascii="Times New Roman" w:eastAsia="Times New Roman" w:hAnsi="Times New Roman" w:cs="Times New Roman"/>
          <w:sz w:val="28"/>
          <w:szCs w:val="28"/>
        </w:rPr>
        <w:t>интеграцией с другими сервисами</w:t>
      </w:r>
      <w:proofErr w:type="gramEnd"/>
      <w:r w:rsidRPr="00842604">
        <w:rPr>
          <w:rFonts w:ascii="Times New Roman" w:eastAsia="Times New Roman" w:hAnsi="Times New Roman" w:cs="Times New Roman"/>
          <w:sz w:val="28"/>
          <w:szCs w:val="28"/>
        </w:rPr>
        <w:t xml:space="preserve"> и платформами разработки, что делает ее популярным инструментом среди разработчиков. Данные продукты</w:t>
      </w:r>
      <w:r w:rsidR="00842604" w:rsidRPr="00842604">
        <w:rPr>
          <w:rFonts w:ascii="Times New Roman" w:eastAsia="Times New Roman" w:hAnsi="Times New Roman" w:cs="Times New Roman"/>
          <w:sz w:val="28"/>
          <w:szCs w:val="28"/>
        </w:rPr>
        <w:t xml:space="preserve"> </w:t>
      </w:r>
      <w:r w:rsidRPr="00842604">
        <w:rPr>
          <w:rFonts w:ascii="Times New Roman" w:eastAsia="Times New Roman" w:hAnsi="Times New Roman" w:cs="Times New Roman"/>
          <w:sz w:val="28"/>
          <w:szCs w:val="28"/>
        </w:rPr>
        <w:t xml:space="preserve">позволяют, разрабатывать как </w:t>
      </w:r>
      <w:hyperlink r:id="rId15">
        <w:r w:rsidRPr="00842604">
          <w:rPr>
            <w:rFonts w:ascii="Times New Roman" w:eastAsia="Times New Roman" w:hAnsi="Times New Roman" w:cs="Times New Roman"/>
            <w:sz w:val="28"/>
            <w:szCs w:val="28"/>
          </w:rPr>
          <w:t>консольные</w:t>
        </w:r>
      </w:hyperlink>
      <w:r w:rsidRPr="00842604">
        <w:rPr>
          <w:rFonts w:ascii="Times New Roman" w:eastAsia="Times New Roman" w:hAnsi="Times New Roman" w:cs="Times New Roman"/>
          <w:sz w:val="28"/>
          <w:szCs w:val="28"/>
        </w:rPr>
        <w:t xml:space="preserve"> </w:t>
      </w:r>
      <w:hyperlink r:id="rId16">
        <w:r w:rsidRPr="00842604">
          <w:rPr>
            <w:rFonts w:ascii="Times New Roman" w:eastAsia="Times New Roman" w:hAnsi="Times New Roman" w:cs="Times New Roman"/>
            <w:sz w:val="28"/>
            <w:szCs w:val="28"/>
          </w:rPr>
          <w:t>приложения</w:t>
        </w:r>
      </w:hyperlink>
      <w:r w:rsidRPr="00842604">
        <w:rPr>
          <w:rFonts w:ascii="Times New Roman" w:eastAsia="Times New Roman" w:hAnsi="Times New Roman" w:cs="Times New Roman"/>
          <w:sz w:val="28"/>
          <w:szCs w:val="28"/>
        </w:rPr>
        <w:t xml:space="preserve">, так и приложения с </w:t>
      </w:r>
      <w:hyperlink r:id="rId17">
        <w:r w:rsidRPr="00842604">
          <w:rPr>
            <w:rFonts w:ascii="Times New Roman" w:eastAsia="Times New Roman" w:hAnsi="Times New Roman" w:cs="Times New Roman"/>
            <w:sz w:val="28"/>
            <w:szCs w:val="28"/>
          </w:rPr>
          <w:t>графическим интерфейсом</w:t>
        </w:r>
      </w:hyperlink>
      <w:r w:rsidRPr="00842604">
        <w:rPr>
          <w:rFonts w:ascii="Times New Roman" w:eastAsia="Times New Roman" w:hAnsi="Times New Roman" w:cs="Times New Roman"/>
          <w:sz w:val="28"/>
          <w:szCs w:val="28"/>
        </w:rPr>
        <w:t xml:space="preserve">, в том числе с поддержкой технологии </w:t>
      </w:r>
      <w:proofErr w:type="spellStart"/>
      <w:r w:rsidRPr="00842604">
        <w:rPr>
          <w:rFonts w:ascii="Times New Roman" w:eastAsia="Times New Roman" w:hAnsi="Times New Roman" w:cs="Times New Roman"/>
          <w:sz w:val="28"/>
          <w:szCs w:val="28"/>
        </w:rPr>
        <w:t>Windows</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Presentation</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Foundation</w:t>
      </w:r>
      <w:proofErr w:type="spellEnd"/>
      <w:r w:rsidRPr="00842604">
        <w:rPr>
          <w:rFonts w:ascii="Times New Roman" w:eastAsia="Times New Roman" w:hAnsi="Times New Roman" w:cs="Times New Roman"/>
          <w:sz w:val="28"/>
          <w:szCs w:val="28"/>
        </w:rPr>
        <w:t xml:space="preserve">, а также </w:t>
      </w:r>
      <w:hyperlink r:id="rId18">
        <w:r w:rsidRPr="00842604">
          <w:rPr>
            <w:rFonts w:ascii="Times New Roman" w:eastAsia="Times New Roman" w:hAnsi="Times New Roman" w:cs="Times New Roman"/>
            <w:sz w:val="28"/>
            <w:szCs w:val="28"/>
          </w:rPr>
          <w:t>веб-сайты</w:t>
        </w:r>
      </w:hyperlink>
      <w:r w:rsidRPr="00842604">
        <w:rPr>
          <w:rFonts w:ascii="Times New Roman" w:eastAsia="Times New Roman" w:hAnsi="Times New Roman" w:cs="Times New Roman"/>
          <w:sz w:val="28"/>
          <w:szCs w:val="28"/>
        </w:rPr>
        <w:t xml:space="preserve">, </w:t>
      </w:r>
      <w:hyperlink r:id="rId19">
        <w:r w:rsidRPr="00842604">
          <w:rPr>
            <w:rFonts w:ascii="Times New Roman" w:eastAsia="Times New Roman" w:hAnsi="Times New Roman" w:cs="Times New Roman"/>
            <w:sz w:val="28"/>
            <w:szCs w:val="28"/>
          </w:rPr>
          <w:t>веб-приложения</w:t>
        </w:r>
      </w:hyperlink>
      <w:r w:rsidRPr="00842604">
        <w:rPr>
          <w:rFonts w:ascii="Times New Roman" w:eastAsia="Times New Roman" w:hAnsi="Times New Roman" w:cs="Times New Roman"/>
          <w:sz w:val="28"/>
          <w:szCs w:val="28"/>
        </w:rPr>
        <w:t xml:space="preserve">, </w:t>
      </w:r>
      <w:hyperlink r:id="rId20">
        <w:r w:rsidRPr="00842604">
          <w:rPr>
            <w:rFonts w:ascii="Times New Roman" w:eastAsia="Times New Roman" w:hAnsi="Times New Roman" w:cs="Times New Roman"/>
            <w:sz w:val="28"/>
            <w:szCs w:val="28"/>
          </w:rPr>
          <w:t>веб-службы</w:t>
        </w:r>
      </w:hyperlink>
      <w:r w:rsidRPr="00842604">
        <w:rPr>
          <w:rFonts w:ascii="Times New Roman" w:eastAsia="Times New Roman" w:hAnsi="Times New Roman" w:cs="Times New Roman"/>
          <w:sz w:val="28"/>
          <w:szCs w:val="28"/>
        </w:rPr>
        <w:t xml:space="preserve"> как в </w:t>
      </w:r>
      <w:hyperlink r:id="rId21">
        <w:r w:rsidRPr="00842604">
          <w:rPr>
            <w:rFonts w:ascii="Times New Roman" w:eastAsia="Times New Roman" w:hAnsi="Times New Roman" w:cs="Times New Roman"/>
            <w:sz w:val="28"/>
            <w:szCs w:val="28"/>
          </w:rPr>
          <w:t>родном</w:t>
        </w:r>
      </w:hyperlink>
      <w:r w:rsidRPr="00842604">
        <w:rPr>
          <w:rFonts w:ascii="Times New Roman" w:eastAsia="Times New Roman" w:hAnsi="Times New Roman" w:cs="Times New Roman"/>
          <w:sz w:val="28"/>
          <w:szCs w:val="28"/>
        </w:rPr>
        <w:t xml:space="preserve">, так и в </w:t>
      </w:r>
      <w:hyperlink r:id="rId22">
        <w:r w:rsidRPr="00842604">
          <w:rPr>
            <w:rFonts w:ascii="Times New Roman" w:eastAsia="Times New Roman" w:hAnsi="Times New Roman" w:cs="Times New Roman"/>
            <w:sz w:val="28"/>
            <w:szCs w:val="28"/>
          </w:rPr>
          <w:t>управляемом</w:t>
        </w:r>
      </w:hyperlink>
      <w:r w:rsidRPr="00842604">
        <w:rPr>
          <w:rFonts w:ascii="Times New Roman" w:eastAsia="Times New Roman" w:hAnsi="Times New Roman" w:cs="Times New Roman"/>
          <w:sz w:val="28"/>
          <w:szCs w:val="28"/>
        </w:rPr>
        <w:t xml:space="preserve"> кодах для всех платформ, поддерживаемых </w:t>
      </w:r>
      <w:hyperlink r:id="rId23">
        <w:proofErr w:type="spellStart"/>
        <w:r w:rsidRPr="00842604">
          <w:rPr>
            <w:rFonts w:ascii="Times New Roman" w:eastAsia="Times New Roman" w:hAnsi="Times New Roman" w:cs="Times New Roman"/>
            <w:sz w:val="28"/>
            <w:szCs w:val="28"/>
          </w:rPr>
          <w:t>Windows</w:t>
        </w:r>
        <w:proofErr w:type="spellEnd"/>
      </w:hyperlink>
      <w:r w:rsidRPr="00842604">
        <w:rPr>
          <w:rFonts w:ascii="Times New Roman" w:eastAsia="Times New Roman" w:hAnsi="Times New Roman" w:cs="Times New Roman"/>
          <w:sz w:val="28"/>
          <w:szCs w:val="28"/>
        </w:rPr>
        <w:t xml:space="preserve">, </w:t>
      </w:r>
      <w:hyperlink r:id="rId24">
        <w:proofErr w:type="spellStart"/>
        <w:r w:rsidRPr="00842604">
          <w:rPr>
            <w:rFonts w:ascii="Times New Roman" w:eastAsia="Times New Roman" w:hAnsi="Times New Roman" w:cs="Times New Roman"/>
            <w:sz w:val="28"/>
            <w:szCs w:val="28"/>
          </w:rPr>
          <w:t>Windows</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Mobile</w:t>
        </w:r>
        <w:proofErr w:type="spellEnd"/>
      </w:hyperlink>
      <w:r w:rsidRPr="00842604">
        <w:rPr>
          <w:rFonts w:ascii="Times New Roman" w:eastAsia="Times New Roman" w:hAnsi="Times New Roman" w:cs="Times New Roman"/>
          <w:sz w:val="28"/>
          <w:szCs w:val="28"/>
        </w:rPr>
        <w:t xml:space="preserve">, </w:t>
      </w:r>
      <w:hyperlink r:id="rId25">
        <w:proofErr w:type="spellStart"/>
        <w:r w:rsidRPr="00842604">
          <w:rPr>
            <w:rFonts w:ascii="Times New Roman" w:eastAsia="Times New Roman" w:hAnsi="Times New Roman" w:cs="Times New Roman"/>
            <w:sz w:val="28"/>
            <w:szCs w:val="28"/>
          </w:rPr>
          <w:t>Windows</w:t>
        </w:r>
        <w:proofErr w:type="spellEnd"/>
        <w:r w:rsidRPr="00842604">
          <w:rPr>
            <w:rFonts w:ascii="Times New Roman" w:eastAsia="Times New Roman" w:hAnsi="Times New Roman" w:cs="Times New Roman"/>
            <w:sz w:val="28"/>
            <w:szCs w:val="28"/>
          </w:rPr>
          <w:t xml:space="preserve"> CE</w:t>
        </w:r>
      </w:hyperlink>
      <w:r w:rsidRPr="00842604">
        <w:rPr>
          <w:rFonts w:ascii="Times New Roman" w:eastAsia="Times New Roman" w:hAnsi="Times New Roman" w:cs="Times New Roman"/>
          <w:sz w:val="28"/>
          <w:szCs w:val="28"/>
        </w:rPr>
        <w:t xml:space="preserve">, </w:t>
      </w:r>
      <w:hyperlink r:id="rId26">
        <w:r w:rsidRPr="00842604">
          <w:rPr>
            <w:rFonts w:ascii="Times New Roman" w:eastAsia="Times New Roman" w:hAnsi="Times New Roman" w:cs="Times New Roman"/>
            <w:sz w:val="28"/>
            <w:szCs w:val="28"/>
          </w:rPr>
          <w:t xml:space="preserve">.NET </w:t>
        </w:r>
        <w:proofErr w:type="spellStart"/>
        <w:r w:rsidRPr="00842604">
          <w:rPr>
            <w:rFonts w:ascii="Times New Roman" w:eastAsia="Times New Roman" w:hAnsi="Times New Roman" w:cs="Times New Roman"/>
            <w:sz w:val="28"/>
            <w:szCs w:val="28"/>
          </w:rPr>
          <w:t>Framework</w:t>
        </w:r>
        <w:proofErr w:type="spellEnd"/>
      </w:hyperlink>
      <w:r w:rsidRPr="00842604">
        <w:rPr>
          <w:rFonts w:ascii="Times New Roman" w:eastAsia="Times New Roman" w:hAnsi="Times New Roman" w:cs="Times New Roman"/>
          <w:sz w:val="28"/>
          <w:szCs w:val="28"/>
        </w:rPr>
        <w:t xml:space="preserve">, </w:t>
      </w:r>
      <w:hyperlink r:id="rId27">
        <w:proofErr w:type="spellStart"/>
        <w:r w:rsidRPr="00842604">
          <w:rPr>
            <w:rFonts w:ascii="Times New Roman" w:eastAsia="Times New Roman" w:hAnsi="Times New Roman" w:cs="Times New Roman"/>
            <w:sz w:val="28"/>
            <w:szCs w:val="28"/>
          </w:rPr>
          <w:t>Xbox</w:t>
        </w:r>
        <w:proofErr w:type="spellEnd"/>
      </w:hyperlink>
      <w:r w:rsidRPr="00842604">
        <w:rPr>
          <w:rFonts w:ascii="Times New Roman" w:eastAsia="Times New Roman" w:hAnsi="Times New Roman" w:cs="Times New Roman"/>
          <w:sz w:val="28"/>
          <w:szCs w:val="28"/>
        </w:rPr>
        <w:t xml:space="preserve">, </w:t>
      </w:r>
      <w:hyperlink r:id="rId28">
        <w:proofErr w:type="spellStart"/>
        <w:r w:rsidRPr="00842604">
          <w:rPr>
            <w:rFonts w:ascii="Times New Roman" w:eastAsia="Times New Roman" w:hAnsi="Times New Roman" w:cs="Times New Roman"/>
            <w:sz w:val="28"/>
            <w:szCs w:val="28"/>
          </w:rPr>
          <w:t>Windows</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Phone</w:t>
        </w:r>
        <w:proofErr w:type="spellEnd"/>
      </w:hyperlink>
      <w:r w:rsidRPr="00842604">
        <w:rPr>
          <w:rFonts w:ascii="Times New Roman" w:eastAsia="Times New Roman" w:hAnsi="Times New Roman" w:cs="Times New Roman"/>
          <w:sz w:val="28"/>
          <w:szCs w:val="28"/>
        </w:rPr>
        <w:t xml:space="preserve"> </w:t>
      </w:r>
      <w:hyperlink r:id="rId29">
        <w:r w:rsidRPr="00842604">
          <w:rPr>
            <w:rFonts w:ascii="Times New Roman" w:eastAsia="Times New Roman" w:hAnsi="Times New Roman" w:cs="Times New Roman"/>
            <w:sz w:val="28"/>
            <w:szCs w:val="28"/>
          </w:rPr>
          <w:t xml:space="preserve">.NET </w:t>
        </w:r>
        <w:proofErr w:type="spellStart"/>
        <w:r w:rsidRPr="00842604">
          <w:rPr>
            <w:rFonts w:ascii="Times New Roman" w:eastAsia="Times New Roman" w:hAnsi="Times New Roman" w:cs="Times New Roman"/>
            <w:sz w:val="28"/>
            <w:szCs w:val="28"/>
          </w:rPr>
          <w:t>Compact</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Framework</w:t>
        </w:r>
        <w:proofErr w:type="spellEnd"/>
      </w:hyperlink>
      <w:r w:rsidRPr="00842604">
        <w:rPr>
          <w:rFonts w:ascii="Times New Roman" w:eastAsia="Times New Roman" w:hAnsi="Times New Roman" w:cs="Times New Roman"/>
          <w:sz w:val="28"/>
          <w:szCs w:val="28"/>
        </w:rPr>
        <w:t xml:space="preserve"> и </w:t>
      </w:r>
      <w:hyperlink r:id="rId30">
        <w:proofErr w:type="spellStart"/>
        <w:r w:rsidRPr="00842604">
          <w:rPr>
            <w:rFonts w:ascii="Times New Roman" w:eastAsia="Times New Roman" w:hAnsi="Times New Roman" w:cs="Times New Roman"/>
            <w:sz w:val="28"/>
            <w:szCs w:val="28"/>
          </w:rPr>
          <w:t>Silverlight</w:t>
        </w:r>
        <w:proofErr w:type="spellEnd"/>
      </w:hyperlink>
      <w:r w:rsidRPr="00842604">
        <w:rPr>
          <w:rFonts w:ascii="Times New Roman" w:eastAsia="Times New Roman" w:hAnsi="Times New Roman" w:cs="Times New Roman"/>
          <w:sz w:val="28"/>
          <w:szCs w:val="28"/>
        </w:rPr>
        <w:t>.</w:t>
      </w:r>
    </w:p>
    <w:p w:rsidR="00F337A2" w:rsidRPr="00842604" w:rsidRDefault="0053690A">
      <w:pPr>
        <w:spacing w:after="0"/>
        <w:ind w:firstLine="708"/>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Система программирования </w:t>
      </w: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версии 2019 фирмы </w:t>
      </w:r>
      <w:proofErr w:type="spellStart"/>
      <w:r w:rsidRPr="00842604">
        <w:rPr>
          <w:rFonts w:ascii="Times New Roman" w:eastAsia="Times New Roman" w:hAnsi="Times New Roman" w:cs="Times New Roman"/>
          <w:sz w:val="28"/>
          <w:szCs w:val="28"/>
        </w:rPr>
        <w:t>Microsoft</w:t>
      </w:r>
      <w:proofErr w:type="spellEnd"/>
      <w:r w:rsidRPr="00842604">
        <w:rPr>
          <w:rFonts w:ascii="Times New Roman" w:eastAsia="Times New Roman" w:hAnsi="Times New Roman" w:cs="Times New Roman"/>
          <w:sz w:val="28"/>
          <w:szCs w:val="28"/>
        </w:rPr>
        <w:t xml:space="preserve"> предоставляет наиболее широкие возможности для программирования приложений ОС </w:t>
      </w:r>
      <w:proofErr w:type="spellStart"/>
      <w:r w:rsidRPr="00842604">
        <w:rPr>
          <w:rFonts w:ascii="Times New Roman" w:eastAsia="Times New Roman" w:hAnsi="Times New Roman" w:cs="Times New Roman"/>
          <w:sz w:val="28"/>
          <w:szCs w:val="28"/>
        </w:rPr>
        <w:t>Windows</w:t>
      </w:r>
      <w:proofErr w:type="spellEnd"/>
      <w:r w:rsidRPr="00842604">
        <w:rPr>
          <w:rFonts w:ascii="Times New Roman" w:eastAsia="Times New Roman" w:hAnsi="Times New Roman" w:cs="Times New Roman"/>
          <w:sz w:val="28"/>
          <w:szCs w:val="28"/>
        </w:rPr>
        <w:t>.</w:t>
      </w:r>
    </w:p>
    <w:p w:rsidR="00F337A2" w:rsidRPr="00842604" w:rsidRDefault="0053690A">
      <w:pPr>
        <w:spacing w:after="0"/>
        <w:ind w:firstLine="708"/>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Преимущества </w:t>
      </w: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по сравнению с аналогичными программными продуктами это:</w:t>
      </w:r>
    </w:p>
    <w:p w:rsidR="00F337A2" w:rsidRPr="00A774C2" w:rsidRDefault="0053690A">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Обширные возможности: </w:t>
      </w:r>
      <w:proofErr w:type="spellStart"/>
      <w:r w:rsidRPr="00842604">
        <w:rPr>
          <w:rFonts w:ascii="Times New Roman" w:eastAsia="Times New Roman" w:hAnsi="Times New Roman" w:cs="Times New Roman"/>
          <w:color w:val="000000"/>
          <w:sz w:val="28"/>
          <w:szCs w:val="28"/>
        </w:rPr>
        <w:t>Visual</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Studio</w:t>
      </w:r>
      <w:proofErr w:type="spellEnd"/>
      <w:r w:rsidRPr="00842604">
        <w:rPr>
          <w:rFonts w:ascii="Times New Roman" w:eastAsia="Times New Roman" w:hAnsi="Times New Roman" w:cs="Times New Roman"/>
          <w:color w:val="000000"/>
          <w:sz w:val="28"/>
          <w:szCs w:val="28"/>
        </w:rPr>
        <w:t xml:space="preserve"> обеспечивает широкий спектр инструментов и функций для разработки программного обеспечения, включая поддержку различных языков программирования, инструменты для тестирования и отладки, а также возможности для создания веб-приложений, мобильных приложений, облачных решений и других типов приложений.</w:t>
      </w:r>
    </w:p>
    <w:p w:rsidR="00A774C2" w:rsidRPr="00842604" w:rsidRDefault="00A774C2" w:rsidP="00A774C2">
      <w:pPr>
        <w:pBdr>
          <w:top w:val="nil"/>
          <w:left w:val="nil"/>
          <w:bottom w:val="nil"/>
          <w:right w:val="nil"/>
          <w:between w:val="nil"/>
        </w:pBdr>
        <w:spacing w:after="0"/>
        <w:ind w:left="1428"/>
        <w:jc w:val="both"/>
        <w:rPr>
          <w:rFonts w:ascii="Times New Roman" w:hAnsi="Times New Roman" w:cs="Times New Roman"/>
          <w:color w:val="000000"/>
          <w:sz w:val="28"/>
          <w:szCs w:val="28"/>
        </w:rPr>
      </w:pPr>
    </w:p>
    <w:p w:rsidR="00F337A2" w:rsidRPr="00842604" w:rsidRDefault="0053690A">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lastRenderedPageBreak/>
        <w:t xml:space="preserve">Интеграция: </w:t>
      </w:r>
      <w:proofErr w:type="spellStart"/>
      <w:r w:rsidRPr="00842604">
        <w:rPr>
          <w:rFonts w:ascii="Times New Roman" w:eastAsia="Times New Roman" w:hAnsi="Times New Roman" w:cs="Times New Roman"/>
          <w:color w:val="000000"/>
          <w:sz w:val="28"/>
          <w:szCs w:val="28"/>
        </w:rPr>
        <w:t>Visual</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Studio</w:t>
      </w:r>
      <w:proofErr w:type="spellEnd"/>
      <w:r w:rsidRPr="00842604">
        <w:rPr>
          <w:rFonts w:ascii="Times New Roman" w:eastAsia="Times New Roman" w:hAnsi="Times New Roman" w:cs="Times New Roman"/>
          <w:color w:val="000000"/>
          <w:sz w:val="28"/>
          <w:szCs w:val="28"/>
        </w:rPr>
        <w:t xml:space="preserve"> интегрируется с другими популярными инструментами и платформами разработки, такими как </w:t>
      </w:r>
      <w:proofErr w:type="spellStart"/>
      <w:r w:rsidRPr="00842604">
        <w:rPr>
          <w:rFonts w:ascii="Times New Roman" w:eastAsia="Times New Roman" w:hAnsi="Times New Roman" w:cs="Times New Roman"/>
          <w:color w:val="000000"/>
          <w:sz w:val="28"/>
          <w:szCs w:val="28"/>
        </w:rPr>
        <w:t>Azure</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GitHub</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Docker</w:t>
      </w:r>
      <w:proofErr w:type="spellEnd"/>
      <w:r w:rsidRPr="00842604">
        <w:rPr>
          <w:rFonts w:ascii="Times New Roman" w:eastAsia="Times New Roman" w:hAnsi="Times New Roman" w:cs="Times New Roman"/>
          <w:color w:val="000000"/>
          <w:sz w:val="28"/>
          <w:szCs w:val="28"/>
        </w:rPr>
        <w:t>, и многими другими, что обеспечивает беспрепятственную работу на различных этапах разработки.</w:t>
      </w:r>
    </w:p>
    <w:p w:rsidR="00F337A2" w:rsidRPr="00842604" w:rsidRDefault="0053690A">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Поддержка платформ: </w:t>
      </w:r>
      <w:proofErr w:type="spellStart"/>
      <w:r w:rsidRPr="00842604">
        <w:rPr>
          <w:rFonts w:ascii="Times New Roman" w:eastAsia="Times New Roman" w:hAnsi="Times New Roman" w:cs="Times New Roman"/>
          <w:color w:val="000000"/>
          <w:sz w:val="28"/>
          <w:szCs w:val="28"/>
        </w:rPr>
        <w:t>Visual</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Studio</w:t>
      </w:r>
      <w:proofErr w:type="spellEnd"/>
      <w:r w:rsidRPr="00842604">
        <w:rPr>
          <w:rFonts w:ascii="Times New Roman" w:eastAsia="Times New Roman" w:hAnsi="Times New Roman" w:cs="Times New Roman"/>
          <w:color w:val="000000"/>
          <w:sz w:val="28"/>
          <w:szCs w:val="28"/>
        </w:rPr>
        <w:t xml:space="preserve"> обеспечивает инструменты для разработки под различные платформы, включая </w:t>
      </w:r>
      <w:proofErr w:type="spellStart"/>
      <w:r w:rsidRPr="00842604">
        <w:rPr>
          <w:rFonts w:ascii="Times New Roman" w:eastAsia="Times New Roman" w:hAnsi="Times New Roman" w:cs="Times New Roman"/>
          <w:color w:val="000000"/>
          <w:sz w:val="28"/>
          <w:szCs w:val="28"/>
        </w:rPr>
        <w:t>Windows</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Android</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iOS</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Linux</w:t>
      </w:r>
      <w:proofErr w:type="spellEnd"/>
      <w:r w:rsidRPr="00842604">
        <w:rPr>
          <w:rFonts w:ascii="Times New Roman" w:eastAsia="Times New Roman" w:hAnsi="Times New Roman" w:cs="Times New Roman"/>
          <w:color w:val="000000"/>
          <w:sz w:val="28"/>
          <w:szCs w:val="28"/>
        </w:rPr>
        <w:t xml:space="preserve">, и многое другое, что делает его удобным выбором для </w:t>
      </w:r>
      <w:proofErr w:type="spellStart"/>
      <w:r w:rsidRPr="00842604">
        <w:rPr>
          <w:rFonts w:ascii="Times New Roman" w:eastAsia="Times New Roman" w:hAnsi="Times New Roman" w:cs="Times New Roman"/>
          <w:color w:val="000000"/>
          <w:sz w:val="28"/>
          <w:szCs w:val="28"/>
        </w:rPr>
        <w:t>многоплатформенной</w:t>
      </w:r>
      <w:proofErr w:type="spellEnd"/>
      <w:r w:rsidRPr="00842604">
        <w:rPr>
          <w:rFonts w:ascii="Times New Roman" w:eastAsia="Times New Roman" w:hAnsi="Times New Roman" w:cs="Times New Roman"/>
          <w:color w:val="000000"/>
          <w:sz w:val="28"/>
          <w:szCs w:val="28"/>
        </w:rPr>
        <w:t xml:space="preserve"> разработки.</w:t>
      </w:r>
    </w:p>
    <w:p w:rsidR="00F337A2" w:rsidRPr="00842604" w:rsidRDefault="0053690A">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Поддержка языков: </w:t>
      </w:r>
      <w:proofErr w:type="spellStart"/>
      <w:r w:rsidRPr="00842604">
        <w:rPr>
          <w:rFonts w:ascii="Times New Roman" w:eastAsia="Times New Roman" w:hAnsi="Times New Roman" w:cs="Times New Roman"/>
          <w:color w:val="000000"/>
          <w:sz w:val="28"/>
          <w:szCs w:val="28"/>
        </w:rPr>
        <w:t>Visual</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Studio</w:t>
      </w:r>
      <w:proofErr w:type="spellEnd"/>
      <w:r w:rsidRPr="00842604">
        <w:rPr>
          <w:rFonts w:ascii="Times New Roman" w:eastAsia="Times New Roman" w:hAnsi="Times New Roman" w:cs="Times New Roman"/>
          <w:color w:val="000000"/>
          <w:sz w:val="28"/>
          <w:szCs w:val="28"/>
        </w:rPr>
        <w:t xml:space="preserve"> поддерживает широкий спектр языков программирования, включая C#, C++, </w:t>
      </w:r>
      <w:proofErr w:type="spellStart"/>
      <w:r w:rsidRPr="00842604">
        <w:rPr>
          <w:rFonts w:ascii="Times New Roman" w:eastAsia="Times New Roman" w:hAnsi="Times New Roman" w:cs="Times New Roman"/>
          <w:color w:val="000000"/>
          <w:sz w:val="28"/>
          <w:szCs w:val="28"/>
        </w:rPr>
        <w:t>JavaScript</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Python</w:t>
      </w:r>
      <w:proofErr w:type="spellEnd"/>
      <w:r w:rsidRPr="00842604">
        <w:rPr>
          <w:rFonts w:ascii="Times New Roman" w:eastAsia="Times New Roman" w:hAnsi="Times New Roman" w:cs="Times New Roman"/>
          <w:color w:val="000000"/>
          <w:sz w:val="28"/>
          <w:szCs w:val="28"/>
        </w:rPr>
        <w:t>, и другие, что делает его универсальным инструментом для разработчиков различных специализаций.</w:t>
      </w:r>
    </w:p>
    <w:p w:rsidR="00F337A2" w:rsidRPr="00842604" w:rsidRDefault="0053690A">
      <w:pPr>
        <w:pBdr>
          <w:top w:val="nil"/>
          <w:left w:val="nil"/>
          <w:bottom w:val="nil"/>
          <w:right w:val="nil"/>
          <w:between w:val="nil"/>
        </w:pBdr>
        <w:spacing w:after="0"/>
        <w:ind w:left="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Так же был использован язык программирования C# так как:</w:t>
      </w:r>
    </w:p>
    <w:p w:rsidR="00F337A2" w:rsidRPr="00A774C2" w:rsidRDefault="0053690A" w:rsidP="00A774C2">
      <w:pPr>
        <w:numPr>
          <w:ilvl w:val="0"/>
          <w:numId w:val="7"/>
        </w:numPr>
        <w:pBdr>
          <w:top w:val="nil"/>
          <w:left w:val="nil"/>
          <w:bottom w:val="nil"/>
          <w:right w:val="nil"/>
          <w:between w:val="nil"/>
        </w:pBdr>
        <w:spacing w:after="0"/>
        <w:ind w:left="1418"/>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Универсальность: C# является мощным и универсальным языком программирования, который поддерживает разработку разнообразных типов приложений, включая настольные приложения, веб-приложения, мобильные приложения и облачные решения.</w:t>
      </w:r>
    </w:p>
    <w:p w:rsidR="00F337A2" w:rsidRPr="00842604" w:rsidRDefault="0053690A">
      <w:pPr>
        <w:numPr>
          <w:ilvl w:val="0"/>
          <w:numId w:val="7"/>
        </w:numPr>
        <w:pBdr>
          <w:top w:val="nil"/>
          <w:left w:val="nil"/>
          <w:bottom w:val="nil"/>
          <w:right w:val="nil"/>
          <w:between w:val="nil"/>
        </w:pBdr>
        <w:spacing w:after="0"/>
        <w:ind w:left="1418"/>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Интеграция с платформой .NET: C# разработан специально для платформы .NET, что обеспечивает широкие возможности для интеграции с другими технологиями, библиотеками и инструментами, предоставляемыми .NET.</w:t>
      </w:r>
    </w:p>
    <w:p w:rsidR="00F337A2" w:rsidRPr="00842604" w:rsidRDefault="0053690A">
      <w:pPr>
        <w:numPr>
          <w:ilvl w:val="0"/>
          <w:numId w:val="7"/>
        </w:numPr>
        <w:pBdr>
          <w:top w:val="nil"/>
          <w:left w:val="nil"/>
          <w:bottom w:val="nil"/>
          <w:right w:val="nil"/>
          <w:between w:val="nil"/>
        </w:pBdr>
        <w:spacing w:after="0"/>
        <w:ind w:left="1418"/>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Безопасность и надежность: C# предлагает высокий уровень безопасности и проверки типов, что делает его более надежным по сравнению с некоторыми другими языками.</w:t>
      </w:r>
    </w:p>
    <w:p w:rsidR="00F337A2" w:rsidRPr="00842604" w:rsidRDefault="0053690A">
      <w:pPr>
        <w:numPr>
          <w:ilvl w:val="0"/>
          <w:numId w:val="7"/>
        </w:numPr>
        <w:pBdr>
          <w:top w:val="nil"/>
          <w:left w:val="nil"/>
          <w:bottom w:val="nil"/>
          <w:right w:val="nil"/>
          <w:between w:val="nil"/>
        </w:pBdr>
        <w:spacing w:after="0"/>
        <w:ind w:left="1418"/>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Модернизация: C# активно развивается и модернизируется командой разработчиков </w:t>
      </w:r>
      <w:proofErr w:type="spellStart"/>
      <w:r w:rsidRPr="00842604">
        <w:rPr>
          <w:rFonts w:ascii="Times New Roman" w:eastAsia="Times New Roman" w:hAnsi="Times New Roman" w:cs="Times New Roman"/>
          <w:color w:val="000000"/>
          <w:sz w:val="28"/>
          <w:szCs w:val="28"/>
        </w:rPr>
        <w:t>Microsoft</w:t>
      </w:r>
      <w:proofErr w:type="spellEnd"/>
      <w:r w:rsidRPr="00842604">
        <w:rPr>
          <w:rFonts w:ascii="Times New Roman" w:eastAsia="Times New Roman" w:hAnsi="Times New Roman" w:cs="Times New Roman"/>
          <w:color w:val="000000"/>
          <w:sz w:val="28"/>
          <w:szCs w:val="28"/>
        </w:rPr>
        <w:t>, включая новые функции, улучшения производительности и поддержку современных технологий.</w:t>
      </w:r>
    </w:p>
    <w:p w:rsidR="00F337A2" w:rsidRPr="00842604" w:rsidRDefault="0053690A">
      <w:pPr>
        <w:numPr>
          <w:ilvl w:val="0"/>
          <w:numId w:val="7"/>
        </w:numPr>
        <w:pBdr>
          <w:top w:val="nil"/>
          <w:left w:val="nil"/>
          <w:bottom w:val="nil"/>
          <w:right w:val="nil"/>
          <w:between w:val="nil"/>
        </w:pBdr>
        <w:spacing w:after="0"/>
        <w:ind w:left="1418"/>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Общий стандарт: C# имеет множество общих стандартов, синтаксических схожести с другими популярными языками программирования, такими как </w:t>
      </w:r>
      <w:proofErr w:type="spellStart"/>
      <w:r w:rsidRPr="00842604">
        <w:rPr>
          <w:rFonts w:ascii="Times New Roman" w:eastAsia="Times New Roman" w:hAnsi="Times New Roman" w:cs="Times New Roman"/>
          <w:color w:val="000000"/>
          <w:sz w:val="28"/>
          <w:szCs w:val="28"/>
        </w:rPr>
        <w:t>Java</w:t>
      </w:r>
      <w:proofErr w:type="spellEnd"/>
      <w:r w:rsidRPr="00842604">
        <w:rPr>
          <w:rFonts w:ascii="Times New Roman" w:eastAsia="Times New Roman" w:hAnsi="Times New Roman" w:cs="Times New Roman"/>
          <w:color w:val="000000"/>
          <w:sz w:val="28"/>
          <w:szCs w:val="28"/>
        </w:rPr>
        <w:t xml:space="preserve"> или C++, что упрощает </w:t>
      </w:r>
      <w:proofErr w:type="gramStart"/>
      <w:r w:rsidRPr="00842604">
        <w:rPr>
          <w:rFonts w:ascii="Times New Roman" w:eastAsia="Times New Roman" w:hAnsi="Times New Roman" w:cs="Times New Roman"/>
          <w:color w:val="000000"/>
          <w:sz w:val="28"/>
          <w:szCs w:val="28"/>
        </w:rPr>
        <w:t>кросс-платформенную</w:t>
      </w:r>
      <w:proofErr w:type="gramEnd"/>
      <w:r w:rsidRPr="00842604">
        <w:rPr>
          <w:rFonts w:ascii="Times New Roman" w:eastAsia="Times New Roman" w:hAnsi="Times New Roman" w:cs="Times New Roman"/>
          <w:color w:val="000000"/>
          <w:sz w:val="28"/>
          <w:szCs w:val="28"/>
        </w:rPr>
        <w:t xml:space="preserve"> разработку и переход других разработчиков на C#.</w:t>
      </w:r>
    </w:p>
    <w:p w:rsidR="00F337A2" w:rsidRPr="00842604" w:rsidRDefault="0053690A">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proofErr w:type="spellStart"/>
      <w:r w:rsidRPr="00842604">
        <w:rPr>
          <w:rFonts w:ascii="Times New Roman" w:eastAsia="Times New Roman" w:hAnsi="Times New Roman" w:cs="Times New Roman"/>
          <w:color w:val="000000"/>
          <w:sz w:val="28"/>
          <w:szCs w:val="28"/>
        </w:rPr>
        <w:t>Xamarin</w:t>
      </w:r>
      <w:proofErr w:type="spellEnd"/>
      <w:r w:rsidRPr="00842604">
        <w:rPr>
          <w:rFonts w:ascii="Times New Roman" w:eastAsia="Times New Roman" w:hAnsi="Times New Roman" w:cs="Times New Roman"/>
          <w:color w:val="000000"/>
          <w:sz w:val="28"/>
          <w:szCs w:val="28"/>
        </w:rPr>
        <w:t xml:space="preserve">. Благодаря покупке </w:t>
      </w:r>
      <w:proofErr w:type="spellStart"/>
      <w:r w:rsidRPr="00842604">
        <w:rPr>
          <w:rFonts w:ascii="Times New Roman" w:eastAsia="Times New Roman" w:hAnsi="Times New Roman" w:cs="Times New Roman"/>
          <w:color w:val="000000"/>
          <w:sz w:val="28"/>
          <w:szCs w:val="28"/>
        </w:rPr>
        <w:t>Xamarin</w:t>
      </w:r>
      <w:proofErr w:type="spellEnd"/>
      <w:r w:rsidRPr="00842604">
        <w:rPr>
          <w:rFonts w:ascii="Times New Roman" w:eastAsia="Times New Roman" w:hAnsi="Times New Roman" w:cs="Times New Roman"/>
          <w:color w:val="000000"/>
          <w:sz w:val="28"/>
          <w:szCs w:val="28"/>
        </w:rPr>
        <w:t xml:space="preserve"> на C # теперь можно писать под </w:t>
      </w:r>
      <w:proofErr w:type="spellStart"/>
      <w:r w:rsidRPr="00842604">
        <w:rPr>
          <w:rFonts w:ascii="Times New Roman" w:eastAsia="Times New Roman" w:hAnsi="Times New Roman" w:cs="Times New Roman"/>
          <w:color w:val="000000"/>
          <w:sz w:val="28"/>
          <w:szCs w:val="28"/>
        </w:rPr>
        <w:t>Android</w:t>
      </w:r>
      <w:proofErr w:type="spellEnd"/>
      <w:r w:rsidRPr="00842604">
        <w:rPr>
          <w:rFonts w:ascii="Times New Roman" w:eastAsia="Times New Roman" w:hAnsi="Times New Roman" w:cs="Times New Roman"/>
          <w:color w:val="000000"/>
          <w:sz w:val="28"/>
          <w:szCs w:val="28"/>
        </w:rPr>
        <w:t xml:space="preserve"> и </w:t>
      </w:r>
      <w:proofErr w:type="spellStart"/>
      <w:r w:rsidRPr="00842604">
        <w:rPr>
          <w:rFonts w:ascii="Times New Roman" w:eastAsia="Times New Roman" w:hAnsi="Times New Roman" w:cs="Times New Roman"/>
          <w:color w:val="000000"/>
          <w:sz w:val="28"/>
          <w:szCs w:val="28"/>
        </w:rPr>
        <w:t>iOS</w:t>
      </w:r>
      <w:proofErr w:type="spellEnd"/>
      <w:r w:rsidRPr="00842604">
        <w:rPr>
          <w:rFonts w:ascii="Times New Roman" w:eastAsia="Times New Roman" w:hAnsi="Times New Roman" w:cs="Times New Roman"/>
          <w:color w:val="000000"/>
          <w:sz w:val="28"/>
          <w:szCs w:val="28"/>
        </w:rPr>
        <w:t>. Это, конечно, большой плюс, так как их собственная мобильная ОС (</w:t>
      </w:r>
      <w:proofErr w:type="spellStart"/>
      <w:r w:rsidRPr="00842604">
        <w:rPr>
          <w:rFonts w:ascii="Times New Roman" w:eastAsia="Times New Roman" w:hAnsi="Times New Roman" w:cs="Times New Roman"/>
          <w:color w:val="000000"/>
          <w:sz w:val="28"/>
          <w:szCs w:val="28"/>
        </w:rPr>
        <w:t>Windows</w:t>
      </w:r>
      <w:proofErr w:type="spellEnd"/>
      <w:r w:rsidRPr="00842604">
        <w:rPr>
          <w:rFonts w:ascii="Times New Roman" w:eastAsia="Times New Roman" w:hAnsi="Times New Roman" w:cs="Times New Roman"/>
          <w:color w:val="000000"/>
          <w:sz w:val="28"/>
          <w:szCs w:val="28"/>
        </w:rPr>
        <w:t xml:space="preserve"> </w:t>
      </w:r>
      <w:proofErr w:type="spellStart"/>
      <w:r w:rsidRPr="00842604">
        <w:rPr>
          <w:rFonts w:ascii="Times New Roman" w:eastAsia="Times New Roman" w:hAnsi="Times New Roman" w:cs="Times New Roman"/>
          <w:color w:val="000000"/>
          <w:sz w:val="28"/>
          <w:szCs w:val="28"/>
        </w:rPr>
        <w:t>Phone</w:t>
      </w:r>
      <w:proofErr w:type="spellEnd"/>
      <w:r w:rsidRPr="00842604">
        <w:rPr>
          <w:rFonts w:ascii="Times New Roman" w:eastAsia="Times New Roman" w:hAnsi="Times New Roman" w:cs="Times New Roman"/>
          <w:color w:val="000000"/>
          <w:sz w:val="28"/>
          <w:szCs w:val="28"/>
        </w:rPr>
        <w:t>) не завоевала большой популярности;</w:t>
      </w:r>
    </w:p>
    <w:p w:rsidR="00F337A2" w:rsidRPr="00842604" w:rsidRDefault="0053690A">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добавлено функциональное программирование (F #);</w:t>
      </w:r>
    </w:p>
    <w:p w:rsidR="00F337A2" w:rsidRPr="00842604" w:rsidRDefault="0053690A">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большое сообщество программистов;</w:t>
      </w:r>
    </w:p>
    <w:p w:rsidR="00F337A2" w:rsidRPr="00842604" w:rsidRDefault="0053690A">
      <w:pPr>
        <w:numPr>
          <w:ilvl w:val="0"/>
          <w:numId w:val="4"/>
        </w:numPr>
        <w:pBdr>
          <w:top w:val="nil"/>
          <w:left w:val="nil"/>
          <w:bottom w:val="nil"/>
          <w:right w:val="nil"/>
          <w:between w:val="nil"/>
        </w:pBdr>
        <w:spacing w:after="0"/>
        <w:jc w:val="both"/>
        <w:rPr>
          <w:rFonts w:ascii="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много вакансий на должность C # программиста в любом регионе.</w:t>
      </w:r>
    </w:p>
    <w:p w:rsidR="00A8597D" w:rsidRPr="00842604" w:rsidRDefault="0053690A" w:rsidP="00842604">
      <w:pPr>
        <w:pStyle w:val="3"/>
        <w:numPr>
          <w:ilvl w:val="2"/>
          <w:numId w:val="14"/>
        </w:numPr>
        <w:spacing w:after="0"/>
        <w:ind w:left="1418"/>
        <w:rPr>
          <w:rFonts w:ascii="Times New Roman" w:hAnsi="Times New Roman" w:cs="Times New Roman"/>
          <w:b w:val="0"/>
        </w:rPr>
      </w:pPr>
      <w:bookmarkStart w:id="19" w:name="_Toc169175716"/>
      <w:r w:rsidRPr="00842604">
        <w:rPr>
          <w:rFonts w:ascii="Times New Roman" w:hAnsi="Times New Roman" w:cs="Times New Roman"/>
          <w:b w:val="0"/>
        </w:rPr>
        <w:t>Структура приложения</w:t>
      </w:r>
      <w:bookmarkEnd w:id="19"/>
    </w:p>
    <w:p w:rsidR="00F337A2" w:rsidRPr="00842604" w:rsidRDefault="0053690A" w:rsidP="00A8597D">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Для реализации поставленных задач была выбрана клиент-серверная архитектура системы мониторинга экологической обстановки.</w:t>
      </w:r>
    </w:p>
    <w:p w:rsidR="00F337A2" w:rsidRPr="00842604" w:rsidRDefault="0053690A" w:rsidP="00A8597D">
      <w:pPr>
        <w:numPr>
          <w:ilvl w:val="0"/>
          <w:numId w:val="10"/>
        </w:numPr>
        <w:pBdr>
          <w:top w:val="nil"/>
          <w:left w:val="nil"/>
          <w:bottom w:val="nil"/>
          <w:right w:val="nil"/>
          <w:between w:val="nil"/>
        </w:pBdr>
        <w:spacing w:after="0"/>
        <w:ind w:left="0" w:firstLine="34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lastRenderedPageBreak/>
        <w:t>Клиентская часть</w:t>
      </w:r>
    </w:p>
    <w:p w:rsidR="00F337A2" w:rsidRPr="00842604" w:rsidRDefault="0053690A" w:rsidP="00A8597D">
      <w:pPr>
        <w:numPr>
          <w:ilvl w:val="1"/>
          <w:numId w:val="10"/>
        </w:numPr>
        <w:pBdr>
          <w:top w:val="nil"/>
          <w:left w:val="nil"/>
          <w:bottom w:val="nil"/>
          <w:right w:val="nil"/>
          <w:between w:val="nil"/>
        </w:pBdr>
        <w:spacing w:after="0"/>
        <w:ind w:left="0" w:firstLine="34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Собирает данные с датчиков и устройств мониторинга.</w:t>
      </w:r>
    </w:p>
    <w:p w:rsidR="00F337A2" w:rsidRPr="00842604" w:rsidRDefault="0053690A" w:rsidP="00A8597D">
      <w:pPr>
        <w:numPr>
          <w:ilvl w:val="1"/>
          <w:numId w:val="10"/>
        </w:numPr>
        <w:pBdr>
          <w:top w:val="nil"/>
          <w:left w:val="nil"/>
          <w:bottom w:val="nil"/>
          <w:right w:val="nil"/>
          <w:between w:val="nil"/>
        </w:pBdr>
        <w:spacing w:after="0"/>
        <w:ind w:left="0" w:firstLine="34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Передает собранные данные на сервер.</w:t>
      </w:r>
    </w:p>
    <w:p w:rsidR="00F337A2" w:rsidRPr="00842604" w:rsidRDefault="0053690A" w:rsidP="00A8597D">
      <w:pPr>
        <w:numPr>
          <w:ilvl w:val="1"/>
          <w:numId w:val="10"/>
        </w:numPr>
        <w:pBdr>
          <w:top w:val="nil"/>
          <w:left w:val="nil"/>
          <w:bottom w:val="nil"/>
          <w:right w:val="nil"/>
          <w:between w:val="nil"/>
        </w:pBdr>
        <w:spacing w:after="0"/>
        <w:ind w:left="0" w:firstLine="34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Предоставляет пользователям интерфейс для просмотра и анализа данных.</w:t>
      </w:r>
    </w:p>
    <w:p w:rsidR="00F337A2" w:rsidRPr="00842604" w:rsidRDefault="0053690A" w:rsidP="00A8597D">
      <w:pPr>
        <w:numPr>
          <w:ilvl w:val="0"/>
          <w:numId w:val="10"/>
        </w:numPr>
        <w:pBdr>
          <w:top w:val="nil"/>
          <w:left w:val="nil"/>
          <w:bottom w:val="nil"/>
          <w:right w:val="nil"/>
          <w:between w:val="nil"/>
        </w:pBdr>
        <w:spacing w:after="0"/>
        <w:ind w:left="0" w:firstLine="34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Серверная часть</w:t>
      </w:r>
    </w:p>
    <w:p w:rsidR="00F337A2" w:rsidRPr="00842604" w:rsidRDefault="0053690A" w:rsidP="00A8597D">
      <w:pPr>
        <w:numPr>
          <w:ilvl w:val="1"/>
          <w:numId w:val="10"/>
        </w:numPr>
        <w:pBdr>
          <w:top w:val="nil"/>
          <w:left w:val="nil"/>
          <w:bottom w:val="nil"/>
          <w:right w:val="nil"/>
          <w:between w:val="nil"/>
        </w:pBdr>
        <w:spacing w:after="0"/>
        <w:ind w:left="0" w:firstLine="34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Хранит и управляет данными, собранными с датчиков.</w:t>
      </w:r>
    </w:p>
    <w:p w:rsidR="00F337A2" w:rsidRPr="00842604" w:rsidRDefault="0053690A" w:rsidP="00A8597D">
      <w:pPr>
        <w:numPr>
          <w:ilvl w:val="1"/>
          <w:numId w:val="10"/>
        </w:numPr>
        <w:pBdr>
          <w:top w:val="nil"/>
          <w:left w:val="nil"/>
          <w:bottom w:val="nil"/>
          <w:right w:val="nil"/>
          <w:between w:val="nil"/>
        </w:pBdr>
        <w:spacing w:after="0"/>
        <w:ind w:left="0" w:firstLine="34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Обрабатывает и анализирует данные для выявления закономерностей и тенденций.</w:t>
      </w:r>
    </w:p>
    <w:p w:rsidR="00F337A2" w:rsidRPr="00842604" w:rsidRDefault="00F337A2" w:rsidP="00A8597D">
      <w:pPr>
        <w:pBdr>
          <w:top w:val="nil"/>
          <w:left w:val="nil"/>
          <w:bottom w:val="nil"/>
          <w:right w:val="nil"/>
          <w:between w:val="nil"/>
        </w:pBdr>
        <w:spacing w:after="0"/>
        <w:ind w:firstLine="349"/>
        <w:rPr>
          <w:rFonts w:ascii="Times New Roman" w:eastAsia="Times New Roman" w:hAnsi="Times New Roman" w:cs="Times New Roman"/>
          <w:sz w:val="28"/>
          <w:szCs w:val="28"/>
        </w:rPr>
      </w:pPr>
    </w:p>
    <w:p w:rsidR="00F337A2" w:rsidRPr="00842604" w:rsidRDefault="0053690A" w:rsidP="00A8597D">
      <w:pPr>
        <w:numPr>
          <w:ilvl w:val="1"/>
          <w:numId w:val="10"/>
        </w:numPr>
        <w:pBdr>
          <w:top w:val="nil"/>
          <w:left w:val="nil"/>
          <w:bottom w:val="nil"/>
          <w:right w:val="nil"/>
          <w:between w:val="nil"/>
        </w:pBdr>
        <w:spacing w:after="0"/>
        <w:ind w:left="0" w:firstLine="34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Предоставляет пользователям через веб-интерфейс или API доступ к данным и результатам анализа.</w:t>
      </w:r>
    </w:p>
    <w:p w:rsidR="00F337A2" w:rsidRPr="00842604" w:rsidRDefault="0053690A" w:rsidP="00A8597D">
      <w:pPr>
        <w:numPr>
          <w:ilvl w:val="0"/>
          <w:numId w:val="10"/>
        </w:numPr>
        <w:pBdr>
          <w:top w:val="nil"/>
          <w:left w:val="nil"/>
          <w:bottom w:val="nil"/>
          <w:right w:val="nil"/>
          <w:between w:val="nil"/>
        </w:pBdr>
        <w:spacing w:after="0"/>
        <w:ind w:left="0" w:firstLine="34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Преимущества клиент-серверной архитектуры</w:t>
      </w:r>
    </w:p>
    <w:p w:rsidR="00F337A2" w:rsidRPr="00842604" w:rsidRDefault="0053690A" w:rsidP="00A8597D">
      <w:pPr>
        <w:numPr>
          <w:ilvl w:val="1"/>
          <w:numId w:val="10"/>
        </w:numPr>
        <w:pBdr>
          <w:top w:val="nil"/>
          <w:left w:val="nil"/>
          <w:bottom w:val="nil"/>
          <w:right w:val="nil"/>
          <w:between w:val="nil"/>
        </w:pBdr>
        <w:spacing w:after="0"/>
        <w:ind w:left="0" w:firstLine="34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Масштабируемость: Архитектура позволяет легко добавлять новые клиенты и серверы для обработки растущего объема данных.</w:t>
      </w:r>
    </w:p>
    <w:p w:rsidR="00F337A2" w:rsidRPr="00842604" w:rsidRDefault="0053690A" w:rsidP="00A8597D">
      <w:pPr>
        <w:numPr>
          <w:ilvl w:val="1"/>
          <w:numId w:val="10"/>
        </w:numPr>
        <w:pBdr>
          <w:top w:val="nil"/>
          <w:left w:val="nil"/>
          <w:bottom w:val="nil"/>
          <w:right w:val="nil"/>
          <w:between w:val="nil"/>
        </w:pBdr>
        <w:spacing w:after="0"/>
        <w:ind w:left="0" w:firstLine="34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Доступность: Данные хранятся на централизованном сервере, что обеспечивает их доступность для всех авторизованных пользователей.</w:t>
      </w:r>
    </w:p>
    <w:p w:rsidR="00F337A2" w:rsidRPr="00842604" w:rsidRDefault="00F337A2" w:rsidP="00A8597D">
      <w:pPr>
        <w:spacing w:after="0"/>
        <w:ind w:firstLine="349"/>
        <w:rPr>
          <w:rFonts w:ascii="Times New Roman" w:eastAsia="Times New Roman" w:hAnsi="Times New Roman" w:cs="Times New Roman"/>
          <w:sz w:val="28"/>
          <w:szCs w:val="28"/>
        </w:rPr>
      </w:pPr>
    </w:p>
    <w:p w:rsidR="00F337A2" w:rsidRPr="00842604" w:rsidRDefault="0053690A" w:rsidP="00A8597D">
      <w:pPr>
        <w:numPr>
          <w:ilvl w:val="1"/>
          <w:numId w:val="10"/>
        </w:numPr>
        <w:pBdr>
          <w:top w:val="nil"/>
          <w:left w:val="nil"/>
          <w:bottom w:val="nil"/>
          <w:right w:val="nil"/>
          <w:between w:val="nil"/>
        </w:pBdr>
        <w:spacing w:after="0"/>
        <w:ind w:left="0" w:firstLine="34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Безопасность: Контроль доступа и защита данных могут быть централизованы на сервере, что повышает безопасность системы.</w:t>
      </w:r>
    </w:p>
    <w:p w:rsidR="00F337A2" w:rsidRPr="00842604" w:rsidRDefault="0053690A" w:rsidP="00A8597D">
      <w:pPr>
        <w:numPr>
          <w:ilvl w:val="1"/>
          <w:numId w:val="10"/>
        </w:numPr>
        <w:pBdr>
          <w:top w:val="nil"/>
          <w:left w:val="nil"/>
          <w:bottom w:val="nil"/>
          <w:right w:val="nil"/>
          <w:between w:val="nil"/>
        </w:pBdr>
        <w:spacing w:after="0"/>
        <w:ind w:left="0" w:firstLine="34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Эффективность: Вычисления и обработка данных выполняются на сервере, что освобождает клиентские устройства от необходимости выполнять сложные задачи.</w:t>
      </w:r>
    </w:p>
    <w:p w:rsidR="00F337A2" w:rsidRPr="00842604" w:rsidRDefault="0053690A" w:rsidP="00A8597D">
      <w:pPr>
        <w:numPr>
          <w:ilvl w:val="1"/>
          <w:numId w:val="10"/>
        </w:numPr>
        <w:pBdr>
          <w:top w:val="nil"/>
          <w:left w:val="nil"/>
          <w:bottom w:val="nil"/>
          <w:right w:val="nil"/>
          <w:between w:val="nil"/>
        </w:pBdr>
        <w:spacing w:after="0"/>
        <w:ind w:left="0" w:firstLine="34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Обслуживаемость: Обновления и обслуживание системы могут выполняться централизованно на сервере, что упрощает управление.</w:t>
      </w:r>
    </w:p>
    <w:p w:rsidR="00F337A2" w:rsidRPr="00842604" w:rsidRDefault="0053690A" w:rsidP="00A8597D">
      <w:pPr>
        <w:numPr>
          <w:ilvl w:val="0"/>
          <w:numId w:val="10"/>
        </w:numPr>
        <w:pBdr>
          <w:top w:val="nil"/>
          <w:left w:val="nil"/>
          <w:bottom w:val="nil"/>
          <w:right w:val="nil"/>
          <w:between w:val="nil"/>
        </w:pBdr>
        <w:spacing w:after="0"/>
        <w:ind w:left="0" w:firstLine="34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Дополнительные преимущества для системы мониторинга экологической обстановки:</w:t>
      </w:r>
    </w:p>
    <w:p w:rsidR="00F337A2" w:rsidRPr="00842604" w:rsidRDefault="0053690A" w:rsidP="00A8597D">
      <w:pPr>
        <w:numPr>
          <w:ilvl w:val="1"/>
          <w:numId w:val="10"/>
        </w:numPr>
        <w:pBdr>
          <w:top w:val="nil"/>
          <w:left w:val="nil"/>
          <w:bottom w:val="nil"/>
          <w:right w:val="nil"/>
          <w:between w:val="nil"/>
        </w:pBdr>
        <w:spacing w:after="0"/>
        <w:ind w:left="0" w:firstLine="34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Надежность: Данные хранятся на отказоустойчивых серверах, что обеспечивает их сохранность и доступность даже в случае сбоев оборудования.</w:t>
      </w:r>
    </w:p>
    <w:p w:rsidR="00F337A2" w:rsidRPr="00842604" w:rsidRDefault="0053690A" w:rsidP="00A8597D">
      <w:pPr>
        <w:numPr>
          <w:ilvl w:val="1"/>
          <w:numId w:val="10"/>
        </w:numPr>
        <w:pBdr>
          <w:top w:val="nil"/>
          <w:left w:val="nil"/>
          <w:bottom w:val="nil"/>
          <w:right w:val="nil"/>
          <w:between w:val="nil"/>
        </w:pBdr>
        <w:spacing w:after="0"/>
        <w:ind w:left="0" w:firstLine="34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Анализ в реальном времени: Сервер может обрабатывать данные в режиме реального времени, позволяя пользователям оперативно реагировать на изменения экологической обстановки.</w:t>
      </w:r>
    </w:p>
    <w:p w:rsidR="00F337A2" w:rsidRPr="00842604" w:rsidRDefault="0053690A" w:rsidP="00A8597D">
      <w:pPr>
        <w:numPr>
          <w:ilvl w:val="1"/>
          <w:numId w:val="10"/>
        </w:numPr>
        <w:pBdr>
          <w:top w:val="nil"/>
          <w:left w:val="nil"/>
          <w:bottom w:val="nil"/>
          <w:right w:val="nil"/>
          <w:between w:val="nil"/>
        </w:pBdr>
        <w:spacing w:after="0"/>
        <w:ind w:left="0" w:firstLine="34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Интеграция: Архитектура позволяет легко интегрировать систему с другими системами управления данными и аналитическими инструментами.</w:t>
      </w:r>
    </w:p>
    <w:p w:rsidR="00F337A2" w:rsidRPr="00842604"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r w:rsidRPr="00842604">
        <w:rPr>
          <w:rFonts w:ascii="Times New Roman" w:hAnsi="Times New Roman" w:cs="Times New Roman"/>
          <w:noProof/>
          <w:sz w:val="28"/>
          <w:szCs w:val="28"/>
        </w:rPr>
        <mc:AlternateContent>
          <mc:Choice Requires="wpg">
            <w:drawing>
              <wp:anchor distT="0" distB="0" distL="114300" distR="114300" simplePos="0" relativeHeight="251658240" behindDoc="0" locked="0" layoutInCell="1" hidden="0" allowOverlap="1">
                <wp:simplePos x="0" y="0"/>
                <wp:positionH relativeFrom="column">
                  <wp:posOffset>800100</wp:posOffset>
                </wp:positionH>
                <wp:positionV relativeFrom="paragraph">
                  <wp:posOffset>190500</wp:posOffset>
                </wp:positionV>
                <wp:extent cx="4857115" cy="653415"/>
                <wp:effectExtent l="0" t="0" r="0" b="0"/>
                <wp:wrapNone/>
                <wp:docPr id="3" name="Группа 3"/>
                <wp:cNvGraphicFramePr/>
                <a:graphic xmlns:a="http://schemas.openxmlformats.org/drawingml/2006/main">
                  <a:graphicData uri="http://schemas.microsoft.com/office/word/2010/wordprocessingGroup">
                    <wpg:wgp>
                      <wpg:cNvGrpSpPr/>
                      <wpg:grpSpPr>
                        <a:xfrm>
                          <a:off x="0" y="0"/>
                          <a:ext cx="4857115" cy="653415"/>
                          <a:chOff x="2911075" y="3446925"/>
                          <a:chExt cx="4869850" cy="666150"/>
                        </a:xfrm>
                      </wpg:grpSpPr>
                      <wpg:grpSp>
                        <wpg:cNvPr id="1" name="Группа 1"/>
                        <wpg:cNvGrpSpPr/>
                        <wpg:grpSpPr>
                          <a:xfrm>
                            <a:off x="2917443" y="3453293"/>
                            <a:ext cx="4857115" cy="653415"/>
                            <a:chOff x="0" y="0"/>
                            <a:chExt cx="4857115" cy="653415"/>
                          </a:xfrm>
                        </wpg:grpSpPr>
                        <wps:wsp>
                          <wps:cNvPr id="2" name="Прямоугольник 2"/>
                          <wps:cNvSpPr/>
                          <wps:spPr>
                            <a:xfrm>
                              <a:off x="0" y="0"/>
                              <a:ext cx="4857100" cy="653400"/>
                            </a:xfrm>
                            <a:prstGeom prst="rect">
                              <a:avLst/>
                            </a:prstGeom>
                            <a:noFill/>
                            <a:ln>
                              <a:noFill/>
                            </a:ln>
                          </wps:spPr>
                          <wps:txbx>
                            <w:txbxContent>
                              <w:p w:rsidR="000314B1" w:rsidRDefault="000314B1">
                                <w:pPr>
                                  <w:spacing w:after="0" w:line="240" w:lineRule="auto"/>
                                  <w:textDirection w:val="btLr"/>
                                </w:pPr>
                              </w:p>
                            </w:txbxContent>
                          </wps:txbx>
                          <wps:bodyPr spcFirstLastPara="1" wrap="square" lIns="91425" tIns="91425" rIns="91425" bIns="91425" anchor="ctr" anchorCtr="0">
                            <a:noAutofit/>
                          </wps:bodyPr>
                        </wps:wsp>
                        <wps:wsp>
                          <wps:cNvPr id="4" name="Прямоугольник: скругленные углы 4"/>
                          <wps:cNvSpPr/>
                          <wps:spPr>
                            <a:xfrm>
                              <a:off x="0" y="12700"/>
                              <a:ext cx="1793240" cy="640715"/>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0314B1" w:rsidRDefault="000314B1">
                                <w:pPr>
                                  <w:spacing w:line="275" w:lineRule="auto"/>
                                  <w:jc w:val="center"/>
                                  <w:textDirection w:val="btLr"/>
                                </w:pPr>
                                <w:r>
                                  <w:rPr>
                                    <w:rFonts w:ascii="Times New Roman" w:eastAsia="Times New Roman" w:hAnsi="Times New Roman" w:cs="Times New Roman"/>
                                    <w:color w:val="000000"/>
                                    <w:sz w:val="36"/>
                                  </w:rPr>
                                  <w:t>Сервер БД</w:t>
                                </w:r>
                              </w:p>
                            </w:txbxContent>
                          </wps:txbx>
                          <wps:bodyPr spcFirstLastPara="1" wrap="square" lIns="88900" tIns="38100" rIns="88900" bIns="38100" anchor="t" anchorCtr="0">
                            <a:noAutofit/>
                          </wps:bodyPr>
                        </wps:wsp>
                        <wps:wsp>
                          <wps:cNvPr id="5" name="Прямоугольник: скругленные углы 5"/>
                          <wps:cNvSpPr/>
                          <wps:spPr>
                            <a:xfrm>
                              <a:off x="3063875" y="0"/>
                              <a:ext cx="1793240" cy="640715"/>
                            </a:xfrm>
                            <a:prstGeom prst="roundRect">
                              <a:avLst>
                                <a:gd name="adj" fmla="val 16667"/>
                              </a:avLst>
                            </a:prstGeom>
                            <a:solidFill>
                              <a:srgbClr val="FFFFFF"/>
                            </a:solidFill>
                            <a:ln w="12700" cap="flat" cmpd="sng">
                              <a:solidFill>
                                <a:srgbClr val="000000"/>
                              </a:solidFill>
                              <a:prstDash val="solid"/>
                              <a:round/>
                              <a:headEnd type="none" w="sm" len="sm"/>
                              <a:tailEnd type="none" w="sm" len="sm"/>
                            </a:ln>
                          </wps:spPr>
                          <wps:txbx>
                            <w:txbxContent>
                              <w:p w:rsidR="000314B1" w:rsidRDefault="000314B1">
                                <w:pPr>
                                  <w:spacing w:line="275" w:lineRule="auto"/>
                                  <w:jc w:val="center"/>
                                  <w:textDirection w:val="btLr"/>
                                </w:pPr>
                                <w:r>
                                  <w:rPr>
                                    <w:rFonts w:ascii="Times New Roman" w:eastAsia="Times New Roman" w:hAnsi="Times New Roman" w:cs="Times New Roman"/>
                                    <w:color w:val="000000"/>
                                    <w:sz w:val="36"/>
                                  </w:rPr>
                                  <w:t>Клиент</w:t>
                                </w:r>
                              </w:p>
                            </w:txbxContent>
                          </wps:txbx>
                          <wps:bodyPr spcFirstLastPara="1" wrap="square" lIns="88900" tIns="38100" rIns="88900" bIns="38100" anchor="t" anchorCtr="0">
                            <a:noAutofit/>
                          </wps:bodyPr>
                        </wps:wsp>
                        <wps:wsp>
                          <wps:cNvPr id="6" name="Полилиния: фигура 6"/>
                          <wps:cNvSpPr/>
                          <wps:spPr>
                            <a:xfrm rot="10800000">
                              <a:off x="1793240" y="155575"/>
                              <a:ext cx="1270635" cy="0"/>
                            </a:xfrm>
                            <a:custGeom>
                              <a:avLst/>
                              <a:gdLst/>
                              <a:ahLst/>
                              <a:cxnLst/>
                              <a:rect l="l" t="t" r="r" b="b"/>
                              <a:pathLst>
                                <a:path w="1270635" h="1" extrusionOk="0">
                                  <a:moveTo>
                                    <a:pt x="0" y="0"/>
                                  </a:moveTo>
                                  <a:lnTo>
                                    <a:pt x="1270635" y="0"/>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wps:wsp>
                          <wps:cNvPr id="7" name="Полилиния: фигура 7"/>
                          <wps:cNvSpPr/>
                          <wps:spPr>
                            <a:xfrm>
                              <a:off x="1793240" y="438785"/>
                              <a:ext cx="1289685" cy="0"/>
                            </a:xfrm>
                            <a:custGeom>
                              <a:avLst/>
                              <a:gdLst/>
                              <a:ahLst/>
                              <a:cxnLst/>
                              <a:rect l="l" t="t" r="r" b="b"/>
                              <a:pathLst>
                                <a:path w="1289685" h="1" extrusionOk="0">
                                  <a:moveTo>
                                    <a:pt x="0" y="0"/>
                                  </a:moveTo>
                                  <a:lnTo>
                                    <a:pt x="1289685" y="0"/>
                                  </a:lnTo>
                                </a:path>
                              </a:pathLst>
                            </a:custGeom>
                            <a:solidFill>
                              <a:srgbClr val="FFFFFF"/>
                            </a:solidFill>
                            <a:ln w="12700" cap="flat" cmpd="sng">
                              <a:solidFill>
                                <a:srgbClr val="000000"/>
                              </a:solidFill>
                              <a:prstDash val="solid"/>
                              <a:round/>
                              <a:headEnd type="none" w="sm" len="sm"/>
                              <a:tailEnd type="triangle" w="med" len="med"/>
                            </a:ln>
                          </wps:spPr>
                          <wps:bodyPr spcFirstLastPara="1" wrap="square" lIns="91425" tIns="91425" rIns="91425" bIns="91425" anchor="ctr" anchorCtr="0">
                            <a:noAutofit/>
                          </wps:bodyPr>
                        </wps:wsp>
                      </wpg:grpSp>
                    </wpg:wgp>
                  </a:graphicData>
                </a:graphic>
              </wp:anchor>
            </w:drawing>
          </mc:Choice>
          <mc:Fallback>
            <w:pict>
              <v:group id="Группа 3" o:spid="_x0000_s1026" style="position:absolute;left:0;text-align:left;margin-left:63pt;margin-top:15pt;width:382.45pt;height:51.45pt;z-index:251658240" coordorigin="29110,34469" coordsize="48698,6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">
                <v:group id="_x0000_s1027" style="position:absolute;left:29174;top:34532;width:48571;height:6535" coordsize="48571,6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Прямоугольник 2" o:spid="_x0000_s1028" style="position:absolute;width:48571;height:6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0314B1" w:rsidRDefault="000314B1">
                          <w:pPr>
                            <w:spacing w:after="0" w:line="240" w:lineRule="auto"/>
                            <w:textDirection w:val="btLr"/>
                          </w:pPr>
                        </w:p>
                      </w:txbxContent>
                    </v:textbox>
                  </v:rect>
                  <v:roundrect id="Прямоугольник: скругленные углы 4" o:spid="_x0000_s1029" style="position:absolute;top:127;width:17932;height:64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" strokeweight="1pt">
                    <v:stroke startarrowwidth="narrow" startarrowlength="short" endarrowwidth="narrow" endarrowlength="short"/>
                    <v:textbox inset="7pt,3pt,7pt,3pt">
                      <w:txbxContent>
                        <w:p w:rsidR="000314B1" w:rsidRDefault="000314B1">
                          <w:pPr>
                            <w:spacing w:line="275" w:lineRule="auto"/>
                            <w:jc w:val="center"/>
                            <w:textDirection w:val="btLr"/>
                          </w:pPr>
                          <w:r>
                            <w:rPr>
                              <w:rFonts w:ascii="Times New Roman" w:eastAsia="Times New Roman" w:hAnsi="Times New Roman" w:cs="Times New Roman"/>
                              <w:color w:val="000000"/>
                              <w:sz w:val="36"/>
                            </w:rPr>
                            <w:t>Сервер БД</w:t>
                          </w:r>
                        </w:p>
                      </w:txbxContent>
                    </v:textbox>
                  </v:roundrect>
                  <v:roundrect id="Прямоугольник: скругленные углы 5" o:spid="_x0000_s1030" style="position:absolute;left:30638;width:17933;height:640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" strokeweight="1pt">
                    <v:stroke startarrowwidth="narrow" startarrowlength="short" endarrowwidth="narrow" endarrowlength="short"/>
                    <v:textbox inset="7pt,3pt,7pt,3pt">
                      <w:txbxContent>
                        <w:p w:rsidR="000314B1" w:rsidRDefault="000314B1">
                          <w:pPr>
                            <w:spacing w:line="275" w:lineRule="auto"/>
                            <w:jc w:val="center"/>
                            <w:textDirection w:val="btLr"/>
                          </w:pPr>
                          <w:r>
                            <w:rPr>
                              <w:rFonts w:ascii="Times New Roman" w:eastAsia="Times New Roman" w:hAnsi="Times New Roman" w:cs="Times New Roman"/>
                              <w:color w:val="000000"/>
                              <w:sz w:val="36"/>
                            </w:rPr>
                            <w:t>Клиент</w:t>
                          </w:r>
                        </w:p>
                      </w:txbxContent>
                    </v:textbox>
                  </v:roundrect>
                  <v:shape id="Полилиния: фигура 6" o:spid="_x0000_s1031" style="position:absolute;left:17932;top:1555;width:12706;height:0;rotation:180;visibility:visible;mso-wrap-style:square;v-text-anchor:middle" coordsize="127063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" path="m,l1270635,e" strokeweight="1pt">
                    <v:stroke startarrowwidth="narrow" startarrowlength="short" endarrow="block"/>
                    <v:path arrowok="t" o:extrusionok="f"/>
                  </v:shape>
                  <v:shape id="Полилиния: фигура 7" o:spid="_x0000_s1032" style="position:absolute;left:17932;top:4387;width:12897;height:0;visibility:visible;mso-wrap-style:square;v-text-anchor:middle" coordsize="12896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" path="m,l1289685,e" strokeweight="1pt">
                    <v:stroke startarrowwidth="narrow" startarrowlength="short" endarrow="block"/>
                    <v:path arrowok="t" o:extrusionok="f"/>
                  </v:shape>
                </v:group>
              </v:group>
            </w:pict>
          </mc:Fallback>
        </mc:AlternateContent>
      </w:r>
    </w:p>
    <w:p w:rsidR="00F337A2" w:rsidRPr="00842604" w:rsidRDefault="00F337A2">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p>
    <w:p w:rsidR="00F337A2" w:rsidRPr="00842604" w:rsidRDefault="00F337A2">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p>
    <w:p w:rsidR="00F337A2" w:rsidRPr="00842604" w:rsidRDefault="00F337A2">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p>
    <w:p w:rsidR="00F337A2" w:rsidRPr="00842604" w:rsidRDefault="00F337A2">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p>
    <w:p w:rsidR="00F337A2" w:rsidRPr="00842604" w:rsidRDefault="0053690A" w:rsidP="00A8597D">
      <w:pPr>
        <w:pBdr>
          <w:top w:val="nil"/>
          <w:left w:val="nil"/>
          <w:bottom w:val="nil"/>
          <w:right w:val="nil"/>
          <w:between w:val="nil"/>
        </w:pBdr>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Рисунок 5 – Схема клиент-серверного приложения</w:t>
      </w:r>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lastRenderedPageBreak/>
        <w:t>Разработанное клиентское приложение выполняет все поставленные задачи, и имеет сложную архитектуру, представленную на Рисунке 6.</w:t>
      </w:r>
    </w:p>
    <w:p w:rsidR="00F337A2" w:rsidRPr="00842604" w:rsidRDefault="0053690A">
      <w:pPr>
        <w:pBdr>
          <w:top w:val="nil"/>
          <w:left w:val="nil"/>
          <w:bottom w:val="nil"/>
          <w:right w:val="nil"/>
          <w:between w:val="nil"/>
        </w:pBdr>
        <w:shd w:val="clear" w:color="auto" w:fill="FFFFFF"/>
        <w:tabs>
          <w:tab w:val="left" w:pos="1134"/>
        </w:tabs>
        <w:spacing w:after="0"/>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noProof/>
          <w:color w:val="000000"/>
          <w:sz w:val="28"/>
          <w:szCs w:val="28"/>
        </w:rPr>
        <w:drawing>
          <wp:inline distT="0" distB="0" distL="0" distR="0">
            <wp:extent cx="6301105" cy="4234815"/>
            <wp:effectExtent l="0" t="0" r="0" b="0"/>
            <wp:docPr id="37"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1"/>
                    <a:srcRect/>
                    <a:stretch>
                      <a:fillRect/>
                    </a:stretch>
                  </pic:blipFill>
                  <pic:spPr>
                    <a:xfrm>
                      <a:off x="0" y="0"/>
                      <a:ext cx="6301105" cy="4234815"/>
                    </a:xfrm>
                    <a:prstGeom prst="rect">
                      <a:avLst/>
                    </a:prstGeom>
                    <a:ln/>
                  </pic:spPr>
                </pic:pic>
              </a:graphicData>
            </a:graphic>
          </wp:inline>
        </w:drawing>
      </w:r>
    </w:p>
    <w:p w:rsidR="00F337A2" w:rsidRPr="00842604" w:rsidRDefault="0053690A" w:rsidP="00A774C2">
      <w:pPr>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Рисунок 6 – </w:t>
      </w:r>
      <w:r w:rsidR="00A8597D" w:rsidRPr="00842604">
        <w:rPr>
          <w:rFonts w:ascii="Times New Roman" w:eastAsia="Times New Roman" w:hAnsi="Times New Roman" w:cs="Times New Roman"/>
          <w:sz w:val="28"/>
          <w:szCs w:val="28"/>
        </w:rPr>
        <w:t>С</w:t>
      </w:r>
      <w:r w:rsidRPr="00842604">
        <w:rPr>
          <w:rFonts w:ascii="Times New Roman" w:eastAsia="Times New Roman" w:hAnsi="Times New Roman" w:cs="Times New Roman"/>
          <w:sz w:val="28"/>
          <w:szCs w:val="28"/>
        </w:rPr>
        <w:t>хема приложения</w:t>
      </w:r>
    </w:p>
    <w:p w:rsidR="00A8597D" w:rsidRPr="00842604" w:rsidRDefault="00A8597D">
      <w:pPr>
        <w:spacing w:after="0"/>
        <w:ind w:firstLine="709"/>
        <w:jc w:val="both"/>
        <w:rPr>
          <w:rFonts w:ascii="Times New Roman" w:eastAsia="Times New Roman" w:hAnsi="Times New Roman" w:cs="Times New Roman"/>
          <w:sz w:val="28"/>
          <w:szCs w:val="28"/>
        </w:rPr>
      </w:pPr>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На схеме разными цветами выделены разграничения прав доступа. Красным цветом отмечены функции доступные Экологам, зеленым цветом отмечены функции доступные лаборантам, желтым цветом отмечены функции доступные администраторам, черным выделены общие функции для всех групп.</w:t>
      </w:r>
    </w:p>
    <w:p w:rsidR="00F337A2" w:rsidRPr="00842604" w:rsidRDefault="0053690A" w:rsidP="00842604">
      <w:pPr>
        <w:pStyle w:val="3"/>
        <w:numPr>
          <w:ilvl w:val="2"/>
          <w:numId w:val="14"/>
        </w:numPr>
        <w:ind w:left="1418"/>
        <w:rPr>
          <w:rFonts w:ascii="Times New Roman" w:hAnsi="Times New Roman" w:cs="Times New Roman"/>
          <w:b w:val="0"/>
        </w:rPr>
      </w:pPr>
      <w:bookmarkStart w:id="20" w:name="_Toc169175717"/>
      <w:r w:rsidRPr="00842604">
        <w:rPr>
          <w:rFonts w:ascii="Times New Roman" w:hAnsi="Times New Roman" w:cs="Times New Roman"/>
          <w:b w:val="0"/>
        </w:rPr>
        <w:t>Реализация пользовательских форм</w:t>
      </w:r>
      <w:bookmarkEnd w:id="20"/>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В ходе курсового проекта с помощью программного продукта </w:t>
      </w:r>
      <w:proofErr w:type="spellStart"/>
      <w:r w:rsidRPr="00842604">
        <w:rPr>
          <w:rFonts w:ascii="Times New Roman" w:eastAsia="Times New Roman" w:hAnsi="Times New Roman" w:cs="Times New Roman"/>
          <w:sz w:val="28"/>
          <w:szCs w:val="28"/>
        </w:rPr>
        <w:t>Microsoft</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было создано приложение. Так же с помощью SQL </w:t>
      </w:r>
      <w:proofErr w:type="spellStart"/>
      <w:r w:rsidRPr="00842604">
        <w:rPr>
          <w:rFonts w:ascii="Times New Roman" w:eastAsia="Times New Roman" w:hAnsi="Times New Roman" w:cs="Times New Roman"/>
          <w:sz w:val="28"/>
          <w:szCs w:val="28"/>
        </w:rPr>
        <w:t>Server</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Management</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была создана база данных, которая была подключена к этому приложению.</w:t>
      </w:r>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Первым окном было разработано окно приветствия и загрузки приложения, потом окна регистрации, авторизации и сброса пароля при помощи OTP кода на почту. На Рисунке 7 и 8 представлены окна загрузки и о приложении. На Рисунке 9 и 10 представлена форма авторизации. </w:t>
      </w:r>
    </w:p>
    <w:p w:rsidR="00F337A2" w:rsidRPr="00842604" w:rsidRDefault="0053690A" w:rsidP="00A774C2">
      <w:pPr>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lastRenderedPageBreak/>
        <w:drawing>
          <wp:inline distT="114300" distB="114300" distL="114300" distR="114300">
            <wp:extent cx="3829050" cy="2867025"/>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3829050" cy="2867025"/>
                    </a:xfrm>
                    <a:prstGeom prst="rect">
                      <a:avLst/>
                    </a:prstGeom>
                    <a:ln/>
                  </pic:spPr>
                </pic:pic>
              </a:graphicData>
            </a:graphic>
          </wp:inline>
        </w:drawing>
      </w:r>
    </w:p>
    <w:p w:rsidR="00F337A2" w:rsidRPr="00842604" w:rsidRDefault="0053690A" w:rsidP="00A774C2">
      <w:pPr>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drawing>
          <wp:inline distT="114300" distB="114300" distL="114300" distR="114300">
            <wp:extent cx="4291445" cy="5902036"/>
            <wp:effectExtent l="0" t="0" r="0" b="3810"/>
            <wp:docPr id="3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4315351" cy="5934914"/>
                    </a:xfrm>
                    <a:prstGeom prst="rect">
                      <a:avLst/>
                    </a:prstGeom>
                    <a:ln/>
                  </pic:spPr>
                </pic:pic>
              </a:graphicData>
            </a:graphic>
          </wp:inline>
        </w:drawing>
      </w:r>
    </w:p>
    <w:p w:rsidR="00F337A2" w:rsidRPr="00842604" w:rsidRDefault="0053690A" w:rsidP="00A774C2">
      <w:pPr>
        <w:shd w:val="clear" w:color="auto" w:fill="FFFFFF"/>
        <w:tabs>
          <w:tab w:val="left" w:pos="1134"/>
        </w:tabs>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Рисунок 7 – Окно загрузки</w:t>
      </w:r>
    </w:p>
    <w:p w:rsidR="00F337A2" w:rsidRPr="00842604" w:rsidRDefault="0053690A" w:rsidP="00A774C2">
      <w:pPr>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lastRenderedPageBreak/>
        <w:drawing>
          <wp:inline distT="114300" distB="114300" distL="114300" distR="114300">
            <wp:extent cx="5906278" cy="3200400"/>
            <wp:effectExtent l="0" t="0" r="0" b="0"/>
            <wp:docPr id="2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4"/>
                    <a:srcRect/>
                    <a:stretch>
                      <a:fillRect/>
                    </a:stretch>
                  </pic:blipFill>
                  <pic:spPr>
                    <a:xfrm>
                      <a:off x="0" y="0"/>
                      <a:ext cx="5917402" cy="3206428"/>
                    </a:xfrm>
                    <a:prstGeom prst="rect">
                      <a:avLst/>
                    </a:prstGeom>
                    <a:ln/>
                  </pic:spPr>
                </pic:pic>
              </a:graphicData>
            </a:graphic>
          </wp:inline>
        </w:drawing>
      </w:r>
    </w:p>
    <w:p w:rsidR="00F337A2" w:rsidRPr="00842604" w:rsidRDefault="0053690A" w:rsidP="00A774C2">
      <w:pPr>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drawing>
          <wp:inline distT="114300" distB="114300" distL="114300" distR="114300">
            <wp:extent cx="5141168" cy="5840963"/>
            <wp:effectExtent l="0" t="0" r="2540" b="762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5"/>
                    <a:srcRect/>
                    <a:stretch>
                      <a:fillRect/>
                    </a:stretch>
                  </pic:blipFill>
                  <pic:spPr>
                    <a:xfrm>
                      <a:off x="0" y="0"/>
                      <a:ext cx="5149091" cy="5849965"/>
                    </a:xfrm>
                    <a:prstGeom prst="rect">
                      <a:avLst/>
                    </a:prstGeom>
                    <a:ln/>
                  </pic:spPr>
                </pic:pic>
              </a:graphicData>
            </a:graphic>
          </wp:inline>
        </w:drawing>
      </w:r>
    </w:p>
    <w:p w:rsidR="00F337A2" w:rsidRPr="00842604" w:rsidRDefault="0053690A" w:rsidP="00A774C2">
      <w:pPr>
        <w:shd w:val="clear" w:color="auto" w:fill="FFFFFF"/>
        <w:tabs>
          <w:tab w:val="left" w:pos="1134"/>
        </w:tabs>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Рисунок 8 – Окно приветствия</w:t>
      </w:r>
    </w:p>
    <w:p w:rsidR="00F337A2" w:rsidRPr="00842604" w:rsidRDefault="0053690A" w:rsidP="00A774C2">
      <w:pPr>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lastRenderedPageBreak/>
        <w:drawing>
          <wp:inline distT="0" distB="0" distL="0" distR="0">
            <wp:extent cx="2810267" cy="2410161"/>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36"/>
                    <a:srcRect/>
                    <a:stretch>
                      <a:fillRect/>
                    </a:stretch>
                  </pic:blipFill>
                  <pic:spPr>
                    <a:xfrm>
                      <a:off x="0" y="0"/>
                      <a:ext cx="2810267" cy="2410161"/>
                    </a:xfrm>
                    <a:prstGeom prst="rect">
                      <a:avLst/>
                    </a:prstGeom>
                    <a:ln/>
                  </pic:spPr>
                </pic:pic>
              </a:graphicData>
            </a:graphic>
          </wp:inline>
        </w:drawing>
      </w:r>
    </w:p>
    <w:p w:rsidR="00F337A2" w:rsidRPr="00842604" w:rsidRDefault="0053690A" w:rsidP="00A774C2">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Рисунок </w:t>
      </w:r>
      <w:r w:rsidRPr="00842604">
        <w:rPr>
          <w:rFonts w:ascii="Times New Roman" w:eastAsia="Times New Roman" w:hAnsi="Times New Roman" w:cs="Times New Roman"/>
          <w:sz w:val="28"/>
          <w:szCs w:val="28"/>
        </w:rPr>
        <w:t>9</w:t>
      </w:r>
      <w:r w:rsidRPr="00842604">
        <w:rPr>
          <w:rFonts w:ascii="Times New Roman" w:eastAsia="Times New Roman" w:hAnsi="Times New Roman" w:cs="Times New Roman"/>
          <w:color w:val="000000"/>
          <w:sz w:val="28"/>
          <w:szCs w:val="28"/>
        </w:rPr>
        <w:t xml:space="preserve"> – </w:t>
      </w:r>
      <w:r w:rsidRPr="00842604">
        <w:rPr>
          <w:rFonts w:ascii="Times New Roman" w:eastAsia="Times New Roman" w:hAnsi="Times New Roman" w:cs="Times New Roman"/>
          <w:sz w:val="28"/>
          <w:szCs w:val="28"/>
        </w:rPr>
        <w:t>Окно</w:t>
      </w:r>
      <w:r w:rsidRPr="00842604">
        <w:rPr>
          <w:rFonts w:ascii="Times New Roman" w:eastAsia="Times New Roman" w:hAnsi="Times New Roman" w:cs="Times New Roman"/>
          <w:color w:val="000000"/>
          <w:sz w:val="28"/>
          <w:szCs w:val="28"/>
        </w:rPr>
        <w:t xml:space="preserve"> авторизации светлая тема</w:t>
      </w:r>
    </w:p>
    <w:p w:rsidR="00F337A2" w:rsidRPr="00842604" w:rsidRDefault="0053690A" w:rsidP="00A774C2">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noProof/>
          <w:color w:val="000000"/>
          <w:sz w:val="28"/>
          <w:szCs w:val="28"/>
        </w:rPr>
        <w:drawing>
          <wp:inline distT="0" distB="0" distL="0" distR="0">
            <wp:extent cx="2772162" cy="2391109"/>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a:stretch>
                      <a:fillRect/>
                    </a:stretch>
                  </pic:blipFill>
                  <pic:spPr>
                    <a:xfrm>
                      <a:off x="0" y="0"/>
                      <a:ext cx="2772162" cy="2391109"/>
                    </a:xfrm>
                    <a:prstGeom prst="rect">
                      <a:avLst/>
                    </a:prstGeom>
                    <a:ln/>
                  </pic:spPr>
                </pic:pic>
              </a:graphicData>
            </a:graphic>
          </wp:inline>
        </w:drawing>
      </w:r>
    </w:p>
    <w:p w:rsidR="00F337A2" w:rsidRPr="00842604" w:rsidRDefault="0053690A" w:rsidP="00A774C2">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Рисунок </w:t>
      </w:r>
      <w:r w:rsidRPr="00842604">
        <w:rPr>
          <w:rFonts w:ascii="Times New Roman" w:eastAsia="Times New Roman" w:hAnsi="Times New Roman" w:cs="Times New Roman"/>
          <w:sz w:val="28"/>
          <w:szCs w:val="28"/>
        </w:rPr>
        <w:t>10</w:t>
      </w:r>
      <w:r w:rsidRPr="00842604">
        <w:rPr>
          <w:rFonts w:ascii="Times New Roman" w:eastAsia="Times New Roman" w:hAnsi="Times New Roman" w:cs="Times New Roman"/>
          <w:color w:val="000000"/>
          <w:sz w:val="28"/>
          <w:szCs w:val="28"/>
        </w:rPr>
        <w:t xml:space="preserve"> – </w:t>
      </w:r>
      <w:r w:rsidRPr="00842604">
        <w:rPr>
          <w:rFonts w:ascii="Times New Roman" w:eastAsia="Times New Roman" w:hAnsi="Times New Roman" w:cs="Times New Roman"/>
          <w:sz w:val="28"/>
          <w:szCs w:val="28"/>
        </w:rPr>
        <w:t>Окно</w:t>
      </w:r>
      <w:r w:rsidRPr="00842604">
        <w:rPr>
          <w:rFonts w:ascii="Times New Roman" w:eastAsia="Times New Roman" w:hAnsi="Times New Roman" w:cs="Times New Roman"/>
          <w:color w:val="000000"/>
          <w:sz w:val="28"/>
          <w:szCs w:val="28"/>
        </w:rPr>
        <w:t xml:space="preserve"> авторизации темная тема</w:t>
      </w:r>
    </w:p>
    <w:p w:rsidR="00F337A2" w:rsidRPr="00842604" w:rsidRDefault="0053690A">
      <w:pPr>
        <w:pBdr>
          <w:top w:val="nil"/>
          <w:left w:val="nil"/>
          <w:bottom w:val="nil"/>
          <w:right w:val="nil"/>
          <w:between w:val="nil"/>
        </w:pBdr>
        <w:shd w:val="clear" w:color="auto" w:fill="FFFFFF"/>
        <w:tabs>
          <w:tab w:val="left" w:pos="1134"/>
        </w:tabs>
        <w:spacing w:after="0"/>
        <w:ind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Дальнейшие </w:t>
      </w:r>
      <w:proofErr w:type="spellStart"/>
      <w:r w:rsidRPr="00842604">
        <w:rPr>
          <w:rFonts w:ascii="Times New Roman" w:eastAsia="Times New Roman" w:hAnsi="Times New Roman" w:cs="Times New Roman"/>
          <w:color w:val="000000"/>
          <w:sz w:val="28"/>
          <w:szCs w:val="28"/>
        </w:rPr>
        <w:t>кортинки</w:t>
      </w:r>
      <w:proofErr w:type="spellEnd"/>
      <w:r w:rsidRPr="00842604">
        <w:rPr>
          <w:rFonts w:ascii="Times New Roman" w:eastAsia="Times New Roman" w:hAnsi="Times New Roman" w:cs="Times New Roman"/>
          <w:color w:val="000000"/>
          <w:sz w:val="28"/>
          <w:szCs w:val="28"/>
        </w:rPr>
        <w:t xml:space="preserve"> будут показывать только светлую тему</w:t>
      </w:r>
    </w:p>
    <w:p w:rsidR="00F337A2" w:rsidRPr="00842604"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Авторизоваться можно с 1 лаборанта, 1 эколога и 1 админа. У эколога ограниченный доступ </w:t>
      </w:r>
      <w:proofErr w:type="gramStart"/>
      <w:r w:rsidRPr="00842604">
        <w:rPr>
          <w:rFonts w:ascii="Times New Roman" w:eastAsia="Times New Roman" w:hAnsi="Times New Roman" w:cs="Times New Roman"/>
          <w:color w:val="000000"/>
          <w:sz w:val="28"/>
          <w:szCs w:val="28"/>
        </w:rPr>
        <w:t>к функция</w:t>
      </w:r>
      <w:proofErr w:type="gramEnd"/>
      <w:r w:rsidRPr="00842604">
        <w:rPr>
          <w:rFonts w:ascii="Times New Roman" w:eastAsia="Times New Roman" w:hAnsi="Times New Roman" w:cs="Times New Roman"/>
          <w:color w:val="000000"/>
          <w:sz w:val="28"/>
          <w:szCs w:val="28"/>
        </w:rPr>
        <w:t xml:space="preserve"> добавления изучения проб и пользователей. Пример ограничений доступом можно рассмотреть на рисунках 8 Возможности Администратора и 9 Возможности эколога, и 10 возможности Лаборанта</w:t>
      </w:r>
    </w:p>
    <w:p w:rsidR="00F337A2" w:rsidRPr="00842604" w:rsidRDefault="0053690A" w:rsidP="0053690A">
      <w:pPr>
        <w:pBdr>
          <w:top w:val="nil"/>
          <w:left w:val="nil"/>
          <w:bottom w:val="nil"/>
          <w:right w:val="nil"/>
          <w:between w:val="nil"/>
        </w:pBdr>
        <w:shd w:val="clear" w:color="auto" w:fill="FFFFFF"/>
        <w:tabs>
          <w:tab w:val="left" w:pos="1134"/>
        </w:tabs>
        <w:spacing w:after="0"/>
        <w:rPr>
          <w:rFonts w:ascii="Times New Roman" w:eastAsia="Times New Roman" w:hAnsi="Times New Roman" w:cs="Times New Roman"/>
          <w:color w:val="000000"/>
          <w:sz w:val="28"/>
          <w:szCs w:val="28"/>
        </w:rPr>
      </w:pPr>
      <w:r w:rsidRPr="00842604">
        <w:rPr>
          <w:rFonts w:ascii="Times New Roman" w:eastAsia="Times New Roman" w:hAnsi="Times New Roman" w:cs="Times New Roman"/>
          <w:noProof/>
          <w:sz w:val="28"/>
          <w:szCs w:val="28"/>
        </w:rPr>
        <w:lastRenderedPageBreak/>
        <w:drawing>
          <wp:inline distT="114300" distB="114300" distL="114300" distR="114300" wp14:anchorId="5169143F" wp14:editId="473A8F53">
            <wp:extent cx="3844213" cy="3301365"/>
            <wp:effectExtent l="0" t="0" r="4445"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a:stretch>
                      <a:fillRect/>
                    </a:stretch>
                  </pic:blipFill>
                  <pic:spPr>
                    <a:xfrm>
                      <a:off x="0" y="0"/>
                      <a:ext cx="3852079" cy="3308120"/>
                    </a:xfrm>
                    <a:prstGeom prst="rect">
                      <a:avLst/>
                    </a:prstGeom>
                    <a:ln/>
                  </pic:spPr>
                </pic:pic>
              </a:graphicData>
            </a:graphic>
          </wp:inline>
        </w:drawing>
      </w:r>
      <w:r w:rsidRPr="00842604">
        <w:rPr>
          <w:rFonts w:ascii="Times New Roman" w:eastAsia="Times New Roman" w:hAnsi="Times New Roman" w:cs="Times New Roman"/>
          <w:noProof/>
          <w:sz w:val="28"/>
          <w:szCs w:val="28"/>
        </w:rPr>
        <w:drawing>
          <wp:inline distT="114300" distB="114300" distL="114300" distR="114300">
            <wp:extent cx="2385171" cy="1295400"/>
            <wp:effectExtent l="0" t="0" r="0" b="0"/>
            <wp:docPr id="3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9"/>
                    <a:srcRect/>
                    <a:stretch>
                      <a:fillRect/>
                    </a:stretch>
                  </pic:blipFill>
                  <pic:spPr>
                    <a:xfrm>
                      <a:off x="0" y="0"/>
                      <a:ext cx="2392294" cy="1299269"/>
                    </a:xfrm>
                    <a:prstGeom prst="rect">
                      <a:avLst/>
                    </a:prstGeom>
                    <a:ln/>
                  </pic:spPr>
                </pic:pic>
              </a:graphicData>
            </a:graphic>
          </wp:inline>
        </w:drawing>
      </w:r>
    </w:p>
    <w:p w:rsidR="00F337A2" w:rsidRPr="00842604" w:rsidRDefault="00F337A2">
      <w:pPr>
        <w:pBdr>
          <w:top w:val="nil"/>
          <w:left w:val="nil"/>
          <w:bottom w:val="nil"/>
          <w:right w:val="nil"/>
          <w:between w:val="nil"/>
        </w:pBdr>
        <w:shd w:val="clear" w:color="auto" w:fill="FFFFFF"/>
        <w:tabs>
          <w:tab w:val="left" w:pos="10205"/>
        </w:tabs>
        <w:spacing w:after="0"/>
        <w:ind w:firstLine="709"/>
        <w:jc w:val="center"/>
        <w:rPr>
          <w:rFonts w:ascii="Times New Roman" w:eastAsia="Times New Roman" w:hAnsi="Times New Roman" w:cs="Times New Roman"/>
          <w:sz w:val="28"/>
          <w:szCs w:val="28"/>
        </w:rPr>
      </w:pPr>
    </w:p>
    <w:p w:rsidR="00F337A2" w:rsidRPr="00842604" w:rsidRDefault="0053690A" w:rsidP="00A774C2">
      <w:pPr>
        <w:pBdr>
          <w:top w:val="nil"/>
          <w:left w:val="nil"/>
          <w:bottom w:val="nil"/>
          <w:right w:val="nil"/>
          <w:between w:val="nil"/>
        </w:pBdr>
        <w:shd w:val="clear" w:color="auto" w:fill="FFFFFF"/>
        <w:tabs>
          <w:tab w:val="left" w:pos="10205"/>
        </w:tabs>
        <w:spacing w:after="0"/>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Рисунки</w:t>
      </w:r>
      <w:r w:rsidRPr="00842604">
        <w:rPr>
          <w:rFonts w:ascii="Times New Roman" w:eastAsia="Times New Roman" w:hAnsi="Times New Roman" w:cs="Times New Roman"/>
          <w:sz w:val="28"/>
          <w:szCs w:val="28"/>
        </w:rPr>
        <w:t xml:space="preserve"> 11</w:t>
      </w:r>
      <w:r w:rsidRPr="00842604">
        <w:rPr>
          <w:rFonts w:ascii="Times New Roman" w:eastAsia="Times New Roman" w:hAnsi="Times New Roman" w:cs="Times New Roman"/>
          <w:color w:val="000000"/>
          <w:sz w:val="28"/>
          <w:szCs w:val="28"/>
        </w:rPr>
        <w:t xml:space="preserve"> – Возможности администратора.</w:t>
      </w:r>
    </w:p>
    <w:p w:rsidR="00F337A2" w:rsidRPr="00842604" w:rsidRDefault="0053690A" w:rsidP="0053690A">
      <w:pPr>
        <w:pBdr>
          <w:top w:val="nil"/>
          <w:left w:val="nil"/>
          <w:bottom w:val="nil"/>
          <w:right w:val="nil"/>
          <w:between w:val="nil"/>
        </w:pBdr>
        <w:shd w:val="clear" w:color="auto" w:fill="FFFFFF"/>
        <w:tabs>
          <w:tab w:val="left" w:pos="1134"/>
        </w:tabs>
        <w:spacing w:after="0"/>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drawing>
          <wp:inline distT="114300" distB="114300" distL="114300" distR="114300">
            <wp:extent cx="4348066" cy="3199765"/>
            <wp:effectExtent l="0" t="0" r="0" b="635"/>
            <wp:docPr id="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4360001" cy="3208548"/>
                    </a:xfrm>
                    <a:prstGeom prst="rect">
                      <a:avLst/>
                    </a:prstGeom>
                    <a:ln/>
                  </pic:spPr>
                </pic:pic>
              </a:graphicData>
            </a:graphic>
          </wp:inline>
        </w:drawing>
      </w:r>
      <w:r w:rsidRPr="00842604">
        <w:rPr>
          <w:rFonts w:ascii="Times New Roman" w:eastAsia="Times New Roman" w:hAnsi="Times New Roman" w:cs="Times New Roman"/>
          <w:noProof/>
          <w:sz w:val="28"/>
          <w:szCs w:val="28"/>
        </w:rPr>
        <w:drawing>
          <wp:inline distT="114300" distB="114300" distL="114300" distR="114300">
            <wp:extent cx="1949360" cy="1237917"/>
            <wp:effectExtent l="0" t="0" r="0" b="635"/>
            <wp:docPr id="1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1973887" cy="1253492"/>
                    </a:xfrm>
                    <a:prstGeom prst="rect">
                      <a:avLst/>
                    </a:prstGeom>
                    <a:ln/>
                  </pic:spPr>
                </pic:pic>
              </a:graphicData>
            </a:graphic>
          </wp:inline>
        </w:drawing>
      </w:r>
    </w:p>
    <w:p w:rsidR="00F337A2" w:rsidRPr="00842604" w:rsidRDefault="0053690A" w:rsidP="00A774C2">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Рисунок </w:t>
      </w:r>
      <w:r w:rsidRPr="00842604">
        <w:rPr>
          <w:rFonts w:ascii="Times New Roman" w:eastAsia="Times New Roman" w:hAnsi="Times New Roman" w:cs="Times New Roman"/>
          <w:sz w:val="28"/>
          <w:szCs w:val="28"/>
        </w:rPr>
        <w:t>12</w:t>
      </w:r>
      <w:r w:rsidRPr="00842604">
        <w:rPr>
          <w:rFonts w:ascii="Times New Roman" w:eastAsia="Times New Roman" w:hAnsi="Times New Roman" w:cs="Times New Roman"/>
          <w:color w:val="000000"/>
          <w:sz w:val="28"/>
          <w:szCs w:val="28"/>
        </w:rPr>
        <w:t xml:space="preserve"> – Возможности эколога.</w:t>
      </w:r>
    </w:p>
    <w:p w:rsidR="00F337A2" w:rsidRPr="00842604" w:rsidRDefault="0053690A">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lastRenderedPageBreak/>
        <w:drawing>
          <wp:inline distT="114300" distB="114300" distL="114300" distR="114300">
            <wp:extent cx="6300795" cy="3200400"/>
            <wp:effectExtent l="0" t="0" r="0" b="0"/>
            <wp:docPr id="1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2"/>
                    <a:srcRect/>
                    <a:stretch>
                      <a:fillRect/>
                    </a:stretch>
                  </pic:blipFill>
                  <pic:spPr>
                    <a:xfrm>
                      <a:off x="0" y="0"/>
                      <a:ext cx="6300795" cy="3200400"/>
                    </a:xfrm>
                    <a:prstGeom prst="rect">
                      <a:avLst/>
                    </a:prstGeom>
                    <a:ln/>
                  </pic:spPr>
                </pic:pic>
              </a:graphicData>
            </a:graphic>
          </wp:inline>
        </w:drawing>
      </w:r>
    </w:p>
    <w:p w:rsidR="00F337A2" w:rsidRPr="00842604" w:rsidRDefault="0053690A" w:rsidP="0053690A">
      <w:pPr>
        <w:pBdr>
          <w:top w:val="nil"/>
          <w:left w:val="nil"/>
          <w:bottom w:val="nil"/>
          <w:right w:val="nil"/>
          <w:between w:val="nil"/>
        </w:pBdr>
        <w:shd w:val="clear" w:color="auto" w:fill="FFFFFF"/>
        <w:tabs>
          <w:tab w:val="left" w:pos="1134"/>
        </w:tabs>
        <w:spacing w:after="0"/>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drawing>
          <wp:inline distT="114300" distB="114300" distL="114300" distR="114300">
            <wp:extent cx="4506686" cy="3250251"/>
            <wp:effectExtent l="0" t="0" r="8255" b="762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3"/>
                    <a:srcRect/>
                    <a:stretch>
                      <a:fillRect/>
                    </a:stretch>
                  </pic:blipFill>
                  <pic:spPr>
                    <a:xfrm>
                      <a:off x="0" y="0"/>
                      <a:ext cx="4540994" cy="3274994"/>
                    </a:xfrm>
                    <a:prstGeom prst="rect">
                      <a:avLst/>
                    </a:prstGeom>
                    <a:ln/>
                  </pic:spPr>
                </pic:pic>
              </a:graphicData>
            </a:graphic>
          </wp:inline>
        </w:drawing>
      </w:r>
      <w:r w:rsidRPr="00842604">
        <w:rPr>
          <w:rFonts w:ascii="Times New Roman" w:eastAsia="Times New Roman" w:hAnsi="Times New Roman" w:cs="Times New Roman"/>
          <w:noProof/>
          <w:sz w:val="28"/>
          <w:szCs w:val="28"/>
        </w:rPr>
        <w:drawing>
          <wp:inline distT="114300" distB="114300" distL="114300" distR="114300">
            <wp:extent cx="1594628" cy="790575"/>
            <wp:effectExtent l="0" t="0" r="5715"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4"/>
                    <a:srcRect/>
                    <a:stretch>
                      <a:fillRect/>
                    </a:stretch>
                  </pic:blipFill>
                  <pic:spPr>
                    <a:xfrm>
                      <a:off x="0" y="0"/>
                      <a:ext cx="1604022" cy="795232"/>
                    </a:xfrm>
                    <a:prstGeom prst="rect">
                      <a:avLst/>
                    </a:prstGeom>
                    <a:ln/>
                  </pic:spPr>
                </pic:pic>
              </a:graphicData>
            </a:graphic>
          </wp:inline>
        </w:drawing>
      </w:r>
    </w:p>
    <w:p w:rsidR="00F337A2" w:rsidRPr="00842604" w:rsidRDefault="0053690A" w:rsidP="00A774C2">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Рисунок 1</w:t>
      </w:r>
      <w:r w:rsidRPr="00842604">
        <w:rPr>
          <w:rFonts w:ascii="Times New Roman" w:eastAsia="Times New Roman" w:hAnsi="Times New Roman" w:cs="Times New Roman"/>
          <w:sz w:val="28"/>
          <w:szCs w:val="28"/>
        </w:rPr>
        <w:t>3</w:t>
      </w:r>
      <w:r w:rsidRPr="00842604">
        <w:rPr>
          <w:rFonts w:ascii="Times New Roman" w:eastAsia="Times New Roman" w:hAnsi="Times New Roman" w:cs="Times New Roman"/>
          <w:color w:val="000000"/>
          <w:sz w:val="28"/>
          <w:szCs w:val="28"/>
        </w:rPr>
        <w:t xml:space="preserve"> – Возможности лаборанта.</w:t>
      </w:r>
    </w:p>
    <w:p w:rsidR="00F337A2" w:rsidRDefault="0053690A">
      <w:pPr>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ab/>
      </w:r>
    </w:p>
    <w:p w:rsidR="00A774C2" w:rsidRDefault="00A774C2">
      <w:pPr>
        <w:ind w:firstLine="709"/>
        <w:jc w:val="both"/>
        <w:rPr>
          <w:rFonts w:ascii="Times New Roman" w:eastAsia="Times New Roman" w:hAnsi="Times New Roman" w:cs="Times New Roman"/>
          <w:sz w:val="28"/>
          <w:szCs w:val="28"/>
        </w:rPr>
      </w:pPr>
    </w:p>
    <w:p w:rsidR="00A774C2" w:rsidRDefault="00A774C2">
      <w:pPr>
        <w:ind w:firstLine="709"/>
        <w:jc w:val="both"/>
        <w:rPr>
          <w:rFonts w:ascii="Times New Roman" w:eastAsia="Times New Roman" w:hAnsi="Times New Roman" w:cs="Times New Roman"/>
          <w:sz w:val="28"/>
          <w:szCs w:val="28"/>
        </w:rPr>
      </w:pPr>
    </w:p>
    <w:p w:rsidR="00A774C2" w:rsidRDefault="00A774C2">
      <w:pPr>
        <w:ind w:firstLine="709"/>
        <w:jc w:val="both"/>
        <w:rPr>
          <w:rFonts w:ascii="Times New Roman" w:eastAsia="Times New Roman" w:hAnsi="Times New Roman" w:cs="Times New Roman"/>
          <w:sz w:val="28"/>
          <w:szCs w:val="28"/>
        </w:rPr>
      </w:pPr>
    </w:p>
    <w:p w:rsidR="00A774C2" w:rsidRDefault="00A774C2">
      <w:pPr>
        <w:ind w:firstLine="709"/>
        <w:jc w:val="both"/>
        <w:rPr>
          <w:rFonts w:ascii="Times New Roman" w:eastAsia="Times New Roman" w:hAnsi="Times New Roman" w:cs="Times New Roman"/>
          <w:sz w:val="28"/>
          <w:szCs w:val="28"/>
        </w:rPr>
      </w:pPr>
    </w:p>
    <w:p w:rsidR="00A774C2" w:rsidRDefault="00A774C2">
      <w:pPr>
        <w:ind w:firstLine="709"/>
        <w:jc w:val="both"/>
        <w:rPr>
          <w:rFonts w:ascii="Times New Roman" w:eastAsia="Times New Roman" w:hAnsi="Times New Roman" w:cs="Times New Roman"/>
          <w:sz w:val="28"/>
          <w:szCs w:val="28"/>
        </w:rPr>
      </w:pPr>
    </w:p>
    <w:p w:rsidR="00A774C2" w:rsidRDefault="00A774C2">
      <w:pPr>
        <w:ind w:firstLine="709"/>
        <w:jc w:val="both"/>
        <w:rPr>
          <w:rFonts w:ascii="Times New Roman" w:eastAsia="Times New Roman" w:hAnsi="Times New Roman" w:cs="Times New Roman"/>
          <w:sz w:val="28"/>
          <w:szCs w:val="28"/>
        </w:rPr>
      </w:pPr>
    </w:p>
    <w:p w:rsidR="00A774C2" w:rsidRPr="00842604" w:rsidRDefault="00A774C2">
      <w:pPr>
        <w:ind w:firstLine="709"/>
        <w:jc w:val="both"/>
        <w:rPr>
          <w:rFonts w:ascii="Times New Roman" w:eastAsia="Times New Roman" w:hAnsi="Times New Roman" w:cs="Times New Roman"/>
          <w:sz w:val="28"/>
          <w:szCs w:val="28"/>
        </w:rPr>
      </w:pPr>
    </w:p>
    <w:p w:rsidR="00F337A2" w:rsidRPr="00842604"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lastRenderedPageBreak/>
        <w:t>Код авторизации:</w:t>
      </w:r>
    </w:p>
    <w:p w:rsidR="00F337A2" w:rsidRPr="00842604" w:rsidRDefault="0053690A" w:rsidP="00A774C2">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drawing>
          <wp:inline distT="114300" distB="114300" distL="114300" distR="114300">
            <wp:extent cx="6300795" cy="36195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5"/>
                    <a:srcRect/>
                    <a:stretch>
                      <a:fillRect/>
                    </a:stretch>
                  </pic:blipFill>
                  <pic:spPr>
                    <a:xfrm>
                      <a:off x="0" y="0"/>
                      <a:ext cx="6300795" cy="3619500"/>
                    </a:xfrm>
                    <a:prstGeom prst="rect">
                      <a:avLst/>
                    </a:prstGeom>
                    <a:ln/>
                  </pic:spPr>
                </pic:pic>
              </a:graphicData>
            </a:graphic>
          </wp:inline>
        </w:drawing>
      </w:r>
    </w:p>
    <w:p w:rsidR="00F337A2" w:rsidRPr="00842604" w:rsidRDefault="0053690A" w:rsidP="00A774C2">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sz w:val="28"/>
          <w:szCs w:val="28"/>
        </w:rPr>
      </w:pPr>
      <w:bookmarkStart w:id="21" w:name="_2s8eyo1" w:colFirst="0" w:colLast="0"/>
      <w:bookmarkEnd w:id="21"/>
      <w:r w:rsidRPr="00842604">
        <w:rPr>
          <w:rFonts w:ascii="Times New Roman" w:eastAsia="Times New Roman" w:hAnsi="Times New Roman" w:cs="Times New Roman"/>
          <w:noProof/>
          <w:sz w:val="28"/>
          <w:szCs w:val="28"/>
        </w:rPr>
        <w:drawing>
          <wp:inline distT="114300" distB="114300" distL="114300" distR="114300">
            <wp:extent cx="6300795" cy="25908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6"/>
                    <a:srcRect/>
                    <a:stretch>
                      <a:fillRect/>
                    </a:stretch>
                  </pic:blipFill>
                  <pic:spPr>
                    <a:xfrm>
                      <a:off x="0" y="0"/>
                      <a:ext cx="6300795" cy="2590800"/>
                    </a:xfrm>
                    <a:prstGeom prst="rect">
                      <a:avLst/>
                    </a:prstGeom>
                    <a:ln/>
                  </pic:spPr>
                </pic:pic>
              </a:graphicData>
            </a:graphic>
          </wp:inline>
        </w:drawing>
      </w:r>
    </w:p>
    <w:p w:rsidR="00F337A2" w:rsidRPr="00842604" w:rsidRDefault="0053690A" w:rsidP="00A774C2">
      <w:pPr>
        <w:shd w:val="clear" w:color="auto" w:fill="FFFFFF"/>
        <w:tabs>
          <w:tab w:val="left" w:pos="1134"/>
        </w:tabs>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Рисунок 14 – Код авторизации</w:t>
      </w:r>
    </w:p>
    <w:p w:rsidR="00F337A2" w:rsidRPr="00842604"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После авторизации мы переходим </w:t>
      </w:r>
      <w:proofErr w:type="gramStart"/>
      <w:r w:rsidRPr="00842604">
        <w:rPr>
          <w:rFonts w:ascii="Times New Roman" w:eastAsia="Times New Roman" w:hAnsi="Times New Roman" w:cs="Times New Roman"/>
          <w:color w:val="000000"/>
          <w:sz w:val="28"/>
          <w:szCs w:val="28"/>
        </w:rPr>
        <w:t>к главной форме</w:t>
      </w:r>
      <w:proofErr w:type="gramEnd"/>
      <w:r w:rsidRPr="00842604">
        <w:rPr>
          <w:rFonts w:ascii="Times New Roman" w:eastAsia="Times New Roman" w:hAnsi="Times New Roman" w:cs="Times New Roman"/>
          <w:color w:val="000000"/>
          <w:sz w:val="28"/>
          <w:szCs w:val="28"/>
        </w:rPr>
        <w:t xml:space="preserve"> на которой происходит работа пользователя или администратора с приложением. На главной форме представлен</w:t>
      </w:r>
      <w:r w:rsidRPr="00842604">
        <w:rPr>
          <w:rFonts w:ascii="Times New Roman" w:eastAsia="Times New Roman" w:hAnsi="Times New Roman" w:cs="Times New Roman"/>
          <w:sz w:val="28"/>
          <w:szCs w:val="28"/>
        </w:rPr>
        <w:t xml:space="preserve">о: </w:t>
      </w:r>
      <w:proofErr w:type="spellStart"/>
      <w:r w:rsidRPr="00842604">
        <w:rPr>
          <w:rFonts w:ascii="Times New Roman" w:eastAsia="Times New Roman" w:hAnsi="Times New Roman" w:cs="Times New Roman"/>
          <w:sz w:val="28"/>
          <w:szCs w:val="28"/>
        </w:rPr>
        <w:t>самописный</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ToolBar</w:t>
      </w:r>
      <w:proofErr w:type="spellEnd"/>
      <w:r w:rsidRPr="00842604">
        <w:rPr>
          <w:rFonts w:ascii="Times New Roman" w:eastAsia="Times New Roman" w:hAnsi="Times New Roman" w:cs="Times New Roman"/>
          <w:sz w:val="28"/>
          <w:szCs w:val="28"/>
        </w:rPr>
        <w:t xml:space="preserve"> сверху, картинка профиля, если она есть и красивая картинка по теме, далее идет </w:t>
      </w:r>
      <w:proofErr w:type="spellStart"/>
      <w:r w:rsidRPr="00842604">
        <w:rPr>
          <w:rFonts w:ascii="Times New Roman" w:eastAsia="Times New Roman" w:hAnsi="Times New Roman" w:cs="Times New Roman"/>
          <w:sz w:val="28"/>
          <w:szCs w:val="28"/>
        </w:rPr>
        <w:t>меню</w:t>
      </w:r>
      <w:proofErr w:type="gramStart"/>
      <w:r w:rsidRPr="00842604">
        <w:rPr>
          <w:rFonts w:ascii="Times New Roman" w:eastAsia="Times New Roman" w:hAnsi="Times New Roman" w:cs="Times New Roman"/>
          <w:sz w:val="28"/>
          <w:szCs w:val="28"/>
        </w:rPr>
        <w:t>:”Просмотр</w:t>
      </w:r>
      <w:proofErr w:type="spellEnd"/>
      <w:proofErr w:type="gramEnd"/>
      <w:r w:rsidRPr="00842604">
        <w:rPr>
          <w:rFonts w:ascii="Times New Roman" w:eastAsia="Times New Roman" w:hAnsi="Times New Roman" w:cs="Times New Roman"/>
          <w:sz w:val="28"/>
          <w:szCs w:val="28"/>
        </w:rPr>
        <w:t>”, “Карта”,  “</w:t>
      </w:r>
      <w:proofErr w:type="spellStart"/>
      <w:r w:rsidRPr="00842604">
        <w:rPr>
          <w:rFonts w:ascii="Times New Roman" w:eastAsia="Times New Roman" w:hAnsi="Times New Roman" w:cs="Times New Roman"/>
          <w:sz w:val="28"/>
          <w:szCs w:val="28"/>
        </w:rPr>
        <w:t>Экспорт”,“Добавление</w:t>
      </w:r>
      <w:proofErr w:type="spellEnd"/>
      <w:r w:rsidRPr="00842604">
        <w:rPr>
          <w:rFonts w:ascii="Times New Roman" w:eastAsia="Times New Roman" w:hAnsi="Times New Roman" w:cs="Times New Roman"/>
          <w:sz w:val="28"/>
          <w:szCs w:val="28"/>
        </w:rPr>
        <w:t>”. После меню идут блоки: “Новости”, “Мероприятия”, “Экологические рекомендации”.</w:t>
      </w:r>
    </w:p>
    <w:p w:rsidR="00F337A2" w:rsidRPr="00842604" w:rsidRDefault="00F337A2">
      <w:pPr>
        <w:pBdr>
          <w:top w:val="nil"/>
          <w:left w:val="nil"/>
          <w:bottom w:val="nil"/>
          <w:right w:val="nil"/>
          <w:between w:val="nil"/>
        </w:pBdr>
        <w:shd w:val="clear" w:color="auto" w:fill="FFFFFF"/>
        <w:tabs>
          <w:tab w:val="left" w:pos="1134"/>
        </w:tabs>
        <w:spacing w:after="0"/>
        <w:ind w:firstLine="709"/>
        <w:jc w:val="center"/>
        <w:rPr>
          <w:rFonts w:ascii="Times New Roman" w:eastAsia="Times New Roman" w:hAnsi="Times New Roman" w:cs="Times New Roman"/>
          <w:color w:val="000000"/>
          <w:sz w:val="28"/>
          <w:szCs w:val="28"/>
        </w:rPr>
      </w:pPr>
    </w:p>
    <w:p w:rsidR="00F337A2" w:rsidRPr="00842604" w:rsidRDefault="00F337A2" w:rsidP="008555F4">
      <w:pPr>
        <w:pBdr>
          <w:top w:val="nil"/>
          <w:left w:val="nil"/>
          <w:bottom w:val="nil"/>
          <w:right w:val="nil"/>
          <w:between w:val="nil"/>
        </w:pBdr>
        <w:shd w:val="clear" w:color="auto" w:fill="FFFFFF"/>
        <w:tabs>
          <w:tab w:val="left" w:pos="1134"/>
        </w:tabs>
        <w:spacing w:after="0"/>
        <w:rPr>
          <w:rFonts w:ascii="Times New Roman" w:eastAsia="Times New Roman" w:hAnsi="Times New Roman" w:cs="Times New Roman"/>
          <w:color w:val="000000"/>
          <w:sz w:val="28"/>
          <w:szCs w:val="28"/>
        </w:rPr>
      </w:pPr>
    </w:p>
    <w:p w:rsidR="00F337A2" w:rsidRPr="00842604" w:rsidRDefault="00F337A2">
      <w:pPr>
        <w:pBdr>
          <w:top w:val="nil"/>
          <w:left w:val="nil"/>
          <w:bottom w:val="nil"/>
          <w:right w:val="nil"/>
          <w:between w:val="nil"/>
        </w:pBdr>
        <w:shd w:val="clear" w:color="auto" w:fill="FFFFFF"/>
        <w:tabs>
          <w:tab w:val="left" w:pos="1134"/>
        </w:tabs>
        <w:spacing w:after="0"/>
        <w:ind w:firstLine="709"/>
        <w:jc w:val="center"/>
        <w:rPr>
          <w:rFonts w:ascii="Times New Roman" w:eastAsia="Times New Roman" w:hAnsi="Times New Roman" w:cs="Times New Roman"/>
          <w:color w:val="000000"/>
          <w:sz w:val="28"/>
          <w:szCs w:val="28"/>
        </w:rPr>
      </w:pPr>
    </w:p>
    <w:p w:rsidR="00F337A2" w:rsidRPr="00842604" w:rsidRDefault="00F337A2">
      <w:pPr>
        <w:pBdr>
          <w:top w:val="nil"/>
          <w:left w:val="nil"/>
          <w:bottom w:val="nil"/>
          <w:right w:val="nil"/>
          <w:between w:val="nil"/>
        </w:pBdr>
        <w:shd w:val="clear" w:color="auto" w:fill="FFFFFF"/>
        <w:tabs>
          <w:tab w:val="left" w:pos="1134"/>
        </w:tabs>
        <w:spacing w:after="0"/>
        <w:ind w:firstLine="709"/>
        <w:jc w:val="center"/>
        <w:rPr>
          <w:rFonts w:ascii="Times New Roman" w:eastAsia="Times New Roman" w:hAnsi="Times New Roman" w:cs="Times New Roman"/>
          <w:color w:val="000000"/>
          <w:sz w:val="28"/>
          <w:szCs w:val="28"/>
        </w:rPr>
      </w:pPr>
    </w:p>
    <w:p w:rsidR="00F337A2" w:rsidRPr="00842604" w:rsidRDefault="00F337A2" w:rsidP="0053690A">
      <w:pPr>
        <w:pBdr>
          <w:top w:val="nil"/>
          <w:left w:val="nil"/>
          <w:bottom w:val="nil"/>
          <w:right w:val="nil"/>
          <w:between w:val="nil"/>
        </w:pBdr>
        <w:shd w:val="clear" w:color="auto" w:fill="FFFFFF"/>
        <w:tabs>
          <w:tab w:val="left" w:pos="1134"/>
        </w:tabs>
        <w:spacing w:after="0"/>
        <w:rPr>
          <w:rFonts w:ascii="Times New Roman" w:eastAsia="Times New Roman" w:hAnsi="Times New Roman" w:cs="Times New Roman"/>
          <w:color w:val="000000"/>
          <w:sz w:val="28"/>
          <w:szCs w:val="28"/>
        </w:rPr>
      </w:pPr>
    </w:p>
    <w:p w:rsidR="00F337A2" w:rsidRPr="00842604" w:rsidRDefault="0053690A">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noProof/>
          <w:sz w:val="28"/>
          <w:szCs w:val="28"/>
        </w:rPr>
        <w:lastRenderedPageBreak/>
        <w:drawing>
          <wp:inline distT="114300" distB="114300" distL="114300" distR="114300">
            <wp:extent cx="6300470" cy="3125755"/>
            <wp:effectExtent l="0" t="0" r="5080" b="0"/>
            <wp:docPr id="2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7"/>
                    <a:srcRect/>
                    <a:stretch>
                      <a:fillRect/>
                    </a:stretch>
                  </pic:blipFill>
                  <pic:spPr>
                    <a:xfrm>
                      <a:off x="0" y="0"/>
                      <a:ext cx="6314516" cy="3132724"/>
                    </a:xfrm>
                    <a:prstGeom prst="rect">
                      <a:avLst/>
                    </a:prstGeom>
                    <a:ln/>
                  </pic:spPr>
                </pic:pic>
              </a:graphicData>
            </a:graphic>
          </wp:inline>
        </w:drawing>
      </w:r>
    </w:p>
    <w:p w:rsidR="00F337A2" w:rsidRPr="00842604" w:rsidRDefault="0053690A" w:rsidP="00A774C2">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drawing>
          <wp:inline distT="114300" distB="114300" distL="114300" distR="114300">
            <wp:extent cx="6388574" cy="6046237"/>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8"/>
                    <a:srcRect/>
                    <a:stretch>
                      <a:fillRect/>
                    </a:stretch>
                  </pic:blipFill>
                  <pic:spPr>
                    <a:xfrm>
                      <a:off x="0" y="0"/>
                      <a:ext cx="6398635" cy="6055759"/>
                    </a:xfrm>
                    <a:prstGeom prst="rect">
                      <a:avLst/>
                    </a:prstGeom>
                    <a:ln/>
                  </pic:spPr>
                </pic:pic>
              </a:graphicData>
            </a:graphic>
          </wp:inline>
        </w:drawing>
      </w:r>
    </w:p>
    <w:p w:rsidR="00F337A2" w:rsidRPr="00842604" w:rsidRDefault="0053690A" w:rsidP="00A8597D">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lastRenderedPageBreak/>
        <w:drawing>
          <wp:inline distT="114300" distB="114300" distL="114300" distR="114300">
            <wp:extent cx="4829175" cy="6762750"/>
            <wp:effectExtent l="0" t="0" r="0" b="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4829175" cy="6762750"/>
                    </a:xfrm>
                    <a:prstGeom prst="rect">
                      <a:avLst/>
                    </a:prstGeom>
                    <a:ln/>
                  </pic:spPr>
                </pic:pic>
              </a:graphicData>
            </a:graphic>
          </wp:inline>
        </w:drawing>
      </w:r>
    </w:p>
    <w:p w:rsidR="00F337A2" w:rsidRPr="00842604" w:rsidRDefault="0053690A" w:rsidP="00A774C2">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Рисунок </w:t>
      </w:r>
      <w:r w:rsidRPr="00842604">
        <w:rPr>
          <w:rFonts w:ascii="Times New Roman" w:eastAsia="Times New Roman" w:hAnsi="Times New Roman" w:cs="Times New Roman"/>
          <w:sz w:val="28"/>
          <w:szCs w:val="28"/>
        </w:rPr>
        <w:t>15</w:t>
      </w:r>
      <w:r w:rsidRPr="00842604">
        <w:rPr>
          <w:rFonts w:ascii="Times New Roman" w:eastAsia="Times New Roman" w:hAnsi="Times New Roman" w:cs="Times New Roman"/>
          <w:color w:val="000000"/>
          <w:sz w:val="28"/>
          <w:szCs w:val="28"/>
        </w:rPr>
        <w:t xml:space="preserve"> – Главная форма.</w:t>
      </w:r>
    </w:p>
    <w:p w:rsidR="00F337A2" w:rsidRPr="00842604" w:rsidRDefault="0053690A">
      <w:pPr>
        <w:spacing w:after="0" w:line="240" w:lineRule="auto"/>
        <w:ind w:firstLine="709"/>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Переход на формы реализован:</w:t>
      </w:r>
    </w:p>
    <w:p w:rsidR="00F337A2" w:rsidRPr="00842604" w:rsidRDefault="0053690A">
      <w:pPr>
        <w:spacing w:after="0" w:line="240" w:lineRule="auto"/>
        <w:ind w:firstLine="709"/>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 «Название формы» «название переменной» = </w:t>
      </w:r>
      <w:proofErr w:type="spellStart"/>
      <w:r w:rsidRPr="00842604">
        <w:rPr>
          <w:rFonts w:ascii="Times New Roman" w:eastAsia="Times New Roman" w:hAnsi="Times New Roman" w:cs="Times New Roman"/>
          <w:color w:val="0000FF"/>
          <w:sz w:val="28"/>
          <w:szCs w:val="28"/>
        </w:rPr>
        <w:t>new</w:t>
      </w:r>
      <w:proofErr w:type="spellEnd"/>
      <w:r w:rsidRPr="00842604">
        <w:rPr>
          <w:rFonts w:ascii="Times New Roman" w:eastAsia="Times New Roman" w:hAnsi="Times New Roman" w:cs="Times New Roman"/>
          <w:color w:val="000000"/>
          <w:sz w:val="28"/>
          <w:szCs w:val="28"/>
        </w:rPr>
        <w:t xml:space="preserve"> «Название </w:t>
      </w:r>
      <w:proofErr w:type="gramStart"/>
      <w:r w:rsidRPr="00842604">
        <w:rPr>
          <w:rFonts w:ascii="Times New Roman" w:eastAsia="Times New Roman" w:hAnsi="Times New Roman" w:cs="Times New Roman"/>
          <w:color w:val="000000"/>
          <w:sz w:val="28"/>
          <w:szCs w:val="28"/>
        </w:rPr>
        <w:t>формы»(</w:t>
      </w:r>
      <w:proofErr w:type="gramEnd"/>
      <w:r w:rsidRPr="00842604">
        <w:rPr>
          <w:rFonts w:ascii="Times New Roman" w:eastAsia="Times New Roman" w:hAnsi="Times New Roman" w:cs="Times New Roman"/>
          <w:color w:val="000000"/>
          <w:sz w:val="28"/>
          <w:szCs w:val="28"/>
        </w:rPr>
        <w:t>);</w:t>
      </w:r>
    </w:p>
    <w:p w:rsidR="00F337A2" w:rsidRPr="00842604"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            «название переменной</w:t>
      </w:r>
      <w:proofErr w:type="gramStart"/>
      <w:r w:rsidRPr="00842604">
        <w:rPr>
          <w:rFonts w:ascii="Times New Roman" w:eastAsia="Times New Roman" w:hAnsi="Times New Roman" w:cs="Times New Roman"/>
          <w:color w:val="000000"/>
          <w:sz w:val="28"/>
          <w:szCs w:val="28"/>
        </w:rPr>
        <w:t>».</w:t>
      </w:r>
      <w:proofErr w:type="spellStart"/>
      <w:r w:rsidRPr="00842604">
        <w:rPr>
          <w:rFonts w:ascii="Times New Roman" w:eastAsia="Times New Roman" w:hAnsi="Times New Roman" w:cs="Times New Roman"/>
          <w:color w:val="000000"/>
          <w:sz w:val="28"/>
          <w:szCs w:val="28"/>
        </w:rPr>
        <w:t>Show</w:t>
      </w:r>
      <w:proofErr w:type="spellEnd"/>
      <w:proofErr w:type="gramEnd"/>
      <w:r w:rsidRPr="00842604">
        <w:rPr>
          <w:rFonts w:ascii="Times New Roman" w:eastAsia="Times New Roman" w:hAnsi="Times New Roman" w:cs="Times New Roman"/>
          <w:color w:val="000000"/>
          <w:sz w:val="28"/>
          <w:szCs w:val="28"/>
        </w:rPr>
        <w:t>();</w:t>
      </w:r>
    </w:p>
    <w:p w:rsidR="00F337A2" w:rsidRPr="00842604"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ab/>
      </w:r>
      <w:r w:rsidRPr="00842604">
        <w:rPr>
          <w:rFonts w:ascii="Times New Roman" w:eastAsia="Times New Roman" w:hAnsi="Times New Roman" w:cs="Times New Roman"/>
          <w:sz w:val="28"/>
          <w:szCs w:val="28"/>
        </w:rPr>
        <w:tab/>
      </w:r>
      <w:proofErr w:type="spellStart"/>
      <w:proofErr w:type="gramStart"/>
      <w:r w:rsidRPr="00842604">
        <w:rPr>
          <w:rFonts w:ascii="Times New Roman" w:eastAsia="Times New Roman" w:hAnsi="Times New Roman" w:cs="Times New Roman"/>
          <w:sz w:val="28"/>
          <w:szCs w:val="28"/>
        </w:rPr>
        <w:t>this.Close</w:t>
      </w:r>
      <w:proofErr w:type="spellEnd"/>
      <w:proofErr w:type="gramEnd"/>
      <w:r w:rsidRPr="00842604">
        <w:rPr>
          <w:rFonts w:ascii="Times New Roman" w:eastAsia="Times New Roman" w:hAnsi="Times New Roman" w:cs="Times New Roman"/>
          <w:sz w:val="28"/>
          <w:szCs w:val="28"/>
        </w:rPr>
        <w:t>();</w:t>
      </w:r>
    </w:p>
    <w:p w:rsidR="00F337A2" w:rsidRPr="00842604" w:rsidRDefault="0053690A">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Так же для отображения Новостей, мероприятий и экологических рекомендаций были разработаны </w:t>
      </w:r>
      <w:proofErr w:type="spellStart"/>
      <w:r w:rsidRPr="00842604">
        <w:rPr>
          <w:rFonts w:ascii="Times New Roman" w:eastAsia="Times New Roman" w:hAnsi="Times New Roman" w:cs="Times New Roman"/>
          <w:sz w:val="28"/>
          <w:szCs w:val="28"/>
        </w:rPr>
        <w:t>ModelView</w:t>
      </w:r>
      <w:proofErr w:type="spellEnd"/>
    </w:p>
    <w:p w:rsidR="00F337A2" w:rsidRPr="00842604" w:rsidRDefault="0053690A" w:rsidP="00A774C2">
      <w:pPr>
        <w:pBdr>
          <w:top w:val="nil"/>
          <w:left w:val="nil"/>
          <w:bottom w:val="nil"/>
          <w:right w:val="nil"/>
          <w:between w:val="nil"/>
        </w:pBdr>
        <w:shd w:val="clear" w:color="auto" w:fill="FFFFFF"/>
        <w:tabs>
          <w:tab w:val="left" w:pos="1134"/>
        </w:tabs>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lastRenderedPageBreak/>
        <w:drawing>
          <wp:inline distT="114300" distB="114300" distL="114300" distR="114300">
            <wp:extent cx="6300795" cy="34036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6300795" cy="3403600"/>
                    </a:xfrm>
                    <a:prstGeom prst="rect">
                      <a:avLst/>
                    </a:prstGeom>
                    <a:ln/>
                  </pic:spPr>
                </pic:pic>
              </a:graphicData>
            </a:graphic>
          </wp:inline>
        </w:drawing>
      </w:r>
    </w:p>
    <w:p w:rsidR="00F337A2" w:rsidRPr="00842604" w:rsidRDefault="0053690A" w:rsidP="00A774C2">
      <w:pPr>
        <w:shd w:val="clear" w:color="auto" w:fill="FFFFFF"/>
        <w:tabs>
          <w:tab w:val="left" w:pos="1134"/>
        </w:tabs>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Рисунок 16 –</w:t>
      </w:r>
      <w:proofErr w:type="spellStart"/>
      <w:r w:rsidRPr="00842604">
        <w:rPr>
          <w:rFonts w:ascii="Times New Roman" w:eastAsia="Times New Roman" w:hAnsi="Times New Roman" w:cs="Times New Roman"/>
          <w:sz w:val="28"/>
          <w:szCs w:val="28"/>
        </w:rPr>
        <w:t>NewsUserControl</w:t>
      </w:r>
      <w:proofErr w:type="spellEnd"/>
      <w:r w:rsidRPr="00842604">
        <w:rPr>
          <w:rFonts w:ascii="Times New Roman" w:eastAsia="Times New Roman" w:hAnsi="Times New Roman" w:cs="Times New Roman"/>
          <w:sz w:val="28"/>
          <w:szCs w:val="28"/>
        </w:rPr>
        <w:t>.</w:t>
      </w:r>
    </w:p>
    <w:p w:rsidR="00F337A2" w:rsidRPr="00842604" w:rsidRDefault="0053690A" w:rsidP="00A774C2">
      <w:pPr>
        <w:shd w:val="clear" w:color="auto" w:fill="FFFFFF"/>
        <w:tabs>
          <w:tab w:val="left" w:pos="1134"/>
        </w:tabs>
        <w:spacing w:after="0"/>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lastRenderedPageBreak/>
        <w:drawing>
          <wp:inline distT="114300" distB="114300" distL="114300" distR="114300">
            <wp:extent cx="6300795" cy="70993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1"/>
                    <a:srcRect/>
                    <a:stretch>
                      <a:fillRect/>
                    </a:stretch>
                  </pic:blipFill>
                  <pic:spPr>
                    <a:xfrm>
                      <a:off x="0" y="0"/>
                      <a:ext cx="6300795" cy="7099300"/>
                    </a:xfrm>
                    <a:prstGeom prst="rect">
                      <a:avLst/>
                    </a:prstGeom>
                    <a:ln/>
                  </pic:spPr>
                </pic:pic>
              </a:graphicData>
            </a:graphic>
          </wp:inline>
        </w:drawing>
      </w:r>
    </w:p>
    <w:p w:rsidR="00F337A2" w:rsidRPr="00842604" w:rsidRDefault="0053690A" w:rsidP="00A774C2">
      <w:pPr>
        <w:shd w:val="clear" w:color="auto" w:fill="FFFFFF"/>
        <w:tabs>
          <w:tab w:val="left" w:pos="1134"/>
        </w:tabs>
        <w:spacing w:after="0"/>
        <w:jc w:val="cente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rPr>
        <w:t>Рисунок</w:t>
      </w:r>
      <w:r w:rsidRPr="00842604">
        <w:rPr>
          <w:rFonts w:ascii="Times New Roman" w:eastAsia="Times New Roman" w:hAnsi="Times New Roman" w:cs="Times New Roman"/>
          <w:sz w:val="28"/>
          <w:szCs w:val="28"/>
          <w:lang w:val="en-US"/>
        </w:rPr>
        <w:t xml:space="preserve"> 17 –</w:t>
      </w:r>
      <w:r w:rsidRPr="00842604">
        <w:rPr>
          <w:rFonts w:ascii="Times New Roman" w:eastAsia="Times New Roman" w:hAnsi="Times New Roman" w:cs="Times New Roman"/>
          <w:sz w:val="28"/>
          <w:szCs w:val="28"/>
        </w:rPr>
        <w:t>Загрузчик</w:t>
      </w:r>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ViewModel</w:t>
      </w:r>
      <w:proofErr w:type="spellEnd"/>
      <w:r w:rsidRPr="00842604">
        <w:rPr>
          <w:rFonts w:ascii="Times New Roman" w:eastAsia="Times New Roman" w:hAnsi="Times New Roman" w:cs="Times New Roman"/>
          <w:sz w:val="28"/>
          <w:szCs w:val="28"/>
          <w:lang w:val="en-US"/>
        </w:rPr>
        <w:t>.</w:t>
      </w:r>
    </w:p>
    <w:p w:rsidR="00F337A2" w:rsidRPr="00842604" w:rsidRDefault="0053690A">
      <w:pPr>
        <w:shd w:val="clear" w:color="auto" w:fill="FFFFFF"/>
        <w:tabs>
          <w:tab w:val="left" w:pos="1134"/>
        </w:tabs>
        <w:spacing w:after="0"/>
        <w:ind w:firstLine="709"/>
        <w:jc w:val="both"/>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public class </w:t>
      </w:r>
      <w:proofErr w:type="spellStart"/>
      <w:r w:rsidRPr="00842604">
        <w:rPr>
          <w:rFonts w:ascii="Times New Roman" w:eastAsia="Times New Roman" w:hAnsi="Times New Roman" w:cs="Times New Roman"/>
          <w:sz w:val="28"/>
          <w:szCs w:val="28"/>
          <w:lang w:val="en-US"/>
        </w:rPr>
        <w:t>NewsViewModel</w:t>
      </w:r>
      <w:proofErr w:type="spellEnd"/>
    </w:p>
    <w:p w:rsidR="00F337A2" w:rsidRPr="00842604" w:rsidRDefault="0053690A">
      <w:pPr>
        <w:shd w:val="clear" w:color="auto" w:fill="FFFFFF"/>
        <w:tabs>
          <w:tab w:val="left" w:pos="1134"/>
        </w:tabs>
        <w:spacing w:after="0"/>
        <w:ind w:firstLine="709"/>
        <w:jc w:val="both"/>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w:t>
      </w:r>
    </w:p>
    <w:p w:rsidR="00F337A2" w:rsidRPr="00842604" w:rsidRDefault="0053690A">
      <w:pPr>
        <w:shd w:val="clear" w:color="auto" w:fill="FFFFFF"/>
        <w:tabs>
          <w:tab w:val="left" w:pos="1134"/>
        </w:tabs>
        <w:spacing w:after="0"/>
        <w:ind w:firstLine="709"/>
        <w:jc w:val="both"/>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public long Id </w:t>
      </w:r>
      <w:proofErr w:type="gramStart"/>
      <w:r w:rsidRPr="00842604">
        <w:rPr>
          <w:rFonts w:ascii="Times New Roman" w:eastAsia="Times New Roman" w:hAnsi="Times New Roman" w:cs="Times New Roman"/>
          <w:sz w:val="28"/>
          <w:szCs w:val="28"/>
          <w:lang w:val="en-US"/>
        </w:rPr>
        <w:t>{ get</w:t>
      </w:r>
      <w:proofErr w:type="gramEnd"/>
      <w:r w:rsidRPr="00842604">
        <w:rPr>
          <w:rFonts w:ascii="Times New Roman" w:eastAsia="Times New Roman" w:hAnsi="Times New Roman" w:cs="Times New Roman"/>
          <w:sz w:val="28"/>
          <w:szCs w:val="28"/>
          <w:lang w:val="en-US"/>
        </w:rPr>
        <w:t>; set; }</w:t>
      </w:r>
    </w:p>
    <w:p w:rsidR="00F337A2" w:rsidRPr="00842604" w:rsidRDefault="0053690A">
      <w:pPr>
        <w:shd w:val="clear" w:color="auto" w:fill="FFFFFF"/>
        <w:tabs>
          <w:tab w:val="left" w:pos="1134"/>
        </w:tabs>
        <w:spacing w:after="0"/>
        <w:ind w:firstLine="709"/>
        <w:jc w:val="both"/>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public string Title </w:t>
      </w:r>
      <w:proofErr w:type="gramStart"/>
      <w:r w:rsidRPr="00842604">
        <w:rPr>
          <w:rFonts w:ascii="Times New Roman" w:eastAsia="Times New Roman" w:hAnsi="Times New Roman" w:cs="Times New Roman"/>
          <w:sz w:val="28"/>
          <w:szCs w:val="28"/>
          <w:lang w:val="en-US"/>
        </w:rPr>
        <w:t>{ get</w:t>
      </w:r>
      <w:proofErr w:type="gramEnd"/>
      <w:r w:rsidRPr="00842604">
        <w:rPr>
          <w:rFonts w:ascii="Times New Roman" w:eastAsia="Times New Roman" w:hAnsi="Times New Roman" w:cs="Times New Roman"/>
          <w:sz w:val="28"/>
          <w:szCs w:val="28"/>
          <w:lang w:val="en-US"/>
        </w:rPr>
        <w:t>; set; }</w:t>
      </w:r>
    </w:p>
    <w:p w:rsidR="00F337A2" w:rsidRPr="00842604" w:rsidRDefault="0053690A">
      <w:pPr>
        <w:shd w:val="clear" w:color="auto" w:fill="FFFFFF"/>
        <w:tabs>
          <w:tab w:val="left" w:pos="1134"/>
        </w:tabs>
        <w:spacing w:after="0"/>
        <w:ind w:firstLine="709"/>
        <w:jc w:val="both"/>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public string Text </w:t>
      </w:r>
      <w:proofErr w:type="gramStart"/>
      <w:r w:rsidRPr="00842604">
        <w:rPr>
          <w:rFonts w:ascii="Times New Roman" w:eastAsia="Times New Roman" w:hAnsi="Times New Roman" w:cs="Times New Roman"/>
          <w:sz w:val="28"/>
          <w:szCs w:val="28"/>
          <w:lang w:val="en-US"/>
        </w:rPr>
        <w:t>{ get</w:t>
      </w:r>
      <w:proofErr w:type="gramEnd"/>
      <w:r w:rsidRPr="00842604">
        <w:rPr>
          <w:rFonts w:ascii="Times New Roman" w:eastAsia="Times New Roman" w:hAnsi="Times New Roman" w:cs="Times New Roman"/>
          <w:sz w:val="28"/>
          <w:szCs w:val="28"/>
          <w:lang w:val="en-US"/>
        </w:rPr>
        <w:t>; set; }</w:t>
      </w:r>
    </w:p>
    <w:p w:rsidR="00F337A2" w:rsidRPr="00842604" w:rsidRDefault="0053690A">
      <w:pPr>
        <w:shd w:val="clear" w:color="auto" w:fill="FFFFFF"/>
        <w:tabs>
          <w:tab w:val="left" w:pos="1134"/>
        </w:tabs>
        <w:spacing w:after="0"/>
        <w:ind w:firstLine="709"/>
        <w:jc w:val="both"/>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public string Autor </w:t>
      </w:r>
      <w:proofErr w:type="gramStart"/>
      <w:r w:rsidRPr="00842604">
        <w:rPr>
          <w:rFonts w:ascii="Times New Roman" w:eastAsia="Times New Roman" w:hAnsi="Times New Roman" w:cs="Times New Roman"/>
          <w:sz w:val="28"/>
          <w:szCs w:val="28"/>
          <w:lang w:val="en-US"/>
        </w:rPr>
        <w:t>{ get</w:t>
      </w:r>
      <w:proofErr w:type="gramEnd"/>
      <w:r w:rsidRPr="00842604">
        <w:rPr>
          <w:rFonts w:ascii="Times New Roman" w:eastAsia="Times New Roman" w:hAnsi="Times New Roman" w:cs="Times New Roman"/>
          <w:sz w:val="28"/>
          <w:szCs w:val="28"/>
          <w:lang w:val="en-US"/>
        </w:rPr>
        <w:t>; set; }</w:t>
      </w:r>
    </w:p>
    <w:p w:rsidR="00F337A2" w:rsidRPr="00842604" w:rsidRDefault="0053690A" w:rsidP="008555F4">
      <w:pPr>
        <w:shd w:val="clear" w:color="auto" w:fill="FFFFFF"/>
        <w:tabs>
          <w:tab w:val="left" w:pos="1134"/>
        </w:tabs>
        <w:spacing w:after="0"/>
        <w:ind w:firstLine="709"/>
        <w:jc w:val="both"/>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public </w:t>
      </w:r>
      <w:proofErr w:type="spellStart"/>
      <w:r w:rsidRPr="00842604">
        <w:rPr>
          <w:rFonts w:ascii="Times New Roman" w:eastAsia="Times New Roman" w:hAnsi="Times New Roman" w:cs="Times New Roman"/>
          <w:sz w:val="28"/>
          <w:szCs w:val="28"/>
          <w:lang w:val="en-US"/>
        </w:rPr>
        <w:t>DateTime</w:t>
      </w:r>
      <w:proofErr w:type="spellEnd"/>
      <w:r w:rsidRPr="00842604">
        <w:rPr>
          <w:rFonts w:ascii="Times New Roman" w:eastAsia="Times New Roman" w:hAnsi="Times New Roman" w:cs="Times New Roman"/>
          <w:sz w:val="28"/>
          <w:szCs w:val="28"/>
          <w:lang w:val="en-US"/>
        </w:rPr>
        <w:t xml:space="preserve"> Date </w:t>
      </w:r>
      <w:proofErr w:type="gramStart"/>
      <w:r w:rsidRPr="00842604">
        <w:rPr>
          <w:rFonts w:ascii="Times New Roman" w:eastAsia="Times New Roman" w:hAnsi="Times New Roman" w:cs="Times New Roman"/>
          <w:sz w:val="28"/>
          <w:szCs w:val="28"/>
          <w:lang w:val="en-US"/>
        </w:rPr>
        <w:t>{ get</w:t>
      </w:r>
      <w:proofErr w:type="gramEnd"/>
      <w:r w:rsidRPr="00842604">
        <w:rPr>
          <w:rFonts w:ascii="Times New Roman" w:eastAsia="Times New Roman" w:hAnsi="Times New Roman" w:cs="Times New Roman"/>
          <w:sz w:val="28"/>
          <w:szCs w:val="28"/>
          <w:lang w:val="en-US"/>
        </w:rPr>
        <w:t>; set; }}</w:t>
      </w:r>
    </w:p>
    <w:p w:rsidR="00F337A2" w:rsidRPr="00842604" w:rsidRDefault="00F337A2">
      <w:pPr>
        <w:pBdr>
          <w:top w:val="nil"/>
          <w:left w:val="nil"/>
          <w:bottom w:val="nil"/>
          <w:right w:val="nil"/>
          <w:between w:val="nil"/>
        </w:pBdr>
        <w:shd w:val="clear" w:color="auto" w:fill="FFFFFF"/>
        <w:tabs>
          <w:tab w:val="left" w:pos="1134"/>
        </w:tabs>
        <w:spacing w:after="0"/>
        <w:ind w:firstLine="709"/>
        <w:jc w:val="both"/>
        <w:rPr>
          <w:rFonts w:ascii="Times New Roman" w:eastAsia="Times New Roman" w:hAnsi="Times New Roman" w:cs="Times New Roman"/>
          <w:sz w:val="28"/>
          <w:szCs w:val="28"/>
          <w:lang w:val="en-US"/>
        </w:rPr>
      </w:pPr>
    </w:p>
    <w:p w:rsidR="00F337A2" w:rsidRPr="00842604" w:rsidRDefault="0053690A">
      <w:pPr>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lastRenderedPageBreak/>
        <w:t>WPF — современный и гибкий графический интерфейс пользователя (GUI) для приложений .NET. Он позволяет разработчикам создавать привлекательные и интерактивные пользовательские интерфейсы с использованием привязки данных, стилизации и анимации.</w:t>
      </w:r>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Возможности WPF:</w:t>
      </w:r>
    </w:p>
    <w:p w:rsidR="0024503D" w:rsidRDefault="0053690A" w:rsidP="0024503D">
      <w:pPr>
        <w:pStyle w:val="ab"/>
        <w:numPr>
          <w:ilvl w:val="0"/>
          <w:numId w:val="22"/>
        </w:numPr>
        <w:spacing w:after="0"/>
        <w:jc w:val="both"/>
        <w:rPr>
          <w:rFonts w:ascii="Times New Roman" w:eastAsia="Times New Roman" w:hAnsi="Times New Roman" w:cs="Times New Roman"/>
          <w:sz w:val="28"/>
          <w:szCs w:val="28"/>
        </w:rPr>
      </w:pPr>
      <w:r w:rsidRPr="0024503D">
        <w:rPr>
          <w:rFonts w:ascii="Times New Roman" w:eastAsia="Times New Roman" w:hAnsi="Times New Roman" w:cs="Times New Roman"/>
          <w:sz w:val="28"/>
          <w:szCs w:val="28"/>
        </w:rPr>
        <w:t>Поддержка различных устройств, включая сенсорные экраны и планшеты</w:t>
      </w:r>
    </w:p>
    <w:p w:rsidR="0024503D" w:rsidRDefault="0053690A" w:rsidP="0024503D">
      <w:pPr>
        <w:pStyle w:val="ab"/>
        <w:numPr>
          <w:ilvl w:val="0"/>
          <w:numId w:val="22"/>
        </w:numPr>
        <w:spacing w:after="0"/>
        <w:jc w:val="both"/>
        <w:rPr>
          <w:rFonts w:ascii="Times New Roman" w:eastAsia="Times New Roman" w:hAnsi="Times New Roman" w:cs="Times New Roman"/>
          <w:sz w:val="28"/>
          <w:szCs w:val="28"/>
        </w:rPr>
      </w:pPr>
      <w:r w:rsidRPr="0024503D">
        <w:rPr>
          <w:rFonts w:ascii="Times New Roman" w:eastAsia="Times New Roman" w:hAnsi="Times New Roman" w:cs="Times New Roman"/>
          <w:sz w:val="28"/>
          <w:szCs w:val="28"/>
        </w:rPr>
        <w:t>Высокая производительность и эффективность</w:t>
      </w:r>
    </w:p>
    <w:p w:rsidR="0024503D" w:rsidRDefault="0053690A" w:rsidP="0024503D">
      <w:pPr>
        <w:pStyle w:val="ab"/>
        <w:numPr>
          <w:ilvl w:val="0"/>
          <w:numId w:val="22"/>
        </w:numPr>
        <w:spacing w:after="0"/>
        <w:jc w:val="both"/>
        <w:rPr>
          <w:rFonts w:ascii="Times New Roman" w:eastAsia="Times New Roman" w:hAnsi="Times New Roman" w:cs="Times New Roman"/>
          <w:sz w:val="28"/>
          <w:szCs w:val="28"/>
        </w:rPr>
      </w:pPr>
      <w:r w:rsidRPr="0024503D">
        <w:rPr>
          <w:rFonts w:ascii="Times New Roman" w:eastAsia="Times New Roman" w:hAnsi="Times New Roman" w:cs="Times New Roman"/>
          <w:sz w:val="28"/>
          <w:szCs w:val="28"/>
        </w:rPr>
        <w:t>Декларативное программирование, упрощающее определение визуальной части интерфейса</w:t>
      </w:r>
    </w:p>
    <w:p w:rsidR="00F337A2" w:rsidRPr="0024503D" w:rsidRDefault="0053690A" w:rsidP="0024503D">
      <w:pPr>
        <w:pStyle w:val="ab"/>
        <w:numPr>
          <w:ilvl w:val="0"/>
          <w:numId w:val="22"/>
        </w:numPr>
        <w:spacing w:after="0"/>
        <w:jc w:val="both"/>
        <w:rPr>
          <w:rFonts w:ascii="Times New Roman" w:eastAsia="Times New Roman" w:hAnsi="Times New Roman" w:cs="Times New Roman"/>
          <w:sz w:val="28"/>
          <w:szCs w:val="28"/>
        </w:rPr>
      </w:pPr>
      <w:r w:rsidRPr="0024503D">
        <w:rPr>
          <w:rFonts w:ascii="Times New Roman" w:eastAsia="Times New Roman" w:hAnsi="Times New Roman" w:cs="Times New Roman"/>
          <w:sz w:val="28"/>
          <w:szCs w:val="28"/>
        </w:rPr>
        <w:t>Экспорт пользовательских интерфейсов в различные форматы (например, XAML, PDF)</w:t>
      </w:r>
    </w:p>
    <w:p w:rsidR="0024503D" w:rsidRDefault="0053690A" w:rsidP="0024503D">
      <w:pPr>
        <w:pStyle w:val="ab"/>
        <w:numPr>
          <w:ilvl w:val="3"/>
          <w:numId w:val="21"/>
        </w:numPr>
        <w:spacing w:after="0"/>
        <w:ind w:left="1276" w:hanging="425"/>
        <w:jc w:val="both"/>
        <w:rPr>
          <w:rFonts w:ascii="Times New Roman" w:eastAsia="Times New Roman" w:hAnsi="Times New Roman" w:cs="Times New Roman"/>
          <w:sz w:val="28"/>
          <w:szCs w:val="28"/>
        </w:rPr>
      </w:pPr>
      <w:r w:rsidRPr="0024503D">
        <w:rPr>
          <w:rFonts w:ascii="Times New Roman" w:eastAsia="Times New Roman" w:hAnsi="Times New Roman" w:cs="Times New Roman"/>
          <w:sz w:val="28"/>
          <w:szCs w:val="28"/>
        </w:rPr>
        <w:t>Библиотеки для расширения WPF:</w:t>
      </w:r>
    </w:p>
    <w:p w:rsidR="0024503D" w:rsidRDefault="0053690A" w:rsidP="0024503D">
      <w:pPr>
        <w:pStyle w:val="ab"/>
        <w:numPr>
          <w:ilvl w:val="4"/>
          <w:numId w:val="21"/>
        </w:numPr>
        <w:spacing w:after="0"/>
        <w:ind w:left="1843" w:hanging="567"/>
        <w:jc w:val="both"/>
        <w:rPr>
          <w:rFonts w:ascii="Times New Roman" w:eastAsia="Times New Roman" w:hAnsi="Times New Roman" w:cs="Times New Roman"/>
          <w:sz w:val="28"/>
          <w:szCs w:val="28"/>
        </w:rPr>
      </w:pPr>
      <w:proofErr w:type="spellStart"/>
      <w:r w:rsidRPr="0024503D">
        <w:rPr>
          <w:rFonts w:ascii="Times New Roman" w:eastAsia="Times New Roman" w:hAnsi="Times New Roman" w:cs="Times New Roman"/>
          <w:sz w:val="28"/>
          <w:szCs w:val="28"/>
        </w:rPr>
        <w:t>Entity</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Framework</w:t>
      </w:r>
      <w:proofErr w:type="spellEnd"/>
      <w:r w:rsidRPr="0024503D">
        <w:rPr>
          <w:rFonts w:ascii="Times New Roman" w:eastAsia="Times New Roman" w:hAnsi="Times New Roman" w:cs="Times New Roman"/>
          <w:sz w:val="28"/>
          <w:szCs w:val="28"/>
        </w:rPr>
        <w:t>: Библиотека для работы с данными, позволяющая разработчикам использовать объекты .NET для моделирования и взаимодействия с реляционными базами данных.</w:t>
      </w:r>
    </w:p>
    <w:p w:rsidR="0024503D" w:rsidRDefault="0053690A" w:rsidP="0024503D">
      <w:pPr>
        <w:pStyle w:val="ab"/>
        <w:numPr>
          <w:ilvl w:val="4"/>
          <w:numId w:val="21"/>
        </w:numPr>
        <w:spacing w:after="0"/>
        <w:ind w:left="1843" w:hanging="567"/>
        <w:jc w:val="both"/>
        <w:rPr>
          <w:rFonts w:ascii="Times New Roman" w:eastAsia="Times New Roman" w:hAnsi="Times New Roman" w:cs="Times New Roman"/>
          <w:sz w:val="28"/>
          <w:szCs w:val="28"/>
        </w:rPr>
      </w:pPr>
      <w:proofErr w:type="spellStart"/>
      <w:r w:rsidRPr="0024503D">
        <w:rPr>
          <w:rFonts w:ascii="Times New Roman" w:eastAsia="Times New Roman" w:hAnsi="Times New Roman" w:cs="Times New Roman"/>
          <w:sz w:val="28"/>
          <w:szCs w:val="28"/>
        </w:rPr>
        <w:t>Microsoft</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Toolkit</w:t>
      </w:r>
      <w:proofErr w:type="spellEnd"/>
      <w:r w:rsidRPr="0024503D">
        <w:rPr>
          <w:rFonts w:ascii="Times New Roman" w:eastAsia="Times New Roman" w:hAnsi="Times New Roman" w:cs="Times New Roman"/>
          <w:sz w:val="28"/>
          <w:szCs w:val="28"/>
        </w:rPr>
        <w:t>: Коллекция библиотек для расширения функциональности WPF, включая элементы управления, утилиты и службы.</w:t>
      </w:r>
    </w:p>
    <w:p w:rsidR="0024503D" w:rsidRDefault="0053690A" w:rsidP="0024503D">
      <w:pPr>
        <w:pStyle w:val="ab"/>
        <w:numPr>
          <w:ilvl w:val="4"/>
          <w:numId w:val="21"/>
        </w:numPr>
        <w:spacing w:after="0"/>
        <w:ind w:left="1843" w:hanging="567"/>
        <w:jc w:val="both"/>
        <w:rPr>
          <w:rFonts w:ascii="Times New Roman" w:eastAsia="Times New Roman" w:hAnsi="Times New Roman" w:cs="Times New Roman"/>
          <w:sz w:val="28"/>
          <w:szCs w:val="28"/>
        </w:rPr>
      </w:pPr>
      <w:proofErr w:type="spellStart"/>
      <w:r w:rsidRPr="0024503D">
        <w:rPr>
          <w:rFonts w:ascii="Times New Roman" w:eastAsia="Times New Roman" w:hAnsi="Times New Roman" w:cs="Times New Roman"/>
          <w:sz w:val="28"/>
          <w:szCs w:val="28"/>
        </w:rPr>
        <w:t>LiveChart</w:t>
      </w:r>
      <w:proofErr w:type="spellEnd"/>
      <w:r w:rsidRPr="0024503D">
        <w:rPr>
          <w:rFonts w:ascii="Times New Roman" w:eastAsia="Times New Roman" w:hAnsi="Times New Roman" w:cs="Times New Roman"/>
          <w:sz w:val="28"/>
          <w:szCs w:val="28"/>
        </w:rPr>
        <w:t>: Библиотека для создания интерактивных и настраиваемых диаграмм и графиков в WPF-приложениях.</w:t>
      </w:r>
    </w:p>
    <w:p w:rsidR="0024503D" w:rsidRDefault="0024503D" w:rsidP="0024503D">
      <w:pPr>
        <w:pStyle w:val="ab"/>
        <w:numPr>
          <w:ilvl w:val="4"/>
          <w:numId w:val="21"/>
        </w:numPr>
        <w:spacing w:after="0"/>
        <w:ind w:left="1843" w:hanging="567"/>
        <w:jc w:val="both"/>
        <w:rPr>
          <w:rFonts w:ascii="Times New Roman" w:eastAsia="Times New Roman" w:hAnsi="Times New Roman" w:cs="Times New Roman"/>
          <w:sz w:val="28"/>
          <w:szCs w:val="28"/>
        </w:rPr>
      </w:pPr>
      <w:proofErr w:type="spellStart"/>
      <w:r w:rsidRPr="0024503D">
        <w:rPr>
          <w:rFonts w:ascii="Times New Roman" w:eastAsia="Times New Roman" w:hAnsi="Times New Roman" w:cs="Times New Roman"/>
          <w:sz w:val="28"/>
          <w:szCs w:val="28"/>
        </w:rPr>
        <w:t>Microsoft.Maps.MapControl.WPF</w:t>
      </w:r>
      <w:proofErr w:type="spellEnd"/>
      <w:r w:rsidRPr="0024503D">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24503D">
        <w:rPr>
          <w:rFonts w:ascii="Times New Roman" w:eastAsia="Times New Roman" w:hAnsi="Times New Roman" w:cs="Times New Roman"/>
          <w:sz w:val="28"/>
          <w:szCs w:val="28"/>
        </w:rPr>
        <w:t>Б</w:t>
      </w:r>
      <w:r w:rsidRPr="0024503D">
        <w:rPr>
          <w:rFonts w:ascii="Times New Roman" w:eastAsia="Times New Roman" w:hAnsi="Times New Roman" w:cs="Times New Roman"/>
          <w:sz w:val="28"/>
          <w:szCs w:val="28"/>
        </w:rPr>
        <w:t xml:space="preserve">иблиотека для создания и отображения карт в приложениях </w:t>
      </w:r>
      <w:proofErr w:type="spellStart"/>
      <w:r w:rsidRPr="0024503D">
        <w:rPr>
          <w:rFonts w:ascii="Times New Roman" w:eastAsia="Times New Roman" w:hAnsi="Times New Roman" w:cs="Times New Roman"/>
          <w:sz w:val="28"/>
          <w:szCs w:val="28"/>
        </w:rPr>
        <w:t>Windows</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Presentation</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Foundation</w:t>
      </w:r>
      <w:proofErr w:type="spellEnd"/>
      <w:r w:rsidRPr="0024503D">
        <w:rPr>
          <w:rFonts w:ascii="Times New Roman" w:eastAsia="Times New Roman" w:hAnsi="Times New Roman" w:cs="Times New Roman"/>
          <w:sz w:val="28"/>
          <w:szCs w:val="28"/>
        </w:rPr>
        <w:t xml:space="preserve"> (WPF). Она позволяет разработчикам легко добавлять карты </w:t>
      </w:r>
      <w:proofErr w:type="spellStart"/>
      <w:r w:rsidRPr="0024503D">
        <w:rPr>
          <w:rFonts w:ascii="Times New Roman" w:eastAsia="Times New Roman" w:hAnsi="Times New Roman" w:cs="Times New Roman"/>
          <w:sz w:val="28"/>
          <w:szCs w:val="28"/>
        </w:rPr>
        <w:t>Bing</w:t>
      </w:r>
      <w:proofErr w:type="spellEnd"/>
      <w:r w:rsidRPr="0024503D">
        <w:rPr>
          <w:rFonts w:ascii="Times New Roman" w:eastAsia="Times New Roman" w:hAnsi="Times New Roman" w:cs="Times New Roman"/>
          <w:sz w:val="28"/>
          <w:szCs w:val="28"/>
        </w:rPr>
        <w:t xml:space="preserve"> и другие картографические сервисы в свои приложения.</w:t>
      </w:r>
    </w:p>
    <w:p w:rsidR="00F337A2" w:rsidRPr="0024503D" w:rsidRDefault="0053690A" w:rsidP="0024503D">
      <w:pPr>
        <w:pStyle w:val="ab"/>
        <w:numPr>
          <w:ilvl w:val="3"/>
          <w:numId w:val="21"/>
        </w:numPr>
        <w:spacing w:after="0"/>
        <w:ind w:left="1276" w:hanging="425"/>
        <w:jc w:val="both"/>
        <w:rPr>
          <w:rFonts w:ascii="Times New Roman" w:eastAsia="Times New Roman" w:hAnsi="Times New Roman" w:cs="Times New Roman"/>
          <w:sz w:val="28"/>
          <w:szCs w:val="28"/>
        </w:rPr>
      </w:pPr>
      <w:r w:rsidRPr="0024503D">
        <w:rPr>
          <w:rFonts w:ascii="Times New Roman" w:eastAsia="Times New Roman" w:hAnsi="Times New Roman" w:cs="Times New Roman"/>
          <w:sz w:val="28"/>
          <w:szCs w:val="28"/>
        </w:rPr>
        <w:t>Библиотеки для экспорта в различные файлы:</w:t>
      </w:r>
    </w:p>
    <w:p w:rsidR="00F337A2" w:rsidRPr="00842604" w:rsidRDefault="0053690A" w:rsidP="0024503D">
      <w:pPr>
        <w:pStyle w:val="ab"/>
        <w:numPr>
          <w:ilvl w:val="4"/>
          <w:numId w:val="21"/>
        </w:numPr>
        <w:spacing w:after="0"/>
        <w:ind w:left="1843" w:hanging="567"/>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ClosedXML</w:t>
      </w:r>
      <w:proofErr w:type="spellEnd"/>
      <w:r w:rsidRPr="00842604">
        <w:rPr>
          <w:rFonts w:ascii="Times New Roman" w:eastAsia="Times New Roman" w:hAnsi="Times New Roman" w:cs="Times New Roman"/>
          <w:sz w:val="28"/>
          <w:szCs w:val="28"/>
        </w:rPr>
        <w:t xml:space="preserve">: Библиотека для работы с электронными таблицами </w:t>
      </w:r>
      <w:proofErr w:type="spellStart"/>
      <w:r w:rsidRPr="00842604">
        <w:rPr>
          <w:rFonts w:ascii="Times New Roman" w:eastAsia="Times New Roman" w:hAnsi="Times New Roman" w:cs="Times New Roman"/>
          <w:sz w:val="28"/>
          <w:szCs w:val="28"/>
        </w:rPr>
        <w:t>Excel</w:t>
      </w:r>
      <w:proofErr w:type="spellEnd"/>
      <w:r w:rsidRPr="00842604">
        <w:rPr>
          <w:rFonts w:ascii="Times New Roman" w:eastAsia="Times New Roman" w:hAnsi="Times New Roman" w:cs="Times New Roman"/>
          <w:sz w:val="28"/>
          <w:szCs w:val="28"/>
        </w:rPr>
        <w:t xml:space="preserve">, позволяющая разработчикам создавать, редактировать и экспортировать файлы </w:t>
      </w:r>
      <w:proofErr w:type="spellStart"/>
      <w:r w:rsidRPr="00842604">
        <w:rPr>
          <w:rFonts w:ascii="Times New Roman" w:eastAsia="Times New Roman" w:hAnsi="Times New Roman" w:cs="Times New Roman"/>
          <w:sz w:val="28"/>
          <w:szCs w:val="28"/>
        </w:rPr>
        <w:t>Excel</w:t>
      </w:r>
      <w:proofErr w:type="spellEnd"/>
      <w:r w:rsidRPr="00842604">
        <w:rPr>
          <w:rFonts w:ascii="Times New Roman" w:eastAsia="Times New Roman" w:hAnsi="Times New Roman" w:cs="Times New Roman"/>
          <w:sz w:val="28"/>
          <w:szCs w:val="28"/>
        </w:rPr>
        <w:t xml:space="preserve"> из WPF-приложений.</w:t>
      </w:r>
    </w:p>
    <w:p w:rsidR="00F337A2" w:rsidRDefault="0053690A" w:rsidP="0024503D">
      <w:pPr>
        <w:pStyle w:val="ab"/>
        <w:numPr>
          <w:ilvl w:val="4"/>
          <w:numId w:val="21"/>
        </w:numPr>
        <w:spacing w:after="0"/>
        <w:ind w:left="1843" w:hanging="567"/>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 Spire.XLS: Библиотека для работы с электронными таблицами, поддерживающая широкий спектр форматов файлов, таких как </w:t>
      </w:r>
      <w:proofErr w:type="spellStart"/>
      <w:r w:rsidRPr="00842604">
        <w:rPr>
          <w:rFonts w:ascii="Times New Roman" w:eastAsia="Times New Roman" w:hAnsi="Times New Roman" w:cs="Times New Roman"/>
          <w:sz w:val="28"/>
          <w:szCs w:val="28"/>
        </w:rPr>
        <w:t>Excel</w:t>
      </w:r>
      <w:proofErr w:type="spellEnd"/>
      <w:r w:rsidRPr="00842604">
        <w:rPr>
          <w:rFonts w:ascii="Times New Roman" w:eastAsia="Times New Roman" w:hAnsi="Times New Roman" w:cs="Times New Roman"/>
          <w:sz w:val="28"/>
          <w:szCs w:val="28"/>
        </w:rPr>
        <w:t>, CSV и HTML.</w:t>
      </w:r>
    </w:p>
    <w:p w:rsidR="0024503D" w:rsidRDefault="0024503D" w:rsidP="0024503D">
      <w:pPr>
        <w:pStyle w:val="ab"/>
        <w:numPr>
          <w:ilvl w:val="4"/>
          <w:numId w:val="21"/>
        </w:numPr>
        <w:spacing w:after="0"/>
        <w:ind w:left="1843" w:hanging="567"/>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iTextSharp</w:t>
      </w:r>
      <w:proofErr w:type="spellEnd"/>
      <w:r w:rsidRPr="0024503D">
        <w:rPr>
          <w:rFonts w:ascii="Times New Roman" w:eastAsia="Times New Roman" w:hAnsi="Times New Roman" w:cs="Times New Roman"/>
          <w:sz w:val="28"/>
          <w:szCs w:val="28"/>
        </w:rPr>
        <w:t>: Б</w:t>
      </w:r>
      <w:r w:rsidRPr="0024503D">
        <w:rPr>
          <w:rFonts w:ascii="Times New Roman" w:eastAsia="Times New Roman" w:hAnsi="Times New Roman" w:cs="Times New Roman"/>
          <w:sz w:val="28"/>
          <w:szCs w:val="28"/>
        </w:rPr>
        <w:t>иблиотека с открытым исходным кодом для создания и управления документами PDF в приложениях .NET. Она предоставляет широкий набор функций для создания сложных и настраиваемых PDF-документов.</w:t>
      </w:r>
    </w:p>
    <w:p w:rsidR="0024503D" w:rsidRPr="0024503D" w:rsidRDefault="0024503D" w:rsidP="0024503D">
      <w:pPr>
        <w:pStyle w:val="ab"/>
        <w:numPr>
          <w:ilvl w:val="4"/>
          <w:numId w:val="21"/>
        </w:numPr>
        <w:spacing w:after="0"/>
        <w:ind w:left="1843" w:hanging="567"/>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OfficeOpenXml</w:t>
      </w:r>
      <w:proofErr w:type="spellEnd"/>
      <w:r w:rsidRPr="0024503D">
        <w:rPr>
          <w:rFonts w:ascii="Times New Roman" w:eastAsia="Times New Roman" w:hAnsi="Times New Roman" w:cs="Times New Roman"/>
          <w:sz w:val="28"/>
          <w:szCs w:val="28"/>
        </w:rPr>
        <w:t>: Б</w:t>
      </w:r>
      <w:r w:rsidRPr="0024503D">
        <w:rPr>
          <w:rFonts w:ascii="Times New Roman" w:eastAsia="Times New Roman" w:hAnsi="Times New Roman" w:cs="Times New Roman"/>
          <w:sz w:val="28"/>
          <w:szCs w:val="28"/>
        </w:rPr>
        <w:t xml:space="preserve">иблиотека с открытым исходным кодом для работы с документами </w:t>
      </w:r>
      <w:proofErr w:type="spellStart"/>
      <w:r w:rsidRPr="0024503D">
        <w:rPr>
          <w:rFonts w:ascii="Times New Roman" w:eastAsia="Times New Roman" w:hAnsi="Times New Roman" w:cs="Times New Roman"/>
          <w:sz w:val="28"/>
          <w:szCs w:val="28"/>
        </w:rPr>
        <w:t>Microsoft</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Office</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Word</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Excel</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PowerPoint</w:t>
      </w:r>
      <w:proofErr w:type="spellEnd"/>
      <w:r w:rsidRPr="0024503D">
        <w:rPr>
          <w:rFonts w:ascii="Times New Roman" w:eastAsia="Times New Roman" w:hAnsi="Times New Roman" w:cs="Times New Roman"/>
          <w:sz w:val="28"/>
          <w:szCs w:val="28"/>
        </w:rPr>
        <w:t xml:space="preserve">) в приложениях .NET. Она позволяет разработчикам создавать, </w:t>
      </w:r>
      <w:r w:rsidRPr="0024503D">
        <w:rPr>
          <w:rFonts w:ascii="Times New Roman" w:eastAsia="Times New Roman" w:hAnsi="Times New Roman" w:cs="Times New Roman"/>
          <w:sz w:val="28"/>
          <w:szCs w:val="28"/>
        </w:rPr>
        <w:lastRenderedPageBreak/>
        <w:t xml:space="preserve">редактировать и управлять документами </w:t>
      </w:r>
      <w:proofErr w:type="spellStart"/>
      <w:r w:rsidRPr="0024503D">
        <w:rPr>
          <w:rFonts w:ascii="Times New Roman" w:eastAsia="Times New Roman" w:hAnsi="Times New Roman" w:cs="Times New Roman"/>
          <w:sz w:val="28"/>
          <w:szCs w:val="28"/>
        </w:rPr>
        <w:t>Office</w:t>
      </w:r>
      <w:proofErr w:type="spellEnd"/>
      <w:r w:rsidRPr="0024503D">
        <w:rPr>
          <w:rFonts w:ascii="Times New Roman" w:eastAsia="Times New Roman" w:hAnsi="Times New Roman" w:cs="Times New Roman"/>
          <w:sz w:val="28"/>
          <w:szCs w:val="28"/>
        </w:rPr>
        <w:t xml:space="preserve"> без необходимости использования самого пакета </w:t>
      </w:r>
      <w:proofErr w:type="spellStart"/>
      <w:r w:rsidRPr="0024503D">
        <w:rPr>
          <w:rFonts w:ascii="Times New Roman" w:eastAsia="Times New Roman" w:hAnsi="Times New Roman" w:cs="Times New Roman"/>
          <w:sz w:val="28"/>
          <w:szCs w:val="28"/>
        </w:rPr>
        <w:t>Microsoft</w:t>
      </w:r>
      <w:proofErr w:type="spellEnd"/>
      <w:r w:rsidRPr="0024503D">
        <w:rPr>
          <w:rFonts w:ascii="Times New Roman" w:eastAsia="Times New Roman" w:hAnsi="Times New Roman" w:cs="Times New Roman"/>
          <w:sz w:val="28"/>
          <w:szCs w:val="28"/>
        </w:rPr>
        <w:t xml:space="preserve"> </w:t>
      </w:r>
      <w:proofErr w:type="spellStart"/>
      <w:r w:rsidRPr="0024503D">
        <w:rPr>
          <w:rFonts w:ascii="Times New Roman" w:eastAsia="Times New Roman" w:hAnsi="Times New Roman" w:cs="Times New Roman"/>
          <w:sz w:val="28"/>
          <w:szCs w:val="28"/>
        </w:rPr>
        <w:t>Office</w:t>
      </w:r>
      <w:proofErr w:type="spellEnd"/>
      <w:r w:rsidRPr="0024503D">
        <w:rPr>
          <w:rFonts w:ascii="Times New Roman" w:eastAsia="Times New Roman" w:hAnsi="Times New Roman" w:cs="Times New Roman"/>
          <w:sz w:val="28"/>
          <w:szCs w:val="28"/>
        </w:rPr>
        <w:t>.</w:t>
      </w:r>
    </w:p>
    <w:p w:rsidR="00F337A2" w:rsidRPr="00842604" w:rsidRDefault="0053690A" w:rsidP="00842604">
      <w:pPr>
        <w:pStyle w:val="3"/>
        <w:numPr>
          <w:ilvl w:val="2"/>
          <w:numId w:val="14"/>
        </w:numPr>
        <w:ind w:left="1418" w:hanging="709"/>
        <w:rPr>
          <w:rFonts w:ascii="Times New Roman" w:hAnsi="Times New Roman" w:cs="Times New Roman"/>
          <w:b w:val="0"/>
        </w:rPr>
      </w:pPr>
      <w:bookmarkStart w:id="22" w:name="_Toc169175718"/>
      <w:r w:rsidRPr="00842604">
        <w:rPr>
          <w:rFonts w:ascii="Times New Roman" w:hAnsi="Times New Roman" w:cs="Times New Roman"/>
          <w:b w:val="0"/>
        </w:rPr>
        <w:t>Разработка запросов</w:t>
      </w:r>
      <w:bookmarkEnd w:id="22"/>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В данном приложение есть 17 запросов:</w:t>
      </w:r>
    </w:p>
    <w:p w:rsidR="00F337A2" w:rsidRPr="00842604" w:rsidRDefault="0053690A">
      <w:pPr>
        <w:numPr>
          <w:ilvl w:val="0"/>
          <w:numId w:val="15"/>
        </w:numPr>
        <w:pBdr>
          <w:top w:val="nil"/>
          <w:left w:val="nil"/>
          <w:bottom w:val="nil"/>
          <w:right w:val="nil"/>
          <w:between w:val="nil"/>
        </w:pBdr>
        <w:spacing w:after="0" w:line="240" w:lineRule="auto"/>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В </w:t>
      </w:r>
      <w:r w:rsidRPr="00842604">
        <w:rPr>
          <w:rFonts w:ascii="Times New Roman" w:eastAsia="Times New Roman" w:hAnsi="Times New Roman" w:cs="Times New Roman"/>
          <w:sz w:val="28"/>
          <w:szCs w:val="28"/>
        </w:rPr>
        <w:t>окне</w:t>
      </w:r>
      <w:r w:rsidRPr="00842604">
        <w:rPr>
          <w:rFonts w:ascii="Times New Roman" w:eastAsia="Times New Roman" w:hAnsi="Times New Roman" w:cs="Times New Roman"/>
          <w:color w:val="000000"/>
          <w:sz w:val="28"/>
          <w:szCs w:val="28"/>
        </w:rPr>
        <w:t xml:space="preserve"> «</w:t>
      </w:r>
      <w:r w:rsidRPr="00842604">
        <w:rPr>
          <w:rFonts w:ascii="Times New Roman" w:eastAsia="Times New Roman" w:hAnsi="Times New Roman" w:cs="Times New Roman"/>
          <w:sz w:val="28"/>
          <w:szCs w:val="28"/>
        </w:rPr>
        <w:t>Настройки</w:t>
      </w:r>
      <w:r w:rsidRPr="00842604">
        <w:rPr>
          <w:rFonts w:ascii="Times New Roman" w:eastAsia="Times New Roman" w:hAnsi="Times New Roman" w:cs="Times New Roman"/>
          <w:color w:val="000000"/>
          <w:sz w:val="28"/>
          <w:szCs w:val="28"/>
        </w:rPr>
        <w:t>»:</w:t>
      </w:r>
    </w:p>
    <w:p w:rsidR="00F337A2" w:rsidRPr="00842604" w:rsidRDefault="0053690A">
      <w:pPr>
        <w:numPr>
          <w:ilvl w:val="0"/>
          <w:numId w:val="15"/>
        </w:numPr>
        <w:spacing w:after="0" w:line="240" w:lineRule="auto"/>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смену темы;</w:t>
      </w:r>
    </w:p>
    <w:p w:rsidR="00F337A2" w:rsidRPr="00842604" w:rsidRDefault="0053690A">
      <w:pPr>
        <w:numPr>
          <w:ilvl w:val="0"/>
          <w:numId w:val="15"/>
        </w:numPr>
        <w:spacing w:after="0" w:line="240" w:lineRule="auto"/>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смену пароля;</w:t>
      </w:r>
    </w:p>
    <w:p w:rsidR="00F337A2" w:rsidRPr="00842604" w:rsidRDefault="0053690A">
      <w:pPr>
        <w:numPr>
          <w:ilvl w:val="0"/>
          <w:numId w:val="15"/>
        </w:numPr>
        <w:spacing w:after="0" w:line="240" w:lineRule="auto"/>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загрузку картинки;</w:t>
      </w:r>
    </w:p>
    <w:p w:rsidR="00F337A2" w:rsidRPr="00842604" w:rsidRDefault="0053690A">
      <w:pPr>
        <w:numPr>
          <w:ilvl w:val="0"/>
          <w:numId w:val="15"/>
        </w:numPr>
        <w:spacing w:after="0" w:line="240" w:lineRule="auto"/>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изменения текущего авторизованного пользователя.</w:t>
      </w:r>
    </w:p>
    <w:p w:rsidR="00F337A2" w:rsidRPr="00842604" w:rsidRDefault="0053690A" w:rsidP="00A774C2">
      <w:pPr>
        <w:pBdr>
          <w:top w:val="nil"/>
          <w:left w:val="nil"/>
          <w:bottom w:val="nil"/>
          <w:right w:val="nil"/>
          <w:between w:val="nil"/>
        </w:pBdr>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drawing>
          <wp:inline distT="114300" distB="114300" distL="114300" distR="114300">
            <wp:extent cx="4973217" cy="2883159"/>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2"/>
                    <a:srcRect/>
                    <a:stretch>
                      <a:fillRect/>
                    </a:stretch>
                  </pic:blipFill>
                  <pic:spPr>
                    <a:xfrm>
                      <a:off x="0" y="0"/>
                      <a:ext cx="5033031" cy="2917836"/>
                    </a:xfrm>
                    <a:prstGeom prst="rect">
                      <a:avLst/>
                    </a:prstGeom>
                    <a:ln/>
                  </pic:spPr>
                </pic:pic>
              </a:graphicData>
            </a:graphic>
          </wp:inline>
        </w:drawing>
      </w:r>
    </w:p>
    <w:p w:rsidR="00F337A2" w:rsidRPr="00842604" w:rsidRDefault="0053690A" w:rsidP="00A774C2">
      <w:pPr>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lastRenderedPageBreak/>
        <w:drawing>
          <wp:inline distT="114300" distB="114300" distL="114300" distR="114300">
            <wp:extent cx="5876925" cy="6200775"/>
            <wp:effectExtent l="0" t="0" r="0" b="0"/>
            <wp:docPr id="11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3"/>
                    <a:srcRect/>
                    <a:stretch>
                      <a:fillRect/>
                    </a:stretch>
                  </pic:blipFill>
                  <pic:spPr>
                    <a:xfrm>
                      <a:off x="0" y="0"/>
                      <a:ext cx="5876925" cy="6200775"/>
                    </a:xfrm>
                    <a:prstGeom prst="rect">
                      <a:avLst/>
                    </a:prstGeom>
                    <a:ln/>
                  </pic:spPr>
                </pic:pic>
              </a:graphicData>
            </a:graphic>
          </wp:inline>
        </w:drawing>
      </w:r>
    </w:p>
    <w:p w:rsidR="00F337A2" w:rsidRPr="00842604" w:rsidRDefault="0053690A" w:rsidP="00A774C2">
      <w:pPr>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Рисунок 18 Окно настроек.</w:t>
      </w:r>
    </w:p>
    <w:p w:rsidR="00F337A2" w:rsidRPr="00842604" w:rsidRDefault="0053690A">
      <w:pPr>
        <w:numPr>
          <w:ilvl w:val="0"/>
          <w:numId w:val="15"/>
        </w:numPr>
        <w:pBdr>
          <w:top w:val="nil"/>
          <w:left w:val="nil"/>
          <w:bottom w:val="nil"/>
          <w:right w:val="nil"/>
          <w:between w:val="nil"/>
        </w:pBdr>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 xml:space="preserve">В </w:t>
      </w:r>
      <w:r w:rsidRPr="00842604">
        <w:rPr>
          <w:rFonts w:ascii="Times New Roman" w:eastAsia="Times New Roman" w:hAnsi="Times New Roman" w:cs="Times New Roman"/>
          <w:sz w:val="28"/>
          <w:szCs w:val="28"/>
        </w:rPr>
        <w:t>Окне</w:t>
      </w:r>
      <w:r w:rsidRPr="00842604">
        <w:rPr>
          <w:rFonts w:ascii="Times New Roman" w:eastAsia="Times New Roman" w:hAnsi="Times New Roman" w:cs="Times New Roman"/>
          <w:color w:val="000000"/>
          <w:sz w:val="28"/>
          <w:szCs w:val="28"/>
        </w:rPr>
        <w:t xml:space="preserve"> «</w:t>
      </w:r>
      <w:r w:rsidRPr="00842604">
        <w:rPr>
          <w:rFonts w:ascii="Times New Roman" w:eastAsia="Times New Roman" w:hAnsi="Times New Roman" w:cs="Times New Roman"/>
          <w:sz w:val="28"/>
          <w:szCs w:val="28"/>
        </w:rPr>
        <w:t>Добавления</w:t>
      </w:r>
      <w:r w:rsidRPr="00842604">
        <w:rPr>
          <w:rFonts w:ascii="Times New Roman" w:eastAsia="Times New Roman" w:hAnsi="Times New Roman" w:cs="Times New Roman"/>
          <w:color w:val="000000"/>
          <w:sz w:val="28"/>
          <w:szCs w:val="28"/>
        </w:rPr>
        <w:t>»:</w:t>
      </w:r>
    </w:p>
    <w:p w:rsidR="00F337A2" w:rsidRPr="00842604" w:rsidRDefault="0053690A">
      <w:pPr>
        <w:numPr>
          <w:ilvl w:val="0"/>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Запросы на подстановку значений;</w:t>
      </w:r>
    </w:p>
    <w:p w:rsidR="00F337A2" w:rsidRPr="00842604" w:rsidRDefault="0053690A">
      <w:pPr>
        <w:numPr>
          <w:ilvl w:val="0"/>
          <w:numId w:val="15"/>
        </w:numPr>
        <w:spacing w:after="0" w:line="240" w:lineRule="auto"/>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добавление выбранной сущности;</w:t>
      </w:r>
    </w:p>
    <w:p w:rsidR="00F337A2" w:rsidRPr="00842604" w:rsidRDefault="0053690A" w:rsidP="00A774C2">
      <w:pPr>
        <w:spacing w:after="0" w:line="240" w:lineRule="auto"/>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lastRenderedPageBreak/>
        <w:drawing>
          <wp:inline distT="114300" distB="114300" distL="114300" distR="114300">
            <wp:extent cx="6300795" cy="36195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4"/>
                    <a:srcRect/>
                    <a:stretch>
                      <a:fillRect/>
                    </a:stretch>
                  </pic:blipFill>
                  <pic:spPr>
                    <a:xfrm>
                      <a:off x="0" y="0"/>
                      <a:ext cx="6300795" cy="3619500"/>
                    </a:xfrm>
                    <a:prstGeom prst="rect">
                      <a:avLst/>
                    </a:prstGeom>
                    <a:ln/>
                  </pic:spPr>
                </pic:pic>
              </a:graphicData>
            </a:graphic>
          </wp:inline>
        </w:drawing>
      </w:r>
    </w:p>
    <w:p w:rsidR="00F337A2" w:rsidRPr="00842604" w:rsidRDefault="0053690A" w:rsidP="00A774C2">
      <w:pPr>
        <w:spacing w:after="0" w:line="240" w:lineRule="auto"/>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drawing>
          <wp:inline distT="114300" distB="114300" distL="114300" distR="114300">
            <wp:extent cx="6300795" cy="36195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5"/>
                    <a:srcRect/>
                    <a:stretch>
                      <a:fillRect/>
                    </a:stretch>
                  </pic:blipFill>
                  <pic:spPr>
                    <a:xfrm>
                      <a:off x="0" y="0"/>
                      <a:ext cx="6300795" cy="3619500"/>
                    </a:xfrm>
                    <a:prstGeom prst="rect">
                      <a:avLst/>
                    </a:prstGeom>
                    <a:ln/>
                  </pic:spPr>
                </pic:pic>
              </a:graphicData>
            </a:graphic>
          </wp:inline>
        </w:drawing>
      </w:r>
    </w:p>
    <w:p w:rsidR="00F337A2" w:rsidRPr="00842604" w:rsidRDefault="0053690A" w:rsidP="00A774C2">
      <w:pPr>
        <w:jc w:val="cente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rPr>
        <w:t>Рисунок</w:t>
      </w:r>
      <w:r w:rsidRPr="00842604">
        <w:rPr>
          <w:rFonts w:ascii="Times New Roman" w:eastAsia="Times New Roman" w:hAnsi="Times New Roman" w:cs="Times New Roman"/>
          <w:sz w:val="28"/>
          <w:szCs w:val="28"/>
          <w:lang w:val="en-US"/>
        </w:rPr>
        <w:t xml:space="preserve"> 19 – </w:t>
      </w:r>
      <w:r w:rsidRPr="00842604">
        <w:rPr>
          <w:rFonts w:ascii="Times New Roman" w:eastAsia="Times New Roman" w:hAnsi="Times New Roman" w:cs="Times New Roman"/>
          <w:sz w:val="28"/>
          <w:szCs w:val="28"/>
        </w:rPr>
        <w:t>Окно</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добавления</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пользователя</w:t>
      </w:r>
      <w:r w:rsidRPr="00842604">
        <w:rPr>
          <w:rFonts w:ascii="Times New Roman" w:eastAsia="Times New Roman" w:hAnsi="Times New Roman" w:cs="Times New Roman"/>
          <w:sz w:val="28"/>
          <w:szCs w:val="28"/>
          <w:lang w:val="en-US"/>
        </w:rPr>
        <w:t>.</w:t>
      </w:r>
    </w:p>
    <w:p w:rsidR="008555F4"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private void </w:t>
      </w:r>
      <w:proofErr w:type="spellStart"/>
      <w:r w:rsidRPr="00842604">
        <w:rPr>
          <w:rFonts w:ascii="Times New Roman" w:eastAsia="Times New Roman" w:hAnsi="Times New Roman" w:cs="Times New Roman"/>
          <w:sz w:val="28"/>
          <w:szCs w:val="28"/>
          <w:lang w:val="en-US"/>
        </w:rPr>
        <w:t>AddButton_</w:t>
      </w:r>
      <w:proofErr w:type="gramStart"/>
      <w:r w:rsidRPr="00842604">
        <w:rPr>
          <w:rFonts w:ascii="Times New Roman" w:eastAsia="Times New Roman" w:hAnsi="Times New Roman" w:cs="Times New Roman"/>
          <w:sz w:val="28"/>
          <w:szCs w:val="28"/>
          <w:lang w:val="en-US"/>
        </w:rPr>
        <w:t>Click</w:t>
      </w:r>
      <w:proofErr w:type="spellEnd"/>
      <w:r w:rsidRPr="00842604">
        <w:rPr>
          <w:rFonts w:ascii="Times New Roman" w:eastAsia="Times New Roman" w:hAnsi="Times New Roman" w:cs="Times New Roman"/>
          <w:sz w:val="28"/>
          <w:szCs w:val="28"/>
          <w:lang w:val="en-US"/>
        </w:rPr>
        <w:t>(</w:t>
      </w:r>
      <w:proofErr w:type="gramEnd"/>
      <w:r w:rsidRPr="00842604">
        <w:rPr>
          <w:rFonts w:ascii="Times New Roman" w:eastAsia="Times New Roman" w:hAnsi="Times New Roman" w:cs="Times New Roman"/>
          <w:sz w:val="28"/>
          <w:szCs w:val="28"/>
          <w:lang w:val="en-US"/>
        </w:rPr>
        <w:t xml:space="preserve">object sender, </w:t>
      </w:r>
      <w:proofErr w:type="spellStart"/>
      <w:r w:rsidRPr="00842604">
        <w:rPr>
          <w:rFonts w:ascii="Times New Roman" w:eastAsia="Times New Roman" w:hAnsi="Times New Roman" w:cs="Times New Roman"/>
          <w:sz w:val="28"/>
          <w:szCs w:val="28"/>
          <w:lang w:val="en-US"/>
        </w:rPr>
        <w:t>RoutedEventArgs</w:t>
      </w:r>
      <w:proofErr w:type="spellEnd"/>
      <w:r w:rsidRPr="00842604">
        <w:rPr>
          <w:rFonts w:ascii="Times New Roman" w:eastAsia="Times New Roman" w:hAnsi="Times New Roman" w:cs="Times New Roman"/>
          <w:sz w:val="28"/>
          <w:szCs w:val="28"/>
          <w:lang w:val="en-US"/>
        </w:rPr>
        <w:t xml:space="preserve"> e)</w:t>
      </w:r>
    </w:p>
    <w:p w:rsidR="00F337A2"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w:t>
      </w:r>
    </w:p>
    <w:p w:rsidR="00A774C2" w:rsidRPr="00842604" w:rsidRDefault="00A774C2">
      <w:pPr>
        <w:rPr>
          <w:rFonts w:ascii="Times New Roman" w:eastAsia="Times New Roman" w:hAnsi="Times New Roman" w:cs="Times New Roman"/>
          <w:sz w:val="28"/>
          <w:szCs w:val="28"/>
          <w:lang w:val="en-US"/>
        </w:rPr>
      </w:pP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if (</w:t>
      </w:r>
      <w:proofErr w:type="spellStart"/>
      <w:r w:rsidRPr="00842604">
        <w:rPr>
          <w:rFonts w:ascii="Times New Roman" w:eastAsia="Times New Roman" w:hAnsi="Times New Roman" w:cs="Times New Roman"/>
          <w:sz w:val="28"/>
          <w:szCs w:val="28"/>
          <w:lang w:val="en-US"/>
        </w:rPr>
        <w:t>areAllFieldsFilled</w:t>
      </w:r>
      <w:proofErr w:type="spell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lastRenderedPageBreak/>
        <w:t xml:space="preserve">// </w:t>
      </w:r>
      <w:r w:rsidRPr="00842604">
        <w:rPr>
          <w:rFonts w:ascii="Times New Roman" w:eastAsia="Times New Roman" w:hAnsi="Times New Roman" w:cs="Times New Roman"/>
          <w:sz w:val="28"/>
          <w:szCs w:val="28"/>
        </w:rPr>
        <w:t>Получение</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выбранной</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сущности</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string </w:t>
      </w:r>
      <w:proofErr w:type="spellStart"/>
      <w:r w:rsidRPr="00842604">
        <w:rPr>
          <w:rFonts w:ascii="Times New Roman" w:eastAsia="Times New Roman" w:hAnsi="Times New Roman" w:cs="Times New Roman"/>
          <w:sz w:val="28"/>
          <w:szCs w:val="28"/>
          <w:lang w:val="en-US"/>
        </w:rPr>
        <w:t>selectedEntity</w:t>
      </w:r>
      <w:proofErr w:type="spellEnd"/>
      <w:r w:rsidRPr="00842604">
        <w:rPr>
          <w:rFonts w:ascii="Times New Roman" w:eastAsia="Times New Roman" w:hAnsi="Times New Roman" w:cs="Times New Roman"/>
          <w:sz w:val="28"/>
          <w:szCs w:val="28"/>
          <w:lang w:val="en-US"/>
        </w:rPr>
        <w:t xml:space="preserve"> = table;</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var </w:t>
      </w:r>
      <w:proofErr w:type="spellStart"/>
      <w:r w:rsidRPr="00842604">
        <w:rPr>
          <w:rFonts w:ascii="Times New Roman" w:eastAsia="Times New Roman" w:hAnsi="Times New Roman" w:cs="Times New Roman"/>
          <w:sz w:val="28"/>
          <w:szCs w:val="28"/>
          <w:lang w:val="en-US"/>
        </w:rPr>
        <w:t>currentUser</w:t>
      </w:r>
      <w:proofErr w:type="spellEnd"/>
      <w:r w:rsidRPr="00842604">
        <w:rPr>
          <w:rFonts w:ascii="Times New Roman" w:eastAsia="Times New Roman" w:hAnsi="Times New Roman" w:cs="Times New Roman"/>
          <w:sz w:val="28"/>
          <w:szCs w:val="28"/>
          <w:lang w:val="en-US"/>
        </w:rPr>
        <w:t xml:space="preserve"> = </w:t>
      </w:r>
      <w:proofErr w:type="spellStart"/>
      <w:r w:rsidRPr="00842604">
        <w:rPr>
          <w:rFonts w:ascii="Times New Roman" w:eastAsia="Times New Roman" w:hAnsi="Times New Roman" w:cs="Times New Roman"/>
          <w:sz w:val="28"/>
          <w:szCs w:val="28"/>
          <w:lang w:val="en-US"/>
        </w:rPr>
        <w:t>DataBaseFuns.GetCurrentUser</w:t>
      </w:r>
      <w:proofErr w:type="spell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switch (</w:t>
      </w:r>
      <w:proofErr w:type="spellStart"/>
      <w:r w:rsidRPr="00842604">
        <w:rPr>
          <w:rFonts w:ascii="Times New Roman" w:eastAsia="Times New Roman" w:hAnsi="Times New Roman" w:cs="Times New Roman"/>
          <w:sz w:val="28"/>
          <w:szCs w:val="28"/>
          <w:lang w:val="en-US"/>
        </w:rPr>
        <w:t>selectedEntity</w:t>
      </w:r>
      <w:proofErr w:type="spell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case "</w:t>
      </w:r>
      <w:r w:rsidRPr="00842604">
        <w:rPr>
          <w:rFonts w:ascii="Times New Roman" w:eastAsia="Times New Roman" w:hAnsi="Times New Roman" w:cs="Times New Roman"/>
          <w:sz w:val="28"/>
          <w:szCs w:val="28"/>
        </w:rPr>
        <w:t>Образец</w:t>
      </w:r>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if (</w:t>
      </w:r>
      <w:proofErr w:type="spellStart"/>
      <w:proofErr w:type="gramStart"/>
      <w:r w:rsidRPr="00842604">
        <w:rPr>
          <w:rFonts w:ascii="Times New Roman" w:eastAsia="Times New Roman" w:hAnsi="Times New Roman" w:cs="Times New Roman"/>
          <w:sz w:val="28"/>
          <w:szCs w:val="28"/>
          <w:lang w:val="en-US"/>
        </w:rPr>
        <w:t>SampleArticulTextBox.Text</w:t>
      </w:r>
      <w:proofErr w:type="spellEnd"/>
      <w:r w:rsidRPr="00842604">
        <w:rPr>
          <w:rFonts w:ascii="Times New Roman" w:eastAsia="Times New Roman" w:hAnsi="Times New Roman" w:cs="Times New Roman"/>
          <w:sz w:val="28"/>
          <w:szCs w:val="28"/>
          <w:lang w:val="en-US"/>
        </w:rPr>
        <w:t xml:space="preserve"> !</w:t>
      </w:r>
      <w:proofErr w:type="gramEnd"/>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string.Empty</w:t>
      </w:r>
      <w:proofErr w:type="spellEnd"/>
      <w:r w:rsidRPr="00842604">
        <w:rPr>
          <w:rFonts w:ascii="Times New Roman" w:eastAsia="Times New Roman" w:hAnsi="Times New Roman" w:cs="Times New Roman"/>
          <w:sz w:val="28"/>
          <w:szCs w:val="28"/>
          <w:lang w:val="en-US"/>
        </w:rPr>
        <w:t xml:space="preserve"> &amp;&amp; </w:t>
      </w:r>
      <w:proofErr w:type="spellStart"/>
      <w:r w:rsidRPr="00842604">
        <w:rPr>
          <w:rFonts w:ascii="Times New Roman" w:eastAsia="Times New Roman" w:hAnsi="Times New Roman" w:cs="Times New Roman"/>
          <w:sz w:val="28"/>
          <w:szCs w:val="28"/>
          <w:lang w:val="en-US"/>
        </w:rPr>
        <w:t>SampleRegionComboBox.SelectedItem</w:t>
      </w:r>
      <w:proofErr w:type="spellEnd"/>
      <w:r w:rsidRPr="00842604">
        <w:rPr>
          <w:rFonts w:ascii="Times New Roman" w:eastAsia="Times New Roman" w:hAnsi="Times New Roman" w:cs="Times New Roman"/>
          <w:sz w:val="28"/>
          <w:szCs w:val="28"/>
          <w:lang w:val="en-US"/>
        </w:rPr>
        <w:t xml:space="preserve"> != null &amp;&amp; </w:t>
      </w:r>
      <w:proofErr w:type="spellStart"/>
      <w:r w:rsidRPr="00842604">
        <w:rPr>
          <w:rFonts w:ascii="Times New Roman" w:eastAsia="Times New Roman" w:hAnsi="Times New Roman" w:cs="Times New Roman"/>
          <w:sz w:val="28"/>
          <w:szCs w:val="28"/>
          <w:lang w:val="en-US"/>
        </w:rPr>
        <w:t>SampleTypeComboBox.SelectedItem</w:t>
      </w:r>
      <w:proofErr w:type="spellEnd"/>
      <w:r w:rsidRPr="00842604">
        <w:rPr>
          <w:rFonts w:ascii="Times New Roman" w:eastAsia="Times New Roman" w:hAnsi="Times New Roman" w:cs="Times New Roman"/>
          <w:sz w:val="28"/>
          <w:szCs w:val="28"/>
          <w:lang w:val="en-US"/>
        </w:rPr>
        <w:t xml:space="preserve"> != null)</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Sample </w:t>
      </w:r>
      <w:proofErr w:type="spellStart"/>
      <w:r w:rsidRPr="00842604">
        <w:rPr>
          <w:rFonts w:ascii="Times New Roman" w:eastAsia="Times New Roman" w:hAnsi="Times New Roman" w:cs="Times New Roman"/>
          <w:sz w:val="28"/>
          <w:szCs w:val="28"/>
          <w:lang w:val="en-US"/>
        </w:rPr>
        <w:t>sample</w:t>
      </w:r>
      <w:proofErr w:type="spellEnd"/>
      <w:r w:rsidRPr="00842604">
        <w:rPr>
          <w:rFonts w:ascii="Times New Roman" w:eastAsia="Times New Roman" w:hAnsi="Times New Roman" w:cs="Times New Roman"/>
          <w:sz w:val="28"/>
          <w:szCs w:val="28"/>
          <w:lang w:val="en-US"/>
        </w:rPr>
        <w:t xml:space="preserve"> = new Sample</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id_region</w:t>
      </w:r>
      <w:proofErr w:type="spellEnd"/>
      <w:r w:rsidRPr="00842604">
        <w:rPr>
          <w:rFonts w:ascii="Times New Roman" w:eastAsia="Times New Roman" w:hAnsi="Times New Roman" w:cs="Times New Roman"/>
          <w:sz w:val="28"/>
          <w:szCs w:val="28"/>
          <w:lang w:val="en-US"/>
        </w:rPr>
        <w:t xml:space="preserve"> = (int)</w:t>
      </w:r>
      <w:proofErr w:type="spellStart"/>
      <w:r w:rsidRPr="00842604">
        <w:rPr>
          <w:rFonts w:ascii="Times New Roman" w:eastAsia="Times New Roman" w:hAnsi="Times New Roman" w:cs="Times New Roman"/>
          <w:sz w:val="28"/>
          <w:szCs w:val="28"/>
          <w:lang w:val="en-US"/>
        </w:rPr>
        <w:t>SampleRegionComboBox.SelectedValue</w:t>
      </w:r>
      <w:proofErr w:type="spellEnd"/>
      <w:r w:rsidRPr="00842604">
        <w:rPr>
          <w:rFonts w:ascii="Times New Roman" w:eastAsia="Times New Roman" w:hAnsi="Times New Roman" w:cs="Times New Roman"/>
          <w:sz w:val="28"/>
          <w:szCs w:val="28"/>
          <w:lang w:val="en-US"/>
        </w:rPr>
        <w:t xml:space="preserve"> + 1,</w:t>
      </w:r>
    </w:p>
    <w:p w:rsidR="00F337A2" w:rsidRPr="00842604" w:rsidRDefault="0053690A">
      <w:pP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rPr>
        <w:t>id_user</w:t>
      </w:r>
      <w:proofErr w:type="spellEnd"/>
      <w:r w:rsidRPr="00842604">
        <w:rPr>
          <w:rFonts w:ascii="Times New Roman" w:eastAsia="Times New Roman" w:hAnsi="Times New Roman" w:cs="Times New Roman"/>
          <w:sz w:val="28"/>
          <w:szCs w:val="28"/>
        </w:rPr>
        <w:t xml:space="preserve"> = </w:t>
      </w:r>
      <w:proofErr w:type="spellStart"/>
      <w:r w:rsidRPr="00842604">
        <w:rPr>
          <w:rFonts w:ascii="Times New Roman" w:eastAsia="Times New Roman" w:hAnsi="Times New Roman" w:cs="Times New Roman"/>
          <w:sz w:val="28"/>
          <w:szCs w:val="28"/>
        </w:rPr>
        <w:t>currentUser.id_user</w:t>
      </w:r>
      <w:proofErr w:type="spellEnd"/>
      <w:r w:rsidRPr="00842604">
        <w:rPr>
          <w:rFonts w:ascii="Times New Roman" w:eastAsia="Times New Roman" w:hAnsi="Times New Roman" w:cs="Times New Roman"/>
          <w:sz w:val="28"/>
          <w:szCs w:val="28"/>
        </w:rPr>
        <w:t>, // Взять из текущего пользователя</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lang w:val="en-US"/>
        </w:rPr>
        <w:t>articul</w:t>
      </w:r>
      <w:proofErr w:type="spellEnd"/>
      <w:r w:rsidRPr="00842604">
        <w:rPr>
          <w:rFonts w:ascii="Times New Roman" w:eastAsia="Times New Roman" w:hAnsi="Times New Roman" w:cs="Times New Roman"/>
          <w:sz w:val="28"/>
          <w:szCs w:val="28"/>
          <w:lang w:val="en-US"/>
        </w:rPr>
        <w:t xml:space="preserve"> = </w:t>
      </w:r>
      <w:proofErr w:type="spellStart"/>
      <w:r w:rsidRPr="00842604">
        <w:rPr>
          <w:rFonts w:ascii="Times New Roman" w:eastAsia="Times New Roman" w:hAnsi="Times New Roman" w:cs="Times New Roman"/>
          <w:sz w:val="28"/>
          <w:szCs w:val="28"/>
          <w:lang w:val="en-US"/>
        </w:rPr>
        <w:t>SampleArticulTextBox.Text</w:t>
      </w:r>
      <w:proofErr w:type="spell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id_type</w:t>
      </w:r>
      <w:proofErr w:type="spellEnd"/>
      <w:r w:rsidRPr="00842604">
        <w:rPr>
          <w:rFonts w:ascii="Times New Roman" w:eastAsia="Times New Roman" w:hAnsi="Times New Roman" w:cs="Times New Roman"/>
          <w:sz w:val="28"/>
          <w:szCs w:val="28"/>
          <w:lang w:val="en-US"/>
        </w:rPr>
        <w:t xml:space="preserve"> = (int)</w:t>
      </w:r>
      <w:proofErr w:type="spellStart"/>
      <w:r w:rsidRPr="00842604">
        <w:rPr>
          <w:rFonts w:ascii="Times New Roman" w:eastAsia="Times New Roman" w:hAnsi="Times New Roman" w:cs="Times New Roman"/>
          <w:sz w:val="28"/>
          <w:szCs w:val="28"/>
          <w:lang w:val="en-US"/>
        </w:rPr>
        <w:t>SampleTypeComboBox.SelectedValue</w:t>
      </w:r>
      <w:proofErr w:type="spellEnd"/>
      <w:r w:rsidRPr="00842604">
        <w:rPr>
          <w:rFonts w:ascii="Times New Roman" w:eastAsia="Times New Roman" w:hAnsi="Times New Roman" w:cs="Times New Roman"/>
          <w:sz w:val="28"/>
          <w:szCs w:val="28"/>
          <w:lang w:val="en-US"/>
        </w:rPr>
        <w:t xml:space="preserve"> + 1,</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date_sample</w:t>
      </w:r>
      <w:proofErr w:type="spellEnd"/>
      <w:r w:rsidRPr="00842604">
        <w:rPr>
          <w:rFonts w:ascii="Times New Roman" w:eastAsia="Times New Roman" w:hAnsi="Times New Roman" w:cs="Times New Roman"/>
          <w:sz w:val="28"/>
          <w:szCs w:val="28"/>
          <w:lang w:val="en-US"/>
        </w:rPr>
        <w:t xml:space="preserve"> = </w:t>
      </w:r>
      <w:proofErr w:type="spellStart"/>
      <w:r w:rsidRPr="00842604">
        <w:rPr>
          <w:rFonts w:ascii="Times New Roman" w:eastAsia="Times New Roman" w:hAnsi="Times New Roman" w:cs="Times New Roman"/>
          <w:sz w:val="28"/>
          <w:szCs w:val="28"/>
          <w:lang w:val="en-US"/>
        </w:rPr>
        <w:t>DateTime.Now</w:t>
      </w:r>
      <w:proofErr w:type="spellEnd"/>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_</w:t>
      </w:r>
      <w:proofErr w:type="spellStart"/>
      <w:proofErr w:type="gramStart"/>
      <w:r w:rsidRPr="00842604">
        <w:rPr>
          <w:rFonts w:ascii="Times New Roman" w:eastAsia="Times New Roman" w:hAnsi="Times New Roman" w:cs="Times New Roman"/>
          <w:sz w:val="28"/>
          <w:szCs w:val="28"/>
          <w:lang w:val="en-US"/>
        </w:rPr>
        <w:t>context.Sample.Add</w:t>
      </w:r>
      <w:proofErr w:type="spellEnd"/>
      <w:proofErr w:type="gramEnd"/>
      <w:r w:rsidRPr="00842604">
        <w:rPr>
          <w:rFonts w:ascii="Times New Roman" w:eastAsia="Times New Roman" w:hAnsi="Times New Roman" w:cs="Times New Roman"/>
          <w:sz w:val="28"/>
          <w:szCs w:val="28"/>
          <w:lang w:val="en-US"/>
        </w:rPr>
        <w:t>(sample);</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else </w:t>
      </w:r>
      <w:proofErr w:type="gramStart"/>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MessageBox.Show</w:t>
      </w:r>
      <w:proofErr w:type="spellEnd"/>
      <w:proofErr w:type="gramEnd"/>
      <w:r w:rsidRPr="00842604">
        <w:rPr>
          <w:rFonts w:ascii="Times New Roman" w:eastAsia="Times New Roman" w:hAnsi="Times New Roman" w:cs="Times New Roman"/>
          <w:sz w:val="28"/>
          <w:szCs w:val="28"/>
          <w:lang w:val="en-US"/>
        </w:rPr>
        <w:t>("</w:t>
      </w:r>
      <w:r w:rsidRPr="00842604">
        <w:rPr>
          <w:rFonts w:ascii="Times New Roman" w:eastAsia="Times New Roman" w:hAnsi="Times New Roman" w:cs="Times New Roman"/>
          <w:sz w:val="28"/>
          <w:szCs w:val="28"/>
        </w:rPr>
        <w:t>Вы</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не</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ввели</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все</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данные</w:t>
      </w:r>
      <w:r w:rsidRPr="00842604">
        <w:rPr>
          <w:rFonts w:ascii="Times New Roman" w:eastAsia="Times New Roman" w:hAnsi="Times New Roman" w:cs="Times New Roman"/>
          <w:sz w:val="28"/>
          <w:szCs w:val="28"/>
          <w:lang w:val="en-US"/>
        </w:rPr>
        <w:t>!", "</w:t>
      </w:r>
      <w:proofErr w:type="spellStart"/>
      <w:r w:rsidRPr="00842604">
        <w:rPr>
          <w:rFonts w:ascii="Times New Roman" w:eastAsia="Times New Roman" w:hAnsi="Times New Roman" w:cs="Times New Roman"/>
          <w:sz w:val="28"/>
          <w:szCs w:val="28"/>
          <w:lang w:val="en-US"/>
        </w:rPr>
        <w:t>Erorr</w:t>
      </w:r>
      <w:proofErr w:type="spellEnd"/>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MessageBoxButton.OK</w:t>
      </w:r>
      <w:proofErr w:type="spellEnd"/>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MessageBoxImage.Information</w:t>
      </w:r>
      <w:proofErr w:type="spellEnd"/>
      <w:r w:rsidRPr="00842604">
        <w:rPr>
          <w:rFonts w:ascii="Times New Roman" w:eastAsia="Times New Roman" w:hAnsi="Times New Roman" w:cs="Times New Roman"/>
          <w:sz w:val="28"/>
          <w:szCs w:val="28"/>
          <w:lang w:val="en-US"/>
        </w:rPr>
        <w:t>); return;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break;</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case "</w:t>
      </w:r>
      <w:r w:rsidRPr="00842604">
        <w:rPr>
          <w:rFonts w:ascii="Times New Roman" w:eastAsia="Times New Roman" w:hAnsi="Times New Roman" w:cs="Times New Roman"/>
          <w:sz w:val="28"/>
          <w:szCs w:val="28"/>
        </w:rPr>
        <w:t>Изучение</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пробы</w:t>
      </w:r>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if (</w:t>
      </w:r>
      <w:proofErr w:type="spellStart"/>
      <w:proofErr w:type="gramStart"/>
      <w:r w:rsidRPr="00842604">
        <w:rPr>
          <w:rFonts w:ascii="Times New Roman" w:eastAsia="Times New Roman" w:hAnsi="Times New Roman" w:cs="Times New Roman"/>
          <w:sz w:val="28"/>
          <w:szCs w:val="28"/>
          <w:lang w:val="en-US"/>
        </w:rPr>
        <w:t>ContemplationSampleComboBox.SelectedItem</w:t>
      </w:r>
      <w:proofErr w:type="spellEnd"/>
      <w:r w:rsidRPr="00842604">
        <w:rPr>
          <w:rFonts w:ascii="Times New Roman" w:eastAsia="Times New Roman" w:hAnsi="Times New Roman" w:cs="Times New Roman"/>
          <w:sz w:val="28"/>
          <w:szCs w:val="28"/>
          <w:lang w:val="en-US"/>
        </w:rPr>
        <w:t xml:space="preserve"> !</w:t>
      </w:r>
      <w:proofErr w:type="gramEnd"/>
      <w:r w:rsidRPr="00842604">
        <w:rPr>
          <w:rFonts w:ascii="Times New Roman" w:eastAsia="Times New Roman" w:hAnsi="Times New Roman" w:cs="Times New Roman"/>
          <w:sz w:val="28"/>
          <w:szCs w:val="28"/>
          <w:lang w:val="en-US"/>
        </w:rPr>
        <w:t xml:space="preserve">= null &amp;&amp; </w:t>
      </w:r>
      <w:proofErr w:type="spellStart"/>
      <w:r w:rsidRPr="00842604">
        <w:rPr>
          <w:rFonts w:ascii="Times New Roman" w:eastAsia="Times New Roman" w:hAnsi="Times New Roman" w:cs="Times New Roman"/>
          <w:sz w:val="28"/>
          <w:szCs w:val="28"/>
          <w:lang w:val="en-US"/>
        </w:rPr>
        <w:t>ContemplationResultTextBox.Text</w:t>
      </w:r>
      <w:proofErr w:type="spellEnd"/>
      <w:r w:rsidRPr="00842604">
        <w:rPr>
          <w:rFonts w:ascii="Times New Roman" w:eastAsia="Times New Roman" w:hAnsi="Times New Roman" w:cs="Times New Roman"/>
          <w:sz w:val="28"/>
          <w:szCs w:val="28"/>
          <w:lang w:val="en-US"/>
        </w:rPr>
        <w:t xml:space="preserve"> != </w:t>
      </w:r>
      <w:proofErr w:type="spellStart"/>
      <w:r w:rsidRPr="00842604">
        <w:rPr>
          <w:rFonts w:ascii="Times New Roman" w:eastAsia="Times New Roman" w:hAnsi="Times New Roman" w:cs="Times New Roman"/>
          <w:sz w:val="28"/>
          <w:szCs w:val="28"/>
          <w:lang w:val="en-US"/>
        </w:rPr>
        <w:t>string.Empty</w:t>
      </w:r>
      <w:proofErr w:type="spellEnd"/>
      <w:r w:rsidRPr="00842604">
        <w:rPr>
          <w:rFonts w:ascii="Times New Roman" w:eastAsia="Times New Roman" w:hAnsi="Times New Roman" w:cs="Times New Roman"/>
          <w:sz w:val="28"/>
          <w:szCs w:val="28"/>
          <w:lang w:val="en-US"/>
        </w:rPr>
        <w:t xml:space="preserve"> &amp;&amp; </w:t>
      </w:r>
      <w:proofErr w:type="spellStart"/>
      <w:r w:rsidRPr="00842604">
        <w:rPr>
          <w:rFonts w:ascii="Times New Roman" w:eastAsia="Times New Roman" w:hAnsi="Times New Roman" w:cs="Times New Roman"/>
          <w:sz w:val="28"/>
          <w:szCs w:val="28"/>
          <w:lang w:val="en-US"/>
        </w:rPr>
        <w:t>ContemplationNormComboBox.SelectedItem</w:t>
      </w:r>
      <w:proofErr w:type="spellEnd"/>
      <w:r w:rsidRPr="00842604">
        <w:rPr>
          <w:rFonts w:ascii="Times New Roman" w:eastAsia="Times New Roman" w:hAnsi="Times New Roman" w:cs="Times New Roman"/>
          <w:sz w:val="28"/>
          <w:szCs w:val="28"/>
          <w:lang w:val="en-US"/>
        </w:rPr>
        <w:t xml:space="preserve"> != null)</w:t>
      </w:r>
    </w:p>
    <w:p w:rsidR="0024503D" w:rsidRDefault="0024503D">
      <w:pPr>
        <w:rPr>
          <w:rFonts w:ascii="Times New Roman" w:eastAsia="Times New Roman" w:hAnsi="Times New Roman" w:cs="Times New Roman"/>
          <w:sz w:val="28"/>
          <w:szCs w:val="28"/>
          <w:lang w:val="en-US"/>
        </w:rPr>
      </w:pP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lastRenderedPageBreak/>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Contemplation </w:t>
      </w:r>
      <w:proofErr w:type="spellStart"/>
      <w:r w:rsidRPr="00842604">
        <w:rPr>
          <w:rFonts w:ascii="Times New Roman" w:eastAsia="Times New Roman" w:hAnsi="Times New Roman" w:cs="Times New Roman"/>
          <w:sz w:val="28"/>
          <w:szCs w:val="28"/>
          <w:lang w:val="en-US"/>
        </w:rPr>
        <w:t>contemplation</w:t>
      </w:r>
      <w:proofErr w:type="spellEnd"/>
      <w:r w:rsidRPr="00842604">
        <w:rPr>
          <w:rFonts w:ascii="Times New Roman" w:eastAsia="Times New Roman" w:hAnsi="Times New Roman" w:cs="Times New Roman"/>
          <w:sz w:val="28"/>
          <w:szCs w:val="28"/>
          <w:lang w:val="en-US"/>
        </w:rPr>
        <w:t xml:space="preserve"> = new Contemplation</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id_sample</w:t>
      </w:r>
      <w:proofErr w:type="spellEnd"/>
      <w:r w:rsidRPr="00842604">
        <w:rPr>
          <w:rFonts w:ascii="Times New Roman" w:eastAsia="Times New Roman" w:hAnsi="Times New Roman" w:cs="Times New Roman"/>
          <w:sz w:val="28"/>
          <w:szCs w:val="28"/>
          <w:lang w:val="en-US"/>
        </w:rPr>
        <w:t xml:space="preserve"> = (int)</w:t>
      </w:r>
      <w:proofErr w:type="spellStart"/>
      <w:r w:rsidRPr="00842604">
        <w:rPr>
          <w:rFonts w:ascii="Times New Roman" w:eastAsia="Times New Roman" w:hAnsi="Times New Roman" w:cs="Times New Roman"/>
          <w:sz w:val="28"/>
          <w:szCs w:val="28"/>
          <w:lang w:val="en-US"/>
        </w:rPr>
        <w:t>ContemplationSampleComboBox.SelectedIndex</w:t>
      </w:r>
      <w:proofErr w:type="spellEnd"/>
      <w:r w:rsidRPr="00842604">
        <w:rPr>
          <w:rFonts w:ascii="Times New Roman" w:eastAsia="Times New Roman" w:hAnsi="Times New Roman" w:cs="Times New Roman"/>
          <w:sz w:val="28"/>
          <w:szCs w:val="28"/>
          <w:lang w:val="en-US"/>
        </w:rPr>
        <w:t xml:space="preserve"> + 1,</w:t>
      </w:r>
    </w:p>
    <w:p w:rsidR="00F337A2" w:rsidRPr="00842604" w:rsidRDefault="0053690A">
      <w:pP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rPr>
        <w:t>id_user</w:t>
      </w:r>
      <w:proofErr w:type="spellEnd"/>
      <w:r w:rsidRPr="00842604">
        <w:rPr>
          <w:rFonts w:ascii="Times New Roman" w:eastAsia="Times New Roman" w:hAnsi="Times New Roman" w:cs="Times New Roman"/>
          <w:sz w:val="28"/>
          <w:szCs w:val="28"/>
        </w:rPr>
        <w:t xml:space="preserve"> = </w:t>
      </w:r>
      <w:proofErr w:type="spellStart"/>
      <w:r w:rsidRPr="00842604">
        <w:rPr>
          <w:rFonts w:ascii="Times New Roman" w:eastAsia="Times New Roman" w:hAnsi="Times New Roman" w:cs="Times New Roman"/>
          <w:sz w:val="28"/>
          <w:szCs w:val="28"/>
        </w:rPr>
        <w:t>currentUser.id_user</w:t>
      </w:r>
      <w:proofErr w:type="spellEnd"/>
      <w:r w:rsidRPr="00842604">
        <w:rPr>
          <w:rFonts w:ascii="Times New Roman" w:eastAsia="Times New Roman" w:hAnsi="Times New Roman" w:cs="Times New Roman"/>
          <w:sz w:val="28"/>
          <w:szCs w:val="28"/>
        </w:rPr>
        <w:t>, // Взять из текущего пользователя</w:t>
      </w:r>
    </w:p>
    <w:p w:rsidR="00F337A2" w:rsidRPr="00842604" w:rsidRDefault="0053690A">
      <w:pP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result</w:t>
      </w:r>
      <w:proofErr w:type="spellEnd"/>
      <w:r w:rsidRPr="00842604">
        <w:rPr>
          <w:rFonts w:ascii="Times New Roman" w:eastAsia="Times New Roman" w:hAnsi="Times New Roman" w:cs="Times New Roman"/>
          <w:sz w:val="28"/>
          <w:szCs w:val="28"/>
        </w:rPr>
        <w:t xml:space="preserve"> = </w:t>
      </w:r>
      <w:proofErr w:type="spellStart"/>
      <w:r w:rsidRPr="00842604">
        <w:rPr>
          <w:rFonts w:ascii="Times New Roman" w:eastAsia="Times New Roman" w:hAnsi="Times New Roman" w:cs="Times New Roman"/>
          <w:sz w:val="28"/>
          <w:szCs w:val="28"/>
        </w:rPr>
        <w:t>ContemplationResultTextBox.Text</w:t>
      </w:r>
      <w:proofErr w:type="spellEnd"/>
      <w:r w:rsidRPr="00842604">
        <w:rPr>
          <w:rFonts w:ascii="Times New Roman" w:eastAsia="Times New Roman" w:hAnsi="Times New Roman" w:cs="Times New Roman"/>
          <w:sz w:val="28"/>
          <w:szCs w:val="28"/>
        </w:rPr>
        <w:t>, // Временно задано произвольное значение</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lang w:val="en-US"/>
        </w:rPr>
        <w:t>id_norm</w:t>
      </w:r>
      <w:proofErr w:type="spellEnd"/>
      <w:r w:rsidRPr="00842604">
        <w:rPr>
          <w:rFonts w:ascii="Times New Roman" w:eastAsia="Times New Roman" w:hAnsi="Times New Roman" w:cs="Times New Roman"/>
          <w:sz w:val="28"/>
          <w:szCs w:val="28"/>
          <w:lang w:val="en-US"/>
        </w:rPr>
        <w:t xml:space="preserve"> = (int)</w:t>
      </w:r>
      <w:proofErr w:type="spellStart"/>
      <w:r w:rsidRPr="00842604">
        <w:rPr>
          <w:rFonts w:ascii="Times New Roman" w:eastAsia="Times New Roman" w:hAnsi="Times New Roman" w:cs="Times New Roman"/>
          <w:sz w:val="28"/>
          <w:szCs w:val="28"/>
          <w:lang w:val="en-US"/>
        </w:rPr>
        <w:t>ContemplationNormComboBox.SelectedIndex</w:t>
      </w:r>
      <w:proofErr w:type="spellEnd"/>
      <w:r w:rsidRPr="00842604">
        <w:rPr>
          <w:rFonts w:ascii="Times New Roman" w:eastAsia="Times New Roman" w:hAnsi="Times New Roman" w:cs="Times New Roman"/>
          <w:sz w:val="28"/>
          <w:szCs w:val="28"/>
          <w:lang w:val="en-US"/>
        </w:rPr>
        <w:t xml:space="preserve"> + 1,</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date_contemplation</w:t>
      </w:r>
      <w:proofErr w:type="spellEnd"/>
      <w:r w:rsidRPr="00842604">
        <w:rPr>
          <w:rFonts w:ascii="Times New Roman" w:eastAsia="Times New Roman" w:hAnsi="Times New Roman" w:cs="Times New Roman"/>
          <w:sz w:val="28"/>
          <w:szCs w:val="28"/>
          <w:lang w:val="en-US"/>
        </w:rPr>
        <w:t xml:space="preserve"> = </w:t>
      </w:r>
      <w:proofErr w:type="spellStart"/>
      <w:r w:rsidRPr="00842604">
        <w:rPr>
          <w:rFonts w:ascii="Times New Roman" w:eastAsia="Times New Roman" w:hAnsi="Times New Roman" w:cs="Times New Roman"/>
          <w:sz w:val="28"/>
          <w:szCs w:val="28"/>
          <w:lang w:val="en-US"/>
        </w:rPr>
        <w:t>DateTime.Now</w:t>
      </w:r>
      <w:proofErr w:type="spellEnd"/>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Sample </w:t>
      </w:r>
      <w:proofErr w:type="spellStart"/>
      <w:r w:rsidRPr="00842604">
        <w:rPr>
          <w:rFonts w:ascii="Times New Roman" w:eastAsia="Times New Roman" w:hAnsi="Times New Roman" w:cs="Times New Roman"/>
          <w:sz w:val="28"/>
          <w:szCs w:val="28"/>
          <w:lang w:val="en-US"/>
        </w:rPr>
        <w:t>sample</w:t>
      </w:r>
      <w:proofErr w:type="spellEnd"/>
      <w:r w:rsidRPr="00842604">
        <w:rPr>
          <w:rFonts w:ascii="Times New Roman" w:eastAsia="Times New Roman" w:hAnsi="Times New Roman" w:cs="Times New Roman"/>
          <w:sz w:val="28"/>
          <w:szCs w:val="28"/>
          <w:lang w:val="en-US"/>
        </w:rPr>
        <w:t xml:space="preserve"> = </w:t>
      </w:r>
      <w:proofErr w:type="spellStart"/>
      <w:proofErr w:type="gramStart"/>
      <w:r w:rsidRPr="00842604">
        <w:rPr>
          <w:rFonts w:ascii="Times New Roman" w:eastAsia="Times New Roman" w:hAnsi="Times New Roman" w:cs="Times New Roman"/>
          <w:sz w:val="28"/>
          <w:szCs w:val="28"/>
          <w:lang w:val="en-US"/>
        </w:rPr>
        <w:t>greanTrailEntities.Sample.FirstOrDefault</w:t>
      </w:r>
      <w:proofErr w:type="spellEnd"/>
      <w:proofErr w:type="gramEnd"/>
      <w:r w:rsidRPr="00842604">
        <w:rPr>
          <w:rFonts w:ascii="Times New Roman" w:eastAsia="Times New Roman" w:hAnsi="Times New Roman" w:cs="Times New Roman"/>
          <w:sz w:val="28"/>
          <w:szCs w:val="28"/>
          <w:lang w:val="en-US"/>
        </w:rPr>
        <w:t xml:space="preserve">(r =&gt; </w:t>
      </w:r>
      <w:proofErr w:type="spellStart"/>
      <w:r w:rsidRPr="00842604">
        <w:rPr>
          <w:rFonts w:ascii="Times New Roman" w:eastAsia="Times New Roman" w:hAnsi="Times New Roman" w:cs="Times New Roman"/>
          <w:sz w:val="28"/>
          <w:szCs w:val="28"/>
          <w:lang w:val="en-US"/>
        </w:rPr>
        <w:t>r.articul</w:t>
      </w:r>
      <w:proofErr w:type="spellEnd"/>
      <w:r w:rsidRPr="00842604">
        <w:rPr>
          <w:rFonts w:ascii="Times New Roman" w:eastAsia="Times New Roman" w:hAnsi="Times New Roman" w:cs="Times New Roman"/>
          <w:sz w:val="28"/>
          <w:szCs w:val="28"/>
          <w:lang w:val="en-US"/>
        </w:rPr>
        <w:t xml:space="preserve"> == (string)</w:t>
      </w:r>
      <w:proofErr w:type="spellStart"/>
      <w:r w:rsidRPr="00842604">
        <w:rPr>
          <w:rFonts w:ascii="Times New Roman" w:eastAsia="Times New Roman" w:hAnsi="Times New Roman" w:cs="Times New Roman"/>
          <w:sz w:val="28"/>
          <w:szCs w:val="28"/>
          <w:lang w:val="en-US"/>
        </w:rPr>
        <w:t>ContemplationSampleComboBox.SelectedItem</w:t>
      </w:r>
      <w:proofErr w:type="spell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Norm </w:t>
      </w:r>
      <w:proofErr w:type="spellStart"/>
      <w:r w:rsidRPr="00842604">
        <w:rPr>
          <w:rFonts w:ascii="Times New Roman" w:eastAsia="Times New Roman" w:hAnsi="Times New Roman" w:cs="Times New Roman"/>
          <w:sz w:val="28"/>
          <w:szCs w:val="28"/>
          <w:lang w:val="en-US"/>
        </w:rPr>
        <w:t>norma</w:t>
      </w:r>
      <w:proofErr w:type="spellEnd"/>
      <w:r w:rsidRPr="00842604">
        <w:rPr>
          <w:rFonts w:ascii="Times New Roman" w:eastAsia="Times New Roman" w:hAnsi="Times New Roman" w:cs="Times New Roman"/>
          <w:sz w:val="28"/>
          <w:szCs w:val="28"/>
          <w:lang w:val="en-US"/>
        </w:rPr>
        <w:t xml:space="preserve"> = </w:t>
      </w:r>
      <w:proofErr w:type="spellStart"/>
      <w:proofErr w:type="gramStart"/>
      <w:r w:rsidRPr="00842604">
        <w:rPr>
          <w:rFonts w:ascii="Times New Roman" w:eastAsia="Times New Roman" w:hAnsi="Times New Roman" w:cs="Times New Roman"/>
          <w:sz w:val="28"/>
          <w:szCs w:val="28"/>
          <w:lang w:val="en-US"/>
        </w:rPr>
        <w:t>greanTrailEntities.Norm.FirstOrDefault</w:t>
      </w:r>
      <w:proofErr w:type="spellEnd"/>
      <w:proofErr w:type="gramEnd"/>
      <w:r w:rsidRPr="00842604">
        <w:rPr>
          <w:rFonts w:ascii="Times New Roman" w:eastAsia="Times New Roman" w:hAnsi="Times New Roman" w:cs="Times New Roman"/>
          <w:sz w:val="28"/>
          <w:szCs w:val="28"/>
          <w:lang w:val="en-US"/>
        </w:rPr>
        <w:t xml:space="preserve">(r =&gt; </w:t>
      </w:r>
      <w:proofErr w:type="spellStart"/>
      <w:r w:rsidRPr="00842604">
        <w:rPr>
          <w:rFonts w:ascii="Times New Roman" w:eastAsia="Times New Roman" w:hAnsi="Times New Roman" w:cs="Times New Roman"/>
          <w:sz w:val="28"/>
          <w:szCs w:val="28"/>
          <w:lang w:val="en-US"/>
        </w:rPr>
        <w:t>r.id_norm</w:t>
      </w:r>
      <w:proofErr w:type="spellEnd"/>
      <w:r w:rsidRPr="00842604">
        <w:rPr>
          <w:rFonts w:ascii="Times New Roman" w:eastAsia="Times New Roman" w:hAnsi="Times New Roman" w:cs="Times New Roman"/>
          <w:sz w:val="28"/>
          <w:szCs w:val="28"/>
          <w:lang w:val="en-US"/>
        </w:rPr>
        <w:t xml:space="preserve"> == (long)</w:t>
      </w:r>
      <w:proofErr w:type="spellStart"/>
      <w:r w:rsidRPr="00842604">
        <w:rPr>
          <w:rFonts w:ascii="Times New Roman" w:eastAsia="Times New Roman" w:hAnsi="Times New Roman" w:cs="Times New Roman"/>
          <w:sz w:val="28"/>
          <w:szCs w:val="28"/>
          <w:lang w:val="en-US"/>
        </w:rPr>
        <w:t>ContemplationNormComboBox.SelectedIndex</w:t>
      </w:r>
      <w:proofErr w:type="spellEnd"/>
      <w:r w:rsidRPr="00842604">
        <w:rPr>
          <w:rFonts w:ascii="Times New Roman" w:eastAsia="Times New Roman" w:hAnsi="Times New Roman" w:cs="Times New Roman"/>
          <w:sz w:val="28"/>
          <w:szCs w:val="28"/>
          <w:lang w:val="en-US"/>
        </w:rPr>
        <w:t xml:space="preserve"> + 1 &amp;&amp; </w:t>
      </w:r>
      <w:proofErr w:type="spellStart"/>
      <w:r w:rsidRPr="00842604">
        <w:rPr>
          <w:rFonts w:ascii="Times New Roman" w:eastAsia="Times New Roman" w:hAnsi="Times New Roman" w:cs="Times New Roman"/>
          <w:sz w:val="28"/>
          <w:szCs w:val="28"/>
          <w:lang w:val="en-US"/>
        </w:rPr>
        <w:t>r.id_type</w:t>
      </w:r>
      <w:proofErr w:type="spellEnd"/>
      <w:r w:rsidRPr="00842604">
        <w:rPr>
          <w:rFonts w:ascii="Times New Roman" w:eastAsia="Times New Roman" w:hAnsi="Times New Roman" w:cs="Times New Roman"/>
          <w:sz w:val="28"/>
          <w:szCs w:val="28"/>
          <w:lang w:val="en-US"/>
        </w:rPr>
        <w:t xml:space="preserve"> == </w:t>
      </w:r>
      <w:proofErr w:type="spellStart"/>
      <w:r w:rsidRPr="00842604">
        <w:rPr>
          <w:rFonts w:ascii="Times New Roman" w:eastAsia="Times New Roman" w:hAnsi="Times New Roman" w:cs="Times New Roman"/>
          <w:sz w:val="28"/>
          <w:szCs w:val="28"/>
          <w:lang w:val="en-US"/>
        </w:rPr>
        <w:t>sample.id_type</w:t>
      </w:r>
      <w:proofErr w:type="spell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Region </w:t>
      </w:r>
      <w:proofErr w:type="spellStart"/>
      <w:r w:rsidRPr="00842604">
        <w:rPr>
          <w:rFonts w:ascii="Times New Roman" w:eastAsia="Times New Roman" w:hAnsi="Times New Roman" w:cs="Times New Roman"/>
          <w:sz w:val="28"/>
          <w:szCs w:val="28"/>
          <w:lang w:val="en-US"/>
        </w:rPr>
        <w:t>region</w:t>
      </w:r>
      <w:proofErr w:type="spellEnd"/>
      <w:r w:rsidRPr="00842604">
        <w:rPr>
          <w:rFonts w:ascii="Times New Roman" w:eastAsia="Times New Roman" w:hAnsi="Times New Roman" w:cs="Times New Roman"/>
          <w:sz w:val="28"/>
          <w:szCs w:val="28"/>
          <w:lang w:val="en-US"/>
        </w:rPr>
        <w:t xml:space="preserve"> = </w:t>
      </w:r>
      <w:proofErr w:type="spellStart"/>
      <w:proofErr w:type="gramStart"/>
      <w:r w:rsidRPr="00842604">
        <w:rPr>
          <w:rFonts w:ascii="Times New Roman" w:eastAsia="Times New Roman" w:hAnsi="Times New Roman" w:cs="Times New Roman"/>
          <w:sz w:val="28"/>
          <w:szCs w:val="28"/>
          <w:lang w:val="en-US"/>
        </w:rPr>
        <w:t>greanTrailEntities.Region.FirstOrDefault</w:t>
      </w:r>
      <w:proofErr w:type="spellEnd"/>
      <w:proofErr w:type="gramEnd"/>
      <w:r w:rsidRPr="00842604">
        <w:rPr>
          <w:rFonts w:ascii="Times New Roman" w:eastAsia="Times New Roman" w:hAnsi="Times New Roman" w:cs="Times New Roman"/>
          <w:sz w:val="28"/>
          <w:szCs w:val="28"/>
          <w:lang w:val="en-US"/>
        </w:rPr>
        <w:t xml:space="preserve">(r =&gt; </w:t>
      </w:r>
      <w:proofErr w:type="spellStart"/>
      <w:r w:rsidRPr="00842604">
        <w:rPr>
          <w:rFonts w:ascii="Times New Roman" w:eastAsia="Times New Roman" w:hAnsi="Times New Roman" w:cs="Times New Roman"/>
          <w:sz w:val="28"/>
          <w:szCs w:val="28"/>
          <w:lang w:val="en-US"/>
        </w:rPr>
        <w:t>r.id_region</w:t>
      </w:r>
      <w:proofErr w:type="spellEnd"/>
      <w:r w:rsidRPr="00842604">
        <w:rPr>
          <w:rFonts w:ascii="Times New Roman" w:eastAsia="Times New Roman" w:hAnsi="Times New Roman" w:cs="Times New Roman"/>
          <w:sz w:val="28"/>
          <w:szCs w:val="28"/>
          <w:lang w:val="en-US"/>
        </w:rPr>
        <w:t xml:space="preserve"> == </w:t>
      </w:r>
      <w:proofErr w:type="spellStart"/>
      <w:r w:rsidRPr="00842604">
        <w:rPr>
          <w:rFonts w:ascii="Times New Roman" w:eastAsia="Times New Roman" w:hAnsi="Times New Roman" w:cs="Times New Roman"/>
          <w:sz w:val="28"/>
          <w:szCs w:val="28"/>
          <w:lang w:val="en-US"/>
        </w:rPr>
        <w:t>sample.id_region</w:t>
      </w:r>
      <w:proofErr w:type="spell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if (Convert.ToInt32(</w:t>
      </w:r>
      <w:proofErr w:type="spellStart"/>
      <w:proofErr w:type="gramStart"/>
      <w:r w:rsidRPr="00842604">
        <w:rPr>
          <w:rFonts w:ascii="Times New Roman" w:eastAsia="Times New Roman" w:hAnsi="Times New Roman" w:cs="Times New Roman"/>
          <w:sz w:val="28"/>
          <w:szCs w:val="28"/>
          <w:lang w:val="en-US"/>
        </w:rPr>
        <w:t>norma.norma</w:t>
      </w:r>
      <w:proofErr w:type="spellEnd"/>
      <w:proofErr w:type="gramEnd"/>
      <w:r w:rsidRPr="00842604">
        <w:rPr>
          <w:rFonts w:ascii="Times New Roman" w:eastAsia="Times New Roman" w:hAnsi="Times New Roman" w:cs="Times New Roman"/>
          <w:sz w:val="28"/>
          <w:szCs w:val="28"/>
          <w:lang w:val="en-US"/>
        </w:rPr>
        <w:t>) &lt; Convert.ToInt32(</w:t>
      </w:r>
      <w:proofErr w:type="spellStart"/>
      <w:r w:rsidRPr="00842604">
        <w:rPr>
          <w:rFonts w:ascii="Times New Roman" w:eastAsia="Times New Roman" w:hAnsi="Times New Roman" w:cs="Times New Roman"/>
          <w:sz w:val="28"/>
          <w:szCs w:val="28"/>
          <w:lang w:val="en-US"/>
        </w:rPr>
        <w:t>ContemplationResultTextBox.Text</w:t>
      </w:r>
      <w:proofErr w:type="spell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Pollution </w:t>
      </w:r>
      <w:proofErr w:type="spellStart"/>
      <w:r w:rsidRPr="00842604">
        <w:rPr>
          <w:rFonts w:ascii="Times New Roman" w:eastAsia="Times New Roman" w:hAnsi="Times New Roman" w:cs="Times New Roman"/>
          <w:sz w:val="28"/>
          <w:szCs w:val="28"/>
          <w:lang w:val="en-US"/>
        </w:rPr>
        <w:t>pollution</w:t>
      </w:r>
      <w:proofErr w:type="spellEnd"/>
      <w:r w:rsidRPr="00842604">
        <w:rPr>
          <w:rFonts w:ascii="Times New Roman" w:eastAsia="Times New Roman" w:hAnsi="Times New Roman" w:cs="Times New Roman"/>
          <w:sz w:val="28"/>
          <w:szCs w:val="28"/>
          <w:lang w:val="en-US"/>
        </w:rPr>
        <w:t xml:space="preserve"> = new Pollution</w:t>
      </w:r>
    </w:p>
    <w:p w:rsidR="008555F4"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8555F4"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id_contemplation</w:t>
      </w:r>
      <w:proofErr w:type="spellEnd"/>
      <w:r w:rsidRPr="00842604">
        <w:rPr>
          <w:rFonts w:ascii="Times New Roman" w:eastAsia="Times New Roman" w:hAnsi="Times New Roman" w:cs="Times New Roman"/>
          <w:sz w:val="28"/>
          <w:szCs w:val="28"/>
          <w:lang w:val="en-US"/>
        </w:rPr>
        <w:t xml:space="preserve"> = </w:t>
      </w:r>
      <w:proofErr w:type="spellStart"/>
      <w:r w:rsidRPr="00842604">
        <w:rPr>
          <w:rFonts w:ascii="Times New Roman" w:eastAsia="Times New Roman" w:hAnsi="Times New Roman" w:cs="Times New Roman"/>
          <w:sz w:val="28"/>
          <w:szCs w:val="28"/>
          <w:lang w:val="en-US"/>
        </w:rPr>
        <w:t>contemplation.id_contemplation</w:t>
      </w:r>
      <w:proofErr w:type="spell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levels = (Convert.ToInt32(</w:t>
      </w:r>
      <w:proofErr w:type="spellStart"/>
      <w:r w:rsidRPr="00842604">
        <w:rPr>
          <w:rFonts w:ascii="Times New Roman" w:eastAsia="Times New Roman" w:hAnsi="Times New Roman" w:cs="Times New Roman"/>
          <w:sz w:val="28"/>
          <w:szCs w:val="28"/>
          <w:lang w:val="en-US"/>
        </w:rPr>
        <w:t>ContemplationResultTextBox.Text</w:t>
      </w:r>
      <w:proofErr w:type="spellEnd"/>
      <w:r w:rsidRPr="00842604">
        <w:rPr>
          <w:rFonts w:ascii="Times New Roman" w:eastAsia="Times New Roman" w:hAnsi="Times New Roman" w:cs="Times New Roman"/>
          <w:sz w:val="28"/>
          <w:szCs w:val="28"/>
          <w:lang w:val="en-US"/>
        </w:rPr>
        <w:t>) - Convert.ToInt32(</w:t>
      </w:r>
      <w:proofErr w:type="spellStart"/>
      <w:proofErr w:type="gramStart"/>
      <w:r w:rsidRPr="00842604">
        <w:rPr>
          <w:rFonts w:ascii="Times New Roman" w:eastAsia="Times New Roman" w:hAnsi="Times New Roman" w:cs="Times New Roman"/>
          <w:sz w:val="28"/>
          <w:szCs w:val="28"/>
          <w:lang w:val="en-US"/>
        </w:rPr>
        <w:t>norma.norma</w:t>
      </w:r>
      <w:proofErr w:type="spellEnd"/>
      <w:proofErr w:type="gramEnd"/>
      <w:r w:rsidRPr="00842604">
        <w:rPr>
          <w:rFonts w:ascii="Times New Roman" w:eastAsia="Times New Roman" w:hAnsi="Times New Roman" w:cs="Times New Roman"/>
          <w:sz w:val="28"/>
          <w:szCs w:val="28"/>
          <w:lang w:val="en-US"/>
        </w:rPr>
        <w:t>)).</w:t>
      </w:r>
      <w:proofErr w:type="spellStart"/>
      <w:r w:rsidRPr="00842604">
        <w:rPr>
          <w:rFonts w:ascii="Times New Roman" w:eastAsia="Times New Roman" w:hAnsi="Times New Roman" w:cs="Times New Roman"/>
          <w:sz w:val="28"/>
          <w:szCs w:val="28"/>
          <w:lang w:val="en-US"/>
        </w:rPr>
        <w:t>ToString</w:t>
      </w:r>
      <w:proofErr w:type="spellEnd"/>
      <w:r w:rsidRPr="00842604">
        <w:rPr>
          <w:rFonts w:ascii="Times New Roman" w:eastAsia="Times New Roman" w:hAnsi="Times New Roman" w:cs="Times New Roman"/>
          <w:sz w:val="28"/>
          <w:szCs w:val="28"/>
          <w:lang w:val="en-US"/>
        </w:rPr>
        <w:t>(),</w:t>
      </w:r>
    </w:p>
    <w:p w:rsidR="00F337A2"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id_region</w:t>
      </w:r>
      <w:proofErr w:type="spellEnd"/>
      <w:r w:rsidRPr="00842604">
        <w:rPr>
          <w:rFonts w:ascii="Times New Roman" w:eastAsia="Times New Roman" w:hAnsi="Times New Roman" w:cs="Times New Roman"/>
          <w:sz w:val="28"/>
          <w:szCs w:val="28"/>
          <w:lang w:val="en-US"/>
        </w:rPr>
        <w:t xml:space="preserve"> = </w:t>
      </w:r>
      <w:proofErr w:type="spellStart"/>
      <w:r w:rsidRPr="00842604">
        <w:rPr>
          <w:rFonts w:ascii="Times New Roman" w:eastAsia="Times New Roman" w:hAnsi="Times New Roman" w:cs="Times New Roman"/>
          <w:sz w:val="28"/>
          <w:szCs w:val="28"/>
          <w:lang w:val="en-US"/>
        </w:rPr>
        <w:t>region.id_region</w:t>
      </w:r>
      <w:proofErr w:type="spellEnd"/>
      <w:r w:rsidRPr="00842604">
        <w:rPr>
          <w:rFonts w:ascii="Times New Roman" w:eastAsia="Times New Roman" w:hAnsi="Times New Roman" w:cs="Times New Roman"/>
          <w:sz w:val="28"/>
          <w:szCs w:val="28"/>
          <w:lang w:val="en-US"/>
        </w:rPr>
        <w:t>,</w:t>
      </w:r>
    </w:p>
    <w:p w:rsidR="00A774C2" w:rsidRPr="00842604" w:rsidRDefault="00A774C2">
      <w:pPr>
        <w:rPr>
          <w:rFonts w:ascii="Times New Roman" w:eastAsia="Times New Roman" w:hAnsi="Times New Roman" w:cs="Times New Roman"/>
          <w:sz w:val="28"/>
          <w:szCs w:val="28"/>
          <w:lang w:val="en-US"/>
        </w:rPr>
      </w:pPr>
    </w:p>
    <w:p w:rsidR="00F337A2"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data_time</w:t>
      </w:r>
      <w:proofErr w:type="spellEnd"/>
      <w:r w:rsidRPr="00842604">
        <w:rPr>
          <w:rFonts w:ascii="Times New Roman" w:eastAsia="Times New Roman" w:hAnsi="Times New Roman" w:cs="Times New Roman"/>
          <w:sz w:val="28"/>
          <w:szCs w:val="28"/>
          <w:lang w:val="en-US"/>
        </w:rPr>
        <w:t xml:space="preserve"> = </w:t>
      </w:r>
      <w:proofErr w:type="spellStart"/>
      <w:r w:rsidRPr="00842604">
        <w:rPr>
          <w:rFonts w:ascii="Times New Roman" w:eastAsia="Times New Roman" w:hAnsi="Times New Roman" w:cs="Times New Roman"/>
          <w:sz w:val="28"/>
          <w:szCs w:val="28"/>
          <w:lang w:val="en-US"/>
        </w:rPr>
        <w:t>DateTime.Now</w:t>
      </w:r>
      <w:proofErr w:type="spellEnd"/>
      <w:r w:rsidRPr="00842604">
        <w:rPr>
          <w:rFonts w:ascii="Times New Roman" w:eastAsia="Times New Roman" w:hAnsi="Times New Roman" w:cs="Times New Roman"/>
          <w:sz w:val="28"/>
          <w:szCs w:val="28"/>
          <w:lang w:val="en-US"/>
        </w:rPr>
        <w:t>,};</w:t>
      </w:r>
    </w:p>
    <w:p w:rsidR="0024503D" w:rsidRPr="00842604" w:rsidRDefault="0024503D">
      <w:pPr>
        <w:rPr>
          <w:rFonts w:ascii="Times New Roman" w:eastAsia="Times New Roman" w:hAnsi="Times New Roman" w:cs="Times New Roman"/>
          <w:sz w:val="28"/>
          <w:szCs w:val="28"/>
          <w:lang w:val="en-US"/>
        </w:rPr>
      </w:pP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lastRenderedPageBreak/>
        <w:t xml:space="preserve">                        _</w:t>
      </w:r>
      <w:proofErr w:type="spellStart"/>
      <w:proofErr w:type="gramStart"/>
      <w:r w:rsidRPr="00842604">
        <w:rPr>
          <w:rFonts w:ascii="Times New Roman" w:eastAsia="Times New Roman" w:hAnsi="Times New Roman" w:cs="Times New Roman"/>
          <w:sz w:val="28"/>
          <w:szCs w:val="28"/>
          <w:lang w:val="en-US"/>
        </w:rPr>
        <w:t>context.Pollution.Add</w:t>
      </w:r>
      <w:proofErr w:type="spellEnd"/>
      <w:proofErr w:type="gramEnd"/>
      <w:r w:rsidRPr="00842604">
        <w:rPr>
          <w:rFonts w:ascii="Times New Roman" w:eastAsia="Times New Roman" w:hAnsi="Times New Roman" w:cs="Times New Roman"/>
          <w:sz w:val="28"/>
          <w:szCs w:val="28"/>
          <w:lang w:val="en-US"/>
        </w:rPr>
        <w:t>(pollution);</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_</w:t>
      </w:r>
      <w:proofErr w:type="spellStart"/>
      <w:proofErr w:type="gramStart"/>
      <w:r w:rsidRPr="00842604">
        <w:rPr>
          <w:rFonts w:ascii="Times New Roman" w:eastAsia="Times New Roman" w:hAnsi="Times New Roman" w:cs="Times New Roman"/>
          <w:sz w:val="28"/>
          <w:szCs w:val="28"/>
          <w:lang w:val="en-US"/>
        </w:rPr>
        <w:t>context.Contemplation.Add</w:t>
      </w:r>
      <w:proofErr w:type="spellEnd"/>
      <w:proofErr w:type="gramEnd"/>
      <w:r w:rsidRPr="00842604">
        <w:rPr>
          <w:rFonts w:ascii="Times New Roman" w:eastAsia="Times New Roman" w:hAnsi="Times New Roman" w:cs="Times New Roman"/>
          <w:sz w:val="28"/>
          <w:szCs w:val="28"/>
          <w:lang w:val="en-US"/>
        </w:rPr>
        <w:t>(contemplation);</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else </w:t>
      </w:r>
      <w:proofErr w:type="gramStart"/>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MessageBox.Show</w:t>
      </w:r>
      <w:proofErr w:type="spellEnd"/>
      <w:proofErr w:type="gramEnd"/>
      <w:r w:rsidRPr="00842604">
        <w:rPr>
          <w:rFonts w:ascii="Times New Roman" w:eastAsia="Times New Roman" w:hAnsi="Times New Roman" w:cs="Times New Roman"/>
          <w:sz w:val="28"/>
          <w:szCs w:val="28"/>
          <w:lang w:val="en-US"/>
        </w:rPr>
        <w:t>("</w:t>
      </w:r>
      <w:r w:rsidRPr="00842604">
        <w:rPr>
          <w:rFonts w:ascii="Times New Roman" w:eastAsia="Times New Roman" w:hAnsi="Times New Roman" w:cs="Times New Roman"/>
          <w:sz w:val="28"/>
          <w:szCs w:val="28"/>
        </w:rPr>
        <w:t>Вы</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не</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ввели</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все</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данные</w:t>
      </w:r>
      <w:r w:rsidRPr="00842604">
        <w:rPr>
          <w:rFonts w:ascii="Times New Roman" w:eastAsia="Times New Roman" w:hAnsi="Times New Roman" w:cs="Times New Roman"/>
          <w:sz w:val="28"/>
          <w:szCs w:val="28"/>
          <w:lang w:val="en-US"/>
        </w:rPr>
        <w:t>!", "</w:t>
      </w:r>
      <w:proofErr w:type="spellStart"/>
      <w:r w:rsidRPr="00842604">
        <w:rPr>
          <w:rFonts w:ascii="Times New Roman" w:eastAsia="Times New Roman" w:hAnsi="Times New Roman" w:cs="Times New Roman"/>
          <w:sz w:val="28"/>
          <w:szCs w:val="28"/>
          <w:lang w:val="en-US"/>
        </w:rPr>
        <w:t>Erorr</w:t>
      </w:r>
      <w:proofErr w:type="spellEnd"/>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MessageBoxButton.OK</w:t>
      </w:r>
      <w:proofErr w:type="spellEnd"/>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MessageBoxImage.Information</w:t>
      </w:r>
      <w:proofErr w:type="spellEnd"/>
      <w:r w:rsidRPr="00842604">
        <w:rPr>
          <w:rFonts w:ascii="Times New Roman" w:eastAsia="Times New Roman" w:hAnsi="Times New Roman" w:cs="Times New Roman"/>
          <w:sz w:val="28"/>
          <w:szCs w:val="28"/>
          <w:lang w:val="en-US"/>
        </w:rPr>
        <w:t>); return;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break;</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case "</w:t>
      </w:r>
      <w:r w:rsidRPr="00842604">
        <w:rPr>
          <w:rFonts w:ascii="Times New Roman" w:eastAsia="Times New Roman" w:hAnsi="Times New Roman" w:cs="Times New Roman"/>
          <w:sz w:val="28"/>
          <w:szCs w:val="28"/>
        </w:rPr>
        <w:t>Пользователи</w:t>
      </w:r>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if (</w:t>
      </w:r>
      <w:proofErr w:type="spellStart"/>
      <w:proofErr w:type="gramStart"/>
      <w:r w:rsidRPr="00842604">
        <w:rPr>
          <w:rFonts w:ascii="Times New Roman" w:eastAsia="Times New Roman" w:hAnsi="Times New Roman" w:cs="Times New Roman"/>
          <w:sz w:val="28"/>
          <w:szCs w:val="28"/>
          <w:lang w:val="en-US"/>
        </w:rPr>
        <w:t>UserLoginTextBox.Text</w:t>
      </w:r>
      <w:proofErr w:type="spellEnd"/>
      <w:r w:rsidRPr="00842604">
        <w:rPr>
          <w:rFonts w:ascii="Times New Roman" w:eastAsia="Times New Roman" w:hAnsi="Times New Roman" w:cs="Times New Roman"/>
          <w:sz w:val="28"/>
          <w:szCs w:val="28"/>
          <w:lang w:val="en-US"/>
        </w:rPr>
        <w:t xml:space="preserve"> !</w:t>
      </w:r>
      <w:proofErr w:type="gramEnd"/>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string.Empty</w:t>
      </w:r>
      <w:proofErr w:type="spellEnd"/>
      <w:r w:rsidRPr="00842604">
        <w:rPr>
          <w:rFonts w:ascii="Times New Roman" w:eastAsia="Times New Roman" w:hAnsi="Times New Roman" w:cs="Times New Roman"/>
          <w:sz w:val="28"/>
          <w:szCs w:val="28"/>
          <w:lang w:val="en-US"/>
        </w:rPr>
        <w:t xml:space="preserve"> &amp;&amp; </w:t>
      </w:r>
      <w:proofErr w:type="spellStart"/>
      <w:r w:rsidRPr="00842604">
        <w:rPr>
          <w:rFonts w:ascii="Times New Roman" w:eastAsia="Times New Roman" w:hAnsi="Times New Roman" w:cs="Times New Roman"/>
          <w:sz w:val="28"/>
          <w:szCs w:val="28"/>
          <w:lang w:val="en-US"/>
        </w:rPr>
        <w:t>UserLoginTextBox.Text</w:t>
      </w:r>
      <w:proofErr w:type="spellEnd"/>
      <w:r w:rsidRPr="00842604">
        <w:rPr>
          <w:rFonts w:ascii="Times New Roman" w:eastAsia="Times New Roman" w:hAnsi="Times New Roman" w:cs="Times New Roman"/>
          <w:sz w:val="28"/>
          <w:szCs w:val="28"/>
          <w:lang w:val="en-US"/>
        </w:rPr>
        <w:t xml:space="preserve"> != </w:t>
      </w:r>
      <w:proofErr w:type="spellStart"/>
      <w:r w:rsidRPr="00842604">
        <w:rPr>
          <w:rFonts w:ascii="Times New Roman" w:eastAsia="Times New Roman" w:hAnsi="Times New Roman" w:cs="Times New Roman"/>
          <w:sz w:val="28"/>
          <w:szCs w:val="28"/>
          <w:lang w:val="en-US"/>
        </w:rPr>
        <w:t>string.Empty</w:t>
      </w:r>
      <w:proofErr w:type="spell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Users </w:t>
      </w:r>
      <w:proofErr w:type="spellStart"/>
      <w:r w:rsidRPr="00842604">
        <w:rPr>
          <w:rFonts w:ascii="Times New Roman" w:eastAsia="Times New Roman" w:hAnsi="Times New Roman" w:cs="Times New Roman"/>
          <w:sz w:val="28"/>
          <w:szCs w:val="28"/>
          <w:lang w:val="en-US"/>
        </w:rPr>
        <w:t>users</w:t>
      </w:r>
      <w:proofErr w:type="spellEnd"/>
      <w:r w:rsidRPr="00842604">
        <w:rPr>
          <w:rFonts w:ascii="Times New Roman" w:eastAsia="Times New Roman" w:hAnsi="Times New Roman" w:cs="Times New Roman"/>
          <w:sz w:val="28"/>
          <w:szCs w:val="28"/>
          <w:lang w:val="en-US"/>
        </w:rPr>
        <w:t xml:space="preserve"> = new Users</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full_name</w:t>
      </w:r>
      <w:proofErr w:type="spellEnd"/>
      <w:r w:rsidRPr="00842604">
        <w:rPr>
          <w:rFonts w:ascii="Times New Roman" w:eastAsia="Times New Roman" w:hAnsi="Times New Roman" w:cs="Times New Roman"/>
          <w:sz w:val="28"/>
          <w:szCs w:val="28"/>
          <w:lang w:val="en-US"/>
        </w:rPr>
        <w:t xml:space="preserve"> = </w:t>
      </w:r>
      <w:proofErr w:type="spellStart"/>
      <w:r w:rsidRPr="00842604">
        <w:rPr>
          <w:rFonts w:ascii="Times New Roman" w:eastAsia="Times New Roman" w:hAnsi="Times New Roman" w:cs="Times New Roman"/>
          <w:sz w:val="28"/>
          <w:szCs w:val="28"/>
          <w:lang w:val="en-US"/>
        </w:rPr>
        <w:t>UserFullNameTextBox.Text</w:t>
      </w:r>
      <w:proofErr w:type="spell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login = </w:t>
      </w:r>
      <w:proofErr w:type="spellStart"/>
      <w:r w:rsidRPr="00842604">
        <w:rPr>
          <w:rFonts w:ascii="Times New Roman" w:eastAsia="Times New Roman" w:hAnsi="Times New Roman" w:cs="Times New Roman"/>
          <w:sz w:val="28"/>
          <w:szCs w:val="28"/>
          <w:lang w:val="en-US"/>
        </w:rPr>
        <w:t>UserLoginTextBox.Text</w:t>
      </w:r>
      <w:proofErr w:type="spell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password = Funs.ComputeSHA256</w:t>
      </w:r>
      <w:proofErr w:type="gramStart"/>
      <w:r w:rsidRPr="00842604">
        <w:rPr>
          <w:rFonts w:ascii="Times New Roman" w:eastAsia="Times New Roman" w:hAnsi="Times New Roman" w:cs="Times New Roman"/>
          <w:sz w:val="28"/>
          <w:szCs w:val="28"/>
          <w:lang w:val="en-US"/>
        </w:rPr>
        <w:t>Hash(</w:t>
      </w:r>
      <w:proofErr w:type="spellStart"/>
      <w:proofErr w:type="gramEnd"/>
      <w:r w:rsidRPr="00842604">
        <w:rPr>
          <w:rFonts w:ascii="Times New Roman" w:eastAsia="Times New Roman" w:hAnsi="Times New Roman" w:cs="Times New Roman"/>
          <w:sz w:val="28"/>
          <w:szCs w:val="28"/>
          <w:lang w:val="en-US"/>
        </w:rPr>
        <w:t>UserPassTextBox.Text</w:t>
      </w:r>
      <w:proofErr w:type="spell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id_roles</w:t>
      </w:r>
      <w:proofErr w:type="spellEnd"/>
      <w:r w:rsidRPr="00842604">
        <w:rPr>
          <w:rFonts w:ascii="Times New Roman" w:eastAsia="Times New Roman" w:hAnsi="Times New Roman" w:cs="Times New Roman"/>
          <w:sz w:val="28"/>
          <w:szCs w:val="28"/>
          <w:lang w:val="en-US"/>
        </w:rPr>
        <w:t xml:space="preserve"> = (int)</w:t>
      </w:r>
      <w:proofErr w:type="spellStart"/>
      <w:r w:rsidRPr="00842604">
        <w:rPr>
          <w:rFonts w:ascii="Times New Roman" w:eastAsia="Times New Roman" w:hAnsi="Times New Roman" w:cs="Times New Roman"/>
          <w:sz w:val="28"/>
          <w:szCs w:val="28"/>
          <w:lang w:val="en-US"/>
        </w:rPr>
        <w:t>UserRolesComboBox.SelectedIndex</w:t>
      </w:r>
      <w:proofErr w:type="spellEnd"/>
      <w:r w:rsidRPr="00842604">
        <w:rPr>
          <w:rFonts w:ascii="Times New Roman" w:eastAsia="Times New Roman" w:hAnsi="Times New Roman" w:cs="Times New Roman"/>
          <w:sz w:val="28"/>
          <w:szCs w:val="28"/>
          <w:lang w:val="en-US"/>
        </w:rPr>
        <w:t xml:space="preserve"> + 1,</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dateOfBirth</w:t>
      </w:r>
      <w:proofErr w:type="spellEnd"/>
      <w:r w:rsidRPr="00842604">
        <w:rPr>
          <w:rFonts w:ascii="Times New Roman" w:eastAsia="Times New Roman" w:hAnsi="Times New Roman" w:cs="Times New Roman"/>
          <w:sz w:val="28"/>
          <w:szCs w:val="28"/>
          <w:lang w:val="en-US"/>
        </w:rPr>
        <w:t xml:space="preserve"> = </w:t>
      </w:r>
      <w:proofErr w:type="spellStart"/>
      <w:r w:rsidRPr="00842604">
        <w:rPr>
          <w:rFonts w:ascii="Times New Roman" w:eastAsia="Times New Roman" w:hAnsi="Times New Roman" w:cs="Times New Roman"/>
          <w:sz w:val="28"/>
          <w:szCs w:val="28"/>
          <w:lang w:val="en-US"/>
        </w:rPr>
        <w:t>UserDateOfBirthTextBox.Text</w:t>
      </w:r>
      <w:proofErr w:type="spell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phoneNumber</w:t>
      </w:r>
      <w:proofErr w:type="spellEnd"/>
      <w:r w:rsidRPr="00842604">
        <w:rPr>
          <w:rFonts w:ascii="Times New Roman" w:eastAsia="Times New Roman" w:hAnsi="Times New Roman" w:cs="Times New Roman"/>
          <w:sz w:val="28"/>
          <w:szCs w:val="28"/>
          <w:lang w:val="en-US"/>
        </w:rPr>
        <w:t xml:space="preserve"> = </w:t>
      </w:r>
      <w:proofErr w:type="spellStart"/>
      <w:r w:rsidRPr="00842604">
        <w:rPr>
          <w:rFonts w:ascii="Times New Roman" w:eastAsia="Times New Roman" w:hAnsi="Times New Roman" w:cs="Times New Roman"/>
          <w:sz w:val="28"/>
          <w:szCs w:val="28"/>
          <w:lang w:val="en-US"/>
        </w:rPr>
        <w:t>UserPhoneNumberTextBox.Text</w:t>
      </w:r>
      <w:proofErr w:type="spell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address = </w:t>
      </w:r>
      <w:proofErr w:type="spellStart"/>
      <w:r w:rsidRPr="00842604">
        <w:rPr>
          <w:rFonts w:ascii="Times New Roman" w:eastAsia="Times New Roman" w:hAnsi="Times New Roman" w:cs="Times New Roman"/>
          <w:sz w:val="28"/>
          <w:szCs w:val="28"/>
          <w:lang w:val="en-US"/>
        </w:rPr>
        <w:t>UserAddressTextBox.Text</w:t>
      </w:r>
      <w:proofErr w:type="spell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email = </w:t>
      </w:r>
      <w:proofErr w:type="spellStart"/>
      <w:r w:rsidRPr="00842604">
        <w:rPr>
          <w:rFonts w:ascii="Times New Roman" w:eastAsia="Times New Roman" w:hAnsi="Times New Roman" w:cs="Times New Roman"/>
          <w:sz w:val="28"/>
          <w:szCs w:val="28"/>
          <w:lang w:val="en-US"/>
        </w:rPr>
        <w:t>UserEmailTextBox.Text</w:t>
      </w:r>
      <w:proofErr w:type="spell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_</w:t>
      </w:r>
      <w:proofErr w:type="spellStart"/>
      <w:proofErr w:type="gramStart"/>
      <w:r w:rsidRPr="00842604">
        <w:rPr>
          <w:rFonts w:ascii="Times New Roman" w:eastAsia="Times New Roman" w:hAnsi="Times New Roman" w:cs="Times New Roman"/>
          <w:sz w:val="28"/>
          <w:szCs w:val="28"/>
          <w:lang w:val="en-US"/>
        </w:rPr>
        <w:t>context.Users.Add</w:t>
      </w:r>
      <w:proofErr w:type="spellEnd"/>
      <w:proofErr w:type="gramEnd"/>
      <w:r w:rsidRPr="00842604">
        <w:rPr>
          <w:rFonts w:ascii="Times New Roman" w:eastAsia="Times New Roman" w:hAnsi="Times New Roman" w:cs="Times New Roman"/>
          <w:sz w:val="28"/>
          <w:szCs w:val="28"/>
          <w:lang w:val="en-US"/>
        </w:rPr>
        <w:t>(users);</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else </w:t>
      </w:r>
      <w:proofErr w:type="gramStart"/>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MessageBox.Show</w:t>
      </w:r>
      <w:proofErr w:type="spellEnd"/>
      <w:proofErr w:type="gramEnd"/>
      <w:r w:rsidRPr="00842604">
        <w:rPr>
          <w:rFonts w:ascii="Times New Roman" w:eastAsia="Times New Roman" w:hAnsi="Times New Roman" w:cs="Times New Roman"/>
          <w:sz w:val="28"/>
          <w:szCs w:val="28"/>
          <w:lang w:val="en-US"/>
        </w:rPr>
        <w:t>("</w:t>
      </w:r>
      <w:r w:rsidRPr="00842604">
        <w:rPr>
          <w:rFonts w:ascii="Times New Roman" w:eastAsia="Times New Roman" w:hAnsi="Times New Roman" w:cs="Times New Roman"/>
          <w:sz w:val="28"/>
          <w:szCs w:val="28"/>
        </w:rPr>
        <w:t>Вы</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не</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ввели</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все</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обязательные</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данные</w:t>
      </w:r>
      <w:r w:rsidRPr="00842604">
        <w:rPr>
          <w:rFonts w:ascii="Times New Roman" w:eastAsia="Times New Roman" w:hAnsi="Times New Roman" w:cs="Times New Roman"/>
          <w:sz w:val="28"/>
          <w:szCs w:val="28"/>
          <w:lang w:val="en-US"/>
        </w:rPr>
        <w:t>!", "</w:t>
      </w:r>
      <w:proofErr w:type="spellStart"/>
      <w:r w:rsidRPr="00842604">
        <w:rPr>
          <w:rFonts w:ascii="Times New Roman" w:eastAsia="Times New Roman" w:hAnsi="Times New Roman" w:cs="Times New Roman"/>
          <w:sz w:val="28"/>
          <w:szCs w:val="28"/>
          <w:lang w:val="en-US"/>
        </w:rPr>
        <w:t>Erorr</w:t>
      </w:r>
      <w:proofErr w:type="spellEnd"/>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MessageBoxButton.OK</w:t>
      </w:r>
      <w:proofErr w:type="spellEnd"/>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MessageBoxImage.Information</w:t>
      </w:r>
      <w:proofErr w:type="spellEnd"/>
      <w:r w:rsidRPr="00842604">
        <w:rPr>
          <w:rFonts w:ascii="Times New Roman" w:eastAsia="Times New Roman" w:hAnsi="Times New Roman" w:cs="Times New Roman"/>
          <w:sz w:val="28"/>
          <w:szCs w:val="28"/>
          <w:lang w:val="en-US"/>
        </w:rPr>
        <w:t>); return;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break;</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lastRenderedPageBreak/>
        <w:t xml:space="preserve">            case "</w:t>
      </w:r>
      <w:r w:rsidRPr="00842604">
        <w:rPr>
          <w:rFonts w:ascii="Times New Roman" w:eastAsia="Times New Roman" w:hAnsi="Times New Roman" w:cs="Times New Roman"/>
          <w:sz w:val="28"/>
          <w:szCs w:val="28"/>
        </w:rPr>
        <w:t>Мероприятие</w:t>
      </w:r>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if (</w:t>
      </w:r>
      <w:proofErr w:type="spellStart"/>
      <w:proofErr w:type="gramStart"/>
      <w:r w:rsidRPr="00842604">
        <w:rPr>
          <w:rFonts w:ascii="Times New Roman" w:eastAsia="Times New Roman" w:hAnsi="Times New Roman" w:cs="Times New Roman"/>
          <w:sz w:val="28"/>
          <w:szCs w:val="28"/>
          <w:lang w:val="en-US"/>
        </w:rPr>
        <w:t>UserLoginTextBox.Text</w:t>
      </w:r>
      <w:proofErr w:type="spellEnd"/>
      <w:r w:rsidRPr="00842604">
        <w:rPr>
          <w:rFonts w:ascii="Times New Roman" w:eastAsia="Times New Roman" w:hAnsi="Times New Roman" w:cs="Times New Roman"/>
          <w:sz w:val="28"/>
          <w:szCs w:val="28"/>
          <w:lang w:val="en-US"/>
        </w:rPr>
        <w:t xml:space="preserve"> !</w:t>
      </w:r>
      <w:proofErr w:type="gramEnd"/>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string.Empty</w:t>
      </w:r>
      <w:proofErr w:type="spellEnd"/>
      <w:r w:rsidRPr="00842604">
        <w:rPr>
          <w:rFonts w:ascii="Times New Roman" w:eastAsia="Times New Roman" w:hAnsi="Times New Roman" w:cs="Times New Roman"/>
          <w:sz w:val="28"/>
          <w:szCs w:val="28"/>
          <w:lang w:val="en-US"/>
        </w:rPr>
        <w:t xml:space="preserve"> &amp;&amp; </w:t>
      </w:r>
      <w:proofErr w:type="spellStart"/>
      <w:r w:rsidRPr="00842604">
        <w:rPr>
          <w:rFonts w:ascii="Times New Roman" w:eastAsia="Times New Roman" w:hAnsi="Times New Roman" w:cs="Times New Roman"/>
          <w:sz w:val="28"/>
          <w:szCs w:val="28"/>
          <w:lang w:val="en-US"/>
        </w:rPr>
        <w:t>UserLoginTextBox.Text</w:t>
      </w:r>
      <w:proofErr w:type="spellEnd"/>
      <w:r w:rsidRPr="00842604">
        <w:rPr>
          <w:rFonts w:ascii="Times New Roman" w:eastAsia="Times New Roman" w:hAnsi="Times New Roman" w:cs="Times New Roman"/>
          <w:sz w:val="28"/>
          <w:szCs w:val="28"/>
          <w:lang w:val="en-US"/>
        </w:rPr>
        <w:t xml:space="preserve"> != </w:t>
      </w:r>
      <w:proofErr w:type="spellStart"/>
      <w:r w:rsidRPr="00842604">
        <w:rPr>
          <w:rFonts w:ascii="Times New Roman" w:eastAsia="Times New Roman" w:hAnsi="Times New Roman" w:cs="Times New Roman"/>
          <w:sz w:val="28"/>
          <w:szCs w:val="28"/>
          <w:lang w:val="en-US"/>
        </w:rPr>
        <w:t>string.Empty</w:t>
      </w:r>
      <w:proofErr w:type="spell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Event events = new Event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ind w:left="720" w:firstLine="720"/>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name = </w:t>
      </w:r>
      <w:proofErr w:type="spellStart"/>
      <w:r w:rsidRPr="00842604">
        <w:rPr>
          <w:rFonts w:ascii="Times New Roman" w:eastAsia="Times New Roman" w:hAnsi="Times New Roman" w:cs="Times New Roman"/>
          <w:sz w:val="28"/>
          <w:szCs w:val="28"/>
          <w:lang w:val="en-US"/>
        </w:rPr>
        <w:t>tblock_</w:t>
      </w:r>
      <w:proofErr w:type="gramStart"/>
      <w:r w:rsidRPr="00842604">
        <w:rPr>
          <w:rFonts w:ascii="Times New Roman" w:eastAsia="Times New Roman" w:hAnsi="Times New Roman" w:cs="Times New Roman"/>
          <w:sz w:val="28"/>
          <w:szCs w:val="28"/>
          <w:lang w:val="en-US"/>
        </w:rPr>
        <w:t>heading.Text</w:t>
      </w:r>
      <w:proofErr w:type="spellEnd"/>
      <w:proofErr w:type="gram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data_time</w:t>
      </w:r>
      <w:proofErr w:type="spellEnd"/>
      <w:r w:rsidRPr="00842604">
        <w:rPr>
          <w:rFonts w:ascii="Times New Roman" w:eastAsia="Times New Roman" w:hAnsi="Times New Roman" w:cs="Times New Roman"/>
          <w:sz w:val="28"/>
          <w:szCs w:val="28"/>
          <w:lang w:val="en-US"/>
        </w:rPr>
        <w:t xml:space="preserve"> = </w:t>
      </w:r>
      <w:proofErr w:type="spellStart"/>
      <w:r w:rsidRPr="00842604">
        <w:rPr>
          <w:rFonts w:ascii="Times New Roman" w:eastAsia="Times New Roman" w:hAnsi="Times New Roman" w:cs="Times New Roman"/>
          <w:sz w:val="28"/>
          <w:szCs w:val="28"/>
          <w:lang w:val="en-US"/>
        </w:rPr>
        <w:t>Calendar.SelectedDate</w:t>
      </w:r>
      <w:proofErr w:type="spellEnd"/>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_</w:t>
      </w:r>
      <w:proofErr w:type="spellStart"/>
      <w:proofErr w:type="gramStart"/>
      <w:r w:rsidRPr="00842604">
        <w:rPr>
          <w:rFonts w:ascii="Times New Roman" w:eastAsia="Times New Roman" w:hAnsi="Times New Roman" w:cs="Times New Roman"/>
          <w:sz w:val="28"/>
          <w:szCs w:val="28"/>
          <w:lang w:val="en-US"/>
        </w:rPr>
        <w:t>context.Event.Add</w:t>
      </w:r>
      <w:proofErr w:type="spellEnd"/>
      <w:proofErr w:type="gramEnd"/>
      <w:r w:rsidRPr="00842604">
        <w:rPr>
          <w:rFonts w:ascii="Times New Roman" w:eastAsia="Times New Roman" w:hAnsi="Times New Roman" w:cs="Times New Roman"/>
          <w:sz w:val="28"/>
          <w:szCs w:val="28"/>
          <w:lang w:val="en-US"/>
        </w:rPr>
        <w:t>(events);</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else </w:t>
      </w:r>
      <w:proofErr w:type="gramStart"/>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MessageBox.Show</w:t>
      </w:r>
      <w:proofErr w:type="spellEnd"/>
      <w:proofErr w:type="gramEnd"/>
      <w:r w:rsidRPr="00842604">
        <w:rPr>
          <w:rFonts w:ascii="Times New Roman" w:eastAsia="Times New Roman" w:hAnsi="Times New Roman" w:cs="Times New Roman"/>
          <w:sz w:val="28"/>
          <w:szCs w:val="28"/>
          <w:lang w:val="en-US"/>
        </w:rPr>
        <w:t>("</w:t>
      </w:r>
      <w:r w:rsidRPr="00842604">
        <w:rPr>
          <w:rFonts w:ascii="Times New Roman" w:eastAsia="Times New Roman" w:hAnsi="Times New Roman" w:cs="Times New Roman"/>
          <w:sz w:val="28"/>
          <w:szCs w:val="28"/>
        </w:rPr>
        <w:t>Вы</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не</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ввели</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все</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обязательные</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данные</w:t>
      </w:r>
      <w:r w:rsidRPr="00842604">
        <w:rPr>
          <w:rFonts w:ascii="Times New Roman" w:eastAsia="Times New Roman" w:hAnsi="Times New Roman" w:cs="Times New Roman"/>
          <w:sz w:val="28"/>
          <w:szCs w:val="28"/>
          <w:lang w:val="en-US"/>
        </w:rPr>
        <w:t>!", "</w:t>
      </w:r>
      <w:proofErr w:type="spellStart"/>
      <w:r w:rsidRPr="00842604">
        <w:rPr>
          <w:rFonts w:ascii="Times New Roman" w:eastAsia="Times New Roman" w:hAnsi="Times New Roman" w:cs="Times New Roman"/>
          <w:sz w:val="28"/>
          <w:szCs w:val="28"/>
          <w:lang w:val="en-US"/>
        </w:rPr>
        <w:t>Erorr</w:t>
      </w:r>
      <w:proofErr w:type="spellEnd"/>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MessageBoxButton.OK</w:t>
      </w:r>
      <w:proofErr w:type="spellEnd"/>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MessageBoxImage.Information</w:t>
      </w:r>
      <w:proofErr w:type="spellEnd"/>
      <w:r w:rsidRPr="00842604">
        <w:rPr>
          <w:rFonts w:ascii="Times New Roman" w:eastAsia="Times New Roman" w:hAnsi="Times New Roman" w:cs="Times New Roman"/>
          <w:sz w:val="28"/>
          <w:szCs w:val="28"/>
          <w:lang w:val="en-US"/>
        </w:rPr>
        <w:t>); return;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break;</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case "</w:t>
      </w:r>
      <w:r w:rsidRPr="00842604">
        <w:rPr>
          <w:rFonts w:ascii="Times New Roman" w:eastAsia="Times New Roman" w:hAnsi="Times New Roman" w:cs="Times New Roman"/>
          <w:sz w:val="28"/>
          <w:szCs w:val="28"/>
        </w:rPr>
        <w:t>Новость</w:t>
      </w:r>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if (</w:t>
      </w:r>
      <w:proofErr w:type="spellStart"/>
      <w:proofErr w:type="gramStart"/>
      <w:r w:rsidRPr="00842604">
        <w:rPr>
          <w:rFonts w:ascii="Times New Roman" w:eastAsia="Times New Roman" w:hAnsi="Times New Roman" w:cs="Times New Roman"/>
          <w:sz w:val="28"/>
          <w:szCs w:val="28"/>
          <w:lang w:val="en-US"/>
        </w:rPr>
        <w:t>UserLoginTextBox.Text</w:t>
      </w:r>
      <w:proofErr w:type="spellEnd"/>
      <w:r w:rsidRPr="00842604">
        <w:rPr>
          <w:rFonts w:ascii="Times New Roman" w:eastAsia="Times New Roman" w:hAnsi="Times New Roman" w:cs="Times New Roman"/>
          <w:sz w:val="28"/>
          <w:szCs w:val="28"/>
          <w:lang w:val="en-US"/>
        </w:rPr>
        <w:t xml:space="preserve"> !</w:t>
      </w:r>
      <w:proofErr w:type="gramEnd"/>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string.Empty</w:t>
      </w:r>
      <w:proofErr w:type="spellEnd"/>
      <w:r w:rsidRPr="00842604">
        <w:rPr>
          <w:rFonts w:ascii="Times New Roman" w:eastAsia="Times New Roman" w:hAnsi="Times New Roman" w:cs="Times New Roman"/>
          <w:sz w:val="28"/>
          <w:szCs w:val="28"/>
          <w:lang w:val="en-US"/>
        </w:rPr>
        <w:t xml:space="preserve"> &amp;&amp; </w:t>
      </w:r>
      <w:proofErr w:type="spellStart"/>
      <w:r w:rsidRPr="00842604">
        <w:rPr>
          <w:rFonts w:ascii="Times New Roman" w:eastAsia="Times New Roman" w:hAnsi="Times New Roman" w:cs="Times New Roman"/>
          <w:sz w:val="28"/>
          <w:szCs w:val="28"/>
          <w:lang w:val="en-US"/>
        </w:rPr>
        <w:t>UserLoginTextBox.Text</w:t>
      </w:r>
      <w:proofErr w:type="spellEnd"/>
      <w:r w:rsidRPr="00842604">
        <w:rPr>
          <w:rFonts w:ascii="Times New Roman" w:eastAsia="Times New Roman" w:hAnsi="Times New Roman" w:cs="Times New Roman"/>
          <w:sz w:val="28"/>
          <w:szCs w:val="28"/>
          <w:lang w:val="en-US"/>
        </w:rPr>
        <w:t xml:space="preserve"> != </w:t>
      </w:r>
      <w:proofErr w:type="spellStart"/>
      <w:r w:rsidRPr="00842604">
        <w:rPr>
          <w:rFonts w:ascii="Times New Roman" w:eastAsia="Times New Roman" w:hAnsi="Times New Roman" w:cs="Times New Roman"/>
          <w:sz w:val="28"/>
          <w:szCs w:val="28"/>
          <w:lang w:val="en-US"/>
        </w:rPr>
        <w:t>string.Empty</w:t>
      </w:r>
      <w:proofErr w:type="spell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News </w:t>
      </w:r>
      <w:proofErr w:type="spellStart"/>
      <w:r w:rsidRPr="00842604">
        <w:rPr>
          <w:rFonts w:ascii="Times New Roman" w:eastAsia="Times New Roman" w:hAnsi="Times New Roman" w:cs="Times New Roman"/>
          <w:sz w:val="28"/>
          <w:szCs w:val="28"/>
          <w:lang w:val="en-US"/>
        </w:rPr>
        <w:t>news</w:t>
      </w:r>
      <w:proofErr w:type="spellEnd"/>
      <w:r w:rsidRPr="00842604">
        <w:rPr>
          <w:rFonts w:ascii="Times New Roman" w:eastAsia="Times New Roman" w:hAnsi="Times New Roman" w:cs="Times New Roman"/>
          <w:sz w:val="28"/>
          <w:szCs w:val="28"/>
          <w:lang w:val="en-US"/>
        </w:rPr>
        <w:t xml:space="preserve"> = new News</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id_user</w:t>
      </w:r>
      <w:proofErr w:type="spellEnd"/>
      <w:r w:rsidRPr="00842604">
        <w:rPr>
          <w:rFonts w:ascii="Times New Roman" w:eastAsia="Times New Roman" w:hAnsi="Times New Roman" w:cs="Times New Roman"/>
          <w:sz w:val="28"/>
          <w:szCs w:val="28"/>
          <w:lang w:val="en-US"/>
        </w:rPr>
        <w:t xml:space="preserve"> = </w:t>
      </w:r>
      <w:proofErr w:type="spellStart"/>
      <w:r w:rsidRPr="00842604">
        <w:rPr>
          <w:rFonts w:ascii="Times New Roman" w:eastAsia="Times New Roman" w:hAnsi="Times New Roman" w:cs="Times New Roman"/>
          <w:sz w:val="28"/>
          <w:szCs w:val="28"/>
          <w:lang w:val="en-US"/>
        </w:rPr>
        <w:t>currentUser.id_user</w:t>
      </w:r>
      <w:proofErr w:type="spell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heading = </w:t>
      </w:r>
      <w:proofErr w:type="spellStart"/>
      <w:r w:rsidRPr="00842604">
        <w:rPr>
          <w:rFonts w:ascii="Times New Roman" w:eastAsia="Times New Roman" w:hAnsi="Times New Roman" w:cs="Times New Roman"/>
          <w:sz w:val="28"/>
          <w:szCs w:val="28"/>
          <w:lang w:val="en-US"/>
        </w:rPr>
        <w:t>tblock_</w:t>
      </w:r>
      <w:proofErr w:type="gramStart"/>
      <w:r w:rsidRPr="00842604">
        <w:rPr>
          <w:rFonts w:ascii="Times New Roman" w:eastAsia="Times New Roman" w:hAnsi="Times New Roman" w:cs="Times New Roman"/>
          <w:sz w:val="28"/>
          <w:szCs w:val="28"/>
          <w:lang w:val="en-US"/>
        </w:rPr>
        <w:t>heading.Text</w:t>
      </w:r>
      <w:proofErr w:type="spellEnd"/>
      <w:proofErr w:type="gram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text = </w:t>
      </w:r>
      <w:proofErr w:type="spellStart"/>
      <w:r w:rsidRPr="00842604">
        <w:rPr>
          <w:rFonts w:ascii="Times New Roman" w:eastAsia="Times New Roman" w:hAnsi="Times New Roman" w:cs="Times New Roman"/>
          <w:sz w:val="28"/>
          <w:szCs w:val="28"/>
          <w:lang w:val="en-US"/>
        </w:rPr>
        <w:t>TextBox_</w:t>
      </w:r>
      <w:proofErr w:type="gramStart"/>
      <w:r w:rsidRPr="00842604">
        <w:rPr>
          <w:rFonts w:ascii="Times New Roman" w:eastAsia="Times New Roman" w:hAnsi="Times New Roman" w:cs="Times New Roman"/>
          <w:sz w:val="28"/>
          <w:szCs w:val="28"/>
          <w:lang w:val="en-US"/>
        </w:rPr>
        <w:t>text.Text</w:t>
      </w:r>
      <w:proofErr w:type="spellEnd"/>
      <w:proofErr w:type="gramEnd"/>
      <w:r w:rsidRPr="00842604">
        <w:rPr>
          <w:rFonts w:ascii="Times New Roman" w:eastAsia="Times New Roman" w:hAnsi="Times New Roman" w:cs="Times New Roman"/>
          <w:sz w:val="28"/>
          <w:szCs w:val="28"/>
          <w:lang w:val="en-US"/>
        </w:rPr>
        <w:t>,</w:t>
      </w:r>
    </w:p>
    <w:p w:rsidR="00F337A2"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data_time</w:t>
      </w:r>
      <w:proofErr w:type="spellEnd"/>
      <w:r w:rsidRPr="00842604">
        <w:rPr>
          <w:rFonts w:ascii="Times New Roman" w:eastAsia="Times New Roman" w:hAnsi="Times New Roman" w:cs="Times New Roman"/>
          <w:sz w:val="28"/>
          <w:szCs w:val="28"/>
          <w:lang w:val="en-US"/>
        </w:rPr>
        <w:t xml:space="preserve"> = </w:t>
      </w:r>
      <w:proofErr w:type="spellStart"/>
      <w:r w:rsidRPr="00842604">
        <w:rPr>
          <w:rFonts w:ascii="Times New Roman" w:eastAsia="Times New Roman" w:hAnsi="Times New Roman" w:cs="Times New Roman"/>
          <w:sz w:val="28"/>
          <w:szCs w:val="28"/>
          <w:lang w:val="en-US"/>
        </w:rPr>
        <w:t>DateTime.Now</w:t>
      </w:r>
      <w:proofErr w:type="spellEnd"/>
      <w:r w:rsidRPr="00842604">
        <w:rPr>
          <w:rFonts w:ascii="Times New Roman" w:eastAsia="Times New Roman" w:hAnsi="Times New Roman" w:cs="Times New Roman"/>
          <w:sz w:val="28"/>
          <w:szCs w:val="28"/>
          <w:lang w:val="en-US"/>
        </w:rPr>
        <w:t>,};</w:t>
      </w:r>
    </w:p>
    <w:p w:rsidR="00A774C2" w:rsidRPr="00842604" w:rsidRDefault="00A774C2">
      <w:pPr>
        <w:rPr>
          <w:rFonts w:ascii="Times New Roman" w:eastAsia="Times New Roman" w:hAnsi="Times New Roman" w:cs="Times New Roman"/>
          <w:sz w:val="28"/>
          <w:szCs w:val="28"/>
          <w:lang w:val="en-US"/>
        </w:rPr>
      </w:pP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_</w:t>
      </w:r>
      <w:proofErr w:type="spellStart"/>
      <w:proofErr w:type="gramStart"/>
      <w:r w:rsidRPr="00842604">
        <w:rPr>
          <w:rFonts w:ascii="Times New Roman" w:eastAsia="Times New Roman" w:hAnsi="Times New Roman" w:cs="Times New Roman"/>
          <w:sz w:val="28"/>
          <w:szCs w:val="28"/>
          <w:lang w:val="en-US"/>
        </w:rPr>
        <w:t>context.News.Add</w:t>
      </w:r>
      <w:proofErr w:type="spellEnd"/>
      <w:proofErr w:type="gramEnd"/>
      <w:r w:rsidRPr="00842604">
        <w:rPr>
          <w:rFonts w:ascii="Times New Roman" w:eastAsia="Times New Roman" w:hAnsi="Times New Roman" w:cs="Times New Roman"/>
          <w:sz w:val="28"/>
          <w:szCs w:val="28"/>
          <w:lang w:val="en-US"/>
        </w:rPr>
        <w:t>(news);</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lastRenderedPageBreak/>
        <w:t xml:space="preserve">                else </w:t>
      </w:r>
      <w:proofErr w:type="gramStart"/>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MessageBox.Show</w:t>
      </w:r>
      <w:proofErr w:type="spellEnd"/>
      <w:proofErr w:type="gramEnd"/>
      <w:r w:rsidRPr="00842604">
        <w:rPr>
          <w:rFonts w:ascii="Times New Roman" w:eastAsia="Times New Roman" w:hAnsi="Times New Roman" w:cs="Times New Roman"/>
          <w:sz w:val="28"/>
          <w:szCs w:val="28"/>
          <w:lang w:val="en-US"/>
        </w:rPr>
        <w:t>("</w:t>
      </w:r>
      <w:r w:rsidRPr="00842604">
        <w:rPr>
          <w:rFonts w:ascii="Times New Roman" w:eastAsia="Times New Roman" w:hAnsi="Times New Roman" w:cs="Times New Roman"/>
          <w:sz w:val="28"/>
          <w:szCs w:val="28"/>
        </w:rPr>
        <w:t>Вы</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не</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ввели</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все</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обязательные</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данные</w:t>
      </w:r>
      <w:r w:rsidRPr="00842604">
        <w:rPr>
          <w:rFonts w:ascii="Times New Roman" w:eastAsia="Times New Roman" w:hAnsi="Times New Roman" w:cs="Times New Roman"/>
          <w:sz w:val="28"/>
          <w:szCs w:val="28"/>
          <w:lang w:val="en-US"/>
        </w:rPr>
        <w:t>!", "</w:t>
      </w:r>
      <w:proofErr w:type="spellStart"/>
      <w:r w:rsidRPr="00842604">
        <w:rPr>
          <w:rFonts w:ascii="Times New Roman" w:eastAsia="Times New Roman" w:hAnsi="Times New Roman" w:cs="Times New Roman"/>
          <w:sz w:val="28"/>
          <w:szCs w:val="28"/>
          <w:lang w:val="en-US"/>
        </w:rPr>
        <w:t>Erorr</w:t>
      </w:r>
      <w:proofErr w:type="spellEnd"/>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MessageBoxButton.OK</w:t>
      </w:r>
      <w:proofErr w:type="spellEnd"/>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MessageBoxImage.Information</w:t>
      </w:r>
      <w:proofErr w:type="spellEnd"/>
      <w:r w:rsidRPr="00842604">
        <w:rPr>
          <w:rFonts w:ascii="Times New Roman" w:eastAsia="Times New Roman" w:hAnsi="Times New Roman" w:cs="Times New Roman"/>
          <w:sz w:val="28"/>
          <w:szCs w:val="28"/>
          <w:lang w:val="en-US"/>
        </w:rPr>
        <w:t>); return;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break;</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case "</w:t>
      </w:r>
      <w:r w:rsidRPr="00842604">
        <w:rPr>
          <w:rFonts w:ascii="Times New Roman" w:eastAsia="Times New Roman" w:hAnsi="Times New Roman" w:cs="Times New Roman"/>
          <w:sz w:val="28"/>
          <w:szCs w:val="28"/>
        </w:rPr>
        <w:t>Рекомендация</w:t>
      </w:r>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if (</w:t>
      </w:r>
      <w:proofErr w:type="spellStart"/>
      <w:proofErr w:type="gramStart"/>
      <w:r w:rsidRPr="00842604">
        <w:rPr>
          <w:rFonts w:ascii="Times New Roman" w:eastAsia="Times New Roman" w:hAnsi="Times New Roman" w:cs="Times New Roman"/>
          <w:sz w:val="28"/>
          <w:szCs w:val="28"/>
          <w:lang w:val="en-US"/>
        </w:rPr>
        <w:t>UserLoginTextBox.Text</w:t>
      </w:r>
      <w:proofErr w:type="spellEnd"/>
      <w:r w:rsidRPr="00842604">
        <w:rPr>
          <w:rFonts w:ascii="Times New Roman" w:eastAsia="Times New Roman" w:hAnsi="Times New Roman" w:cs="Times New Roman"/>
          <w:sz w:val="28"/>
          <w:szCs w:val="28"/>
          <w:lang w:val="en-US"/>
        </w:rPr>
        <w:t xml:space="preserve"> !</w:t>
      </w:r>
      <w:proofErr w:type="gramEnd"/>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string.Empty</w:t>
      </w:r>
      <w:proofErr w:type="spellEnd"/>
      <w:r w:rsidRPr="00842604">
        <w:rPr>
          <w:rFonts w:ascii="Times New Roman" w:eastAsia="Times New Roman" w:hAnsi="Times New Roman" w:cs="Times New Roman"/>
          <w:sz w:val="28"/>
          <w:szCs w:val="28"/>
          <w:lang w:val="en-US"/>
        </w:rPr>
        <w:t xml:space="preserve"> &amp;&amp; </w:t>
      </w:r>
      <w:proofErr w:type="spellStart"/>
      <w:r w:rsidRPr="00842604">
        <w:rPr>
          <w:rFonts w:ascii="Times New Roman" w:eastAsia="Times New Roman" w:hAnsi="Times New Roman" w:cs="Times New Roman"/>
          <w:sz w:val="28"/>
          <w:szCs w:val="28"/>
          <w:lang w:val="en-US"/>
        </w:rPr>
        <w:t>UserLoginTextBox.Text</w:t>
      </w:r>
      <w:proofErr w:type="spellEnd"/>
      <w:r w:rsidRPr="00842604">
        <w:rPr>
          <w:rFonts w:ascii="Times New Roman" w:eastAsia="Times New Roman" w:hAnsi="Times New Roman" w:cs="Times New Roman"/>
          <w:sz w:val="28"/>
          <w:szCs w:val="28"/>
          <w:lang w:val="en-US"/>
        </w:rPr>
        <w:t xml:space="preserve"> != </w:t>
      </w:r>
      <w:proofErr w:type="spellStart"/>
      <w:r w:rsidRPr="00842604">
        <w:rPr>
          <w:rFonts w:ascii="Times New Roman" w:eastAsia="Times New Roman" w:hAnsi="Times New Roman" w:cs="Times New Roman"/>
          <w:sz w:val="28"/>
          <w:szCs w:val="28"/>
          <w:lang w:val="en-US"/>
        </w:rPr>
        <w:t>string.Empty</w:t>
      </w:r>
      <w:proofErr w:type="spell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EcologicalRecommendations</w:t>
      </w:r>
      <w:proofErr w:type="spellEnd"/>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ecologicalRecommendations</w:t>
      </w:r>
      <w:proofErr w:type="spellEnd"/>
      <w:r w:rsidRPr="00842604">
        <w:rPr>
          <w:rFonts w:ascii="Times New Roman" w:eastAsia="Times New Roman" w:hAnsi="Times New Roman" w:cs="Times New Roman"/>
          <w:sz w:val="28"/>
          <w:szCs w:val="28"/>
          <w:lang w:val="en-US"/>
        </w:rPr>
        <w:t xml:space="preserve"> = new </w:t>
      </w:r>
      <w:proofErr w:type="spellStart"/>
      <w:r w:rsidRPr="00842604">
        <w:rPr>
          <w:rFonts w:ascii="Times New Roman" w:eastAsia="Times New Roman" w:hAnsi="Times New Roman" w:cs="Times New Roman"/>
          <w:sz w:val="28"/>
          <w:szCs w:val="28"/>
          <w:lang w:val="en-US"/>
        </w:rPr>
        <w:t>EcologicalRecommendations</w:t>
      </w:r>
      <w:proofErr w:type="spellEnd"/>
    </w:p>
    <w:p w:rsidR="00F337A2" w:rsidRPr="00842604" w:rsidRDefault="0053690A">
      <w:pPr>
        <w:ind w:left="720"/>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id_user</w:t>
      </w:r>
      <w:proofErr w:type="spellEnd"/>
      <w:r w:rsidRPr="00842604">
        <w:rPr>
          <w:rFonts w:ascii="Times New Roman" w:eastAsia="Times New Roman" w:hAnsi="Times New Roman" w:cs="Times New Roman"/>
          <w:sz w:val="28"/>
          <w:szCs w:val="28"/>
          <w:lang w:val="en-US"/>
        </w:rPr>
        <w:t xml:space="preserve"> = </w:t>
      </w:r>
      <w:proofErr w:type="spellStart"/>
      <w:r w:rsidRPr="00842604">
        <w:rPr>
          <w:rFonts w:ascii="Times New Roman" w:eastAsia="Times New Roman" w:hAnsi="Times New Roman" w:cs="Times New Roman"/>
          <w:sz w:val="28"/>
          <w:szCs w:val="28"/>
          <w:lang w:val="en-US"/>
        </w:rPr>
        <w:t>currentUser.id_user</w:t>
      </w:r>
      <w:proofErr w:type="spell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heading = </w:t>
      </w:r>
      <w:proofErr w:type="spellStart"/>
      <w:r w:rsidRPr="00842604">
        <w:rPr>
          <w:rFonts w:ascii="Times New Roman" w:eastAsia="Times New Roman" w:hAnsi="Times New Roman" w:cs="Times New Roman"/>
          <w:sz w:val="28"/>
          <w:szCs w:val="28"/>
          <w:lang w:val="en-US"/>
        </w:rPr>
        <w:t>tblock_</w:t>
      </w:r>
      <w:proofErr w:type="gramStart"/>
      <w:r w:rsidRPr="00842604">
        <w:rPr>
          <w:rFonts w:ascii="Times New Roman" w:eastAsia="Times New Roman" w:hAnsi="Times New Roman" w:cs="Times New Roman"/>
          <w:sz w:val="28"/>
          <w:szCs w:val="28"/>
          <w:lang w:val="en-US"/>
        </w:rPr>
        <w:t>heading.Text</w:t>
      </w:r>
      <w:proofErr w:type="spellEnd"/>
      <w:proofErr w:type="gram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text = </w:t>
      </w:r>
      <w:proofErr w:type="spellStart"/>
      <w:r w:rsidRPr="00842604">
        <w:rPr>
          <w:rFonts w:ascii="Times New Roman" w:eastAsia="Times New Roman" w:hAnsi="Times New Roman" w:cs="Times New Roman"/>
          <w:sz w:val="28"/>
          <w:szCs w:val="28"/>
          <w:lang w:val="en-US"/>
        </w:rPr>
        <w:t>TextBox_</w:t>
      </w:r>
      <w:proofErr w:type="gramStart"/>
      <w:r w:rsidRPr="00842604">
        <w:rPr>
          <w:rFonts w:ascii="Times New Roman" w:eastAsia="Times New Roman" w:hAnsi="Times New Roman" w:cs="Times New Roman"/>
          <w:sz w:val="28"/>
          <w:szCs w:val="28"/>
          <w:lang w:val="en-US"/>
        </w:rPr>
        <w:t>text.Text</w:t>
      </w:r>
      <w:proofErr w:type="spellEnd"/>
      <w:proofErr w:type="gramEnd"/>
      <w:r w:rsidRPr="00842604">
        <w:rPr>
          <w:rFonts w:ascii="Times New Roman" w:eastAsia="Times New Roman" w:hAnsi="Times New Roman" w:cs="Times New Roman"/>
          <w:sz w:val="28"/>
          <w:szCs w:val="28"/>
          <w:lang w:val="en-US"/>
        </w:rPr>
        <w:t>,</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_</w:t>
      </w:r>
      <w:proofErr w:type="gramStart"/>
      <w:r w:rsidRPr="00842604">
        <w:rPr>
          <w:rFonts w:ascii="Times New Roman" w:eastAsia="Times New Roman" w:hAnsi="Times New Roman" w:cs="Times New Roman"/>
          <w:sz w:val="28"/>
          <w:szCs w:val="28"/>
          <w:lang w:val="en-US"/>
        </w:rPr>
        <w:t>context.EcologicalRecommendations.Add</w:t>
      </w:r>
      <w:proofErr w:type="gramEnd"/>
      <w:r w:rsidRPr="00842604">
        <w:rPr>
          <w:rFonts w:ascii="Times New Roman" w:eastAsia="Times New Roman" w:hAnsi="Times New Roman" w:cs="Times New Roman"/>
          <w:sz w:val="28"/>
          <w:szCs w:val="28"/>
          <w:lang w:val="en-US"/>
        </w:rPr>
        <w:t>(ecologicalRecommendations);</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w:t>
      </w:r>
    </w:p>
    <w:p w:rsidR="00F337A2" w:rsidRPr="00842604" w:rsidRDefault="0053690A">
      <w:pPr>
        <w:rPr>
          <w:rFonts w:ascii="Times New Roman" w:eastAsia="Times New Roman" w:hAnsi="Times New Roman" w:cs="Times New Roman"/>
          <w:sz w:val="28"/>
          <w:szCs w:val="28"/>
          <w:lang w:val="en-US"/>
        </w:rPr>
      </w:pPr>
      <w:r w:rsidRPr="00842604">
        <w:rPr>
          <w:rFonts w:ascii="Times New Roman" w:eastAsia="Times New Roman" w:hAnsi="Times New Roman" w:cs="Times New Roman"/>
          <w:sz w:val="28"/>
          <w:szCs w:val="28"/>
          <w:lang w:val="en-US"/>
        </w:rPr>
        <w:t xml:space="preserve">                else </w:t>
      </w:r>
      <w:proofErr w:type="gramStart"/>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MessageBox.Show</w:t>
      </w:r>
      <w:proofErr w:type="spellEnd"/>
      <w:proofErr w:type="gramEnd"/>
      <w:r w:rsidRPr="00842604">
        <w:rPr>
          <w:rFonts w:ascii="Times New Roman" w:eastAsia="Times New Roman" w:hAnsi="Times New Roman" w:cs="Times New Roman"/>
          <w:sz w:val="28"/>
          <w:szCs w:val="28"/>
          <w:lang w:val="en-US"/>
        </w:rPr>
        <w:t>("</w:t>
      </w:r>
      <w:r w:rsidRPr="00842604">
        <w:rPr>
          <w:rFonts w:ascii="Times New Roman" w:eastAsia="Times New Roman" w:hAnsi="Times New Roman" w:cs="Times New Roman"/>
          <w:sz w:val="28"/>
          <w:szCs w:val="28"/>
        </w:rPr>
        <w:t>Вы</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не</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ввели</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все</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обязательные</w:t>
      </w:r>
      <w:r w:rsidRPr="00842604">
        <w:rPr>
          <w:rFonts w:ascii="Times New Roman" w:eastAsia="Times New Roman" w:hAnsi="Times New Roman" w:cs="Times New Roman"/>
          <w:sz w:val="28"/>
          <w:szCs w:val="28"/>
          <w:lang w:val="en-US"/>
        </w:rPr>
        <w:t xml:space="preserve"> </w:t>
      </w:r>
      <w:r w:rsidRPr="00842604">
        <w:rPr>
          <w:rFonts w:ascii="Times New Roman" w:eastAsia="Times New Roman" w:hAnsi="Times New Roman" w:cs="Times New Roman"/>
          <w:sz w:val="28"/>
          <w:szCs w:val="28"/>
        </w:rPr>
        <w:t>данные</w:t>
      </w:r>
      <w:r w:rsidRPr="00842604">
        <w:rPr>
          <w:rFonts w:ascii="Times New Roman" w:eastAsia="Times New Roman" w:hAnsi="Times New Roman" w:cs="Times New Roman"/>
          <w:sz w:val="28"/>
          <w:szCs w:val="28"/>
          <w:lang w:val="en-US"/>
        </w:rPr>
        <w:t>!", "</w:t>
      </w:r>
      <w:proofErr w:type="spellStart"/>
      <w:r w:rsidRPr="00842604">
        <w:rPr>
          <w:rFonts w:ascii="Times New Roman" w:eastAsia="Times New Roman" w:hAnsi="Times New Roman" w:cs="Times New Roman"/>
          <w:sz w:val="28"/>
          <w:szCs w:val="28"/>
          <w:lang w:val="en-US"/>
        </w:rPr>
        <w:t>Erorr</w:t>
      </w:r>
      <w:proofErr w:type="spellEnd"/>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MessageBoxButton.OK</w:t>
      </w:r>
      <w:proofErr w:type="spellEnd"/>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lang w:val="en-US"/>
        </w:rPr>
        <w:t>MessageBoxImage.Information</w:t>
      </w:r>
      <w:proofErr w:type="spellEnd"/>
      <w:r w:rsidRPr="00842604">
        <w:rPr>
          <w:rFonts w:ascii="Times New Roman" w:eastAsia="Times New Roman" w:hAnsi="Times New Roman" w:cs="Times New Roman"/>
          <w:sz w:val="28"/>
          <w:szCs w:val="28"/>
          <w:lang w:val="en-US"/>
        </w:rPr>
        <w:t>); return; }</w:t>
      </w:r>
    </w:p>
    <w:p w:rsidR="00F337A2" w:rsidRPr="00842604" w:rsidRDefault="0053690A">
      <w:pP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lang w:val="en-US"/>
        </w:rPr>
        <w:t xml:space="preserve">                </w:t>
      </w:r>
      <w:proofErr w:type="spellStart"/>
      <w:r w:rsidRPr="00842604">
        <w:rPr>
          <w:rFonts w:ascii="Times New Roman" w:eastAsia="Times New Roman" w:hAnsi="Times New Roman" w:cs="Times New Roman"/>
          <w:sz w:val="28"/>
          <w:szCs w:val="28"/>
        </w:rPr>
        <w:t>break</w:t>
      </w:r>
      <w:proofErr w:type="spellEnd"/>
      <w:r w:rsidRPr="00842604">
        <w:rPr>
          <w:rFonts w:ascii="Times New Roman" w:eastAsia="Times New Roman" w:hAnsi="Times New Roman" w:cs="Times New Roman"/>
          <w:sz w:val="28"/>
          <w:szCs w:val="28"/>
        </w:rPr>
        <w:t>;</w:t>
      </w:r>
    </w:p>
    <w:p w:rsidR="00F337A2" w:rsidRPr="00842604" w:rsidRDefault="0053690A">
      <w:pP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        }</w:t>
      </w:r>
    </w:p>
    <w:p w:rsidR="00F337A2" w:rsidRPr="00842604" w:rsidRDefault="0053690A">
      <w:pP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        _</w:t>
      </w:r>
      <w:proofErr w:type="spellStart"/>
      <w:proofErr w:type="gramStart"/>
      <w:r w:rsidRPr="00842604">
        <w:rPr>
          <w:rFonts w:ascii="Times New Roman" w:eastAsia="Times New Roman" w:hAnsi="Times New Roman" w:cs="Times New Roman"/>
          <w:sz w:val="28"/>
          <w:szCs w:val="28"/>
        </w:rPr>
        <w:t>context.SaveChanges</w:t>
      </w:r>
      <w:proofErr w:type="spellEnd"/>
      <w:proofErr w:type="gramEnd"/>
      <w:r w:rsidRPr="00842604">
        <w:rPr>
          <w:rFonts w:ascii="Times New Roman" w:eastAsia="Times New Roman" w:hAnsi="Times New Roman" w:cs="Times New Roman"/>
          <w:sz w:val="28"/>
          <w:szCs w:val="28"/>
        </w:rPr>
        <w:t>();</w:t>
      </w:r>
    </w:p>
    <w:p w:rsidR="00F337A2" w:rsidRDefault="0053690A">
      <w:pP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        // Вывод сообщения об успешном добавлении</w:t>
      </w:r>
    </w:p>
    <w:p w:rsidR="00A774C2" w:rsidRPr="00842604" w:rsidRDefault="00A774C2">
      <w:pPr>
        <w:rPr>
          <w:rFonts w:ascii="Times New Roman" w:eastAsia="Times New Roman" w:hAnsi="Times New Roman" w:cs="Times New Roman"/>
          <w:sz w:val="28"/>
          <w:szCs w:val="28"/>
        </w:rPr>
      </w:pPr>
    </w:p>
    <w:p w:rsidR="00F337A2" w:rsidRPr="00842604" w:rsidRDefault="0053690A">
      <w:pP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MessageBox.Show</w:t>
      </w:r>
      <w:proofErr w:type="spellEnd"/>
      <w:r w:rsidRPr="00842604">
        <w:rPr>
          <w:rFonts w:ascii="Times New Roman" w:eastAsia="Times New Roman" w:hAnsi="Times New Roman" w:cs="Times New Roman"/>
          <w:sz w:val="28"/>
          <w:szCs w:val="28"/>
        </w:rPr>
        <w:t>("Данные успешно добавлены в базу данных.");</w:t>
      </w:r>
    </w:p>
    <w:p w:rsidR="00F337A2" w:rsidRDefault="0053690A">
      <w:pP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    }}</w:t>
      </w:r>
    </w:p>
    <w:p w:rsidR="00A774C2" w:rsidRDefault="00A774C2">
      <w:pPr>
        <w:rPr>
          <w:rFonts w:ascii="Times New Roman" w:eastAsia="Times New Roman" w:hAnsi="Times New Roman" w:cs="Times New Roman"/>
          <w:sz w:val="28"/>
          <w:szCs w:val="28"/>
        </w:rPr>
      </w:pPr>
    </w:p>
    <w:p w:rsidR="0024503D" w:rsidRDefault="0024503D">
      <w:pPr>
        <w:rPr>
          <w:rFonts w:ascii="Times New Roman" w:eastAsia="Times New Roman" w:hAnsi="Times New Roman" w:cs="Times New Roman"/>
          <w:sz w:val="28"/>
          <w:szCs w:val="28"/>
        </w:rPr>
      </w:pPr>
    </w:p>
    <w:p w:rsidR="0024503D" w:rsidRPr="00842604" w:rsidRDefault="0024503D">
      <w:pPr>
        <w:rPr>
          <w:rFonts w:ascii="Times New Roman" w:eastAsia="Times New Roman" w:hAnsi="Times New Roman" w:cs="Times New Roman"/>
          <w:sz w:val="28"/>
          <w:szCs w:val="28"/>
        </w:rPr>
      </w:pPr>
    </w:p>
    <w:p w:rsidR="00F337A2" w:rsidRPr="00842604" w:rsidRDefault="0053690A">
      <w:pPr>
        <w:numPr>
          <w:ilvl w:val="0"/>
          <w:numId w:val="15"/>
        </w:numPr>
        <w:pBdr>
          <w:top w:val="nil"/>
          <w:left w:val="nil"/>
          <w:bottom w:val="nil"/>
          <w:right w:val="nil"/>
          <w:between w:val="nil"/>
        </w:pBdr>
        <w:spacing w:after="0"/>
        <w:ind w:left="0"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lastRenderedPageBreak/>
        <w:t xml:space="preserve">В </w:t>
      </w:r>
      <w:r w:rsidRPr="00842604">
        <w:rPr>
          <w:rFonts w:ascii="Times New Roman" w:eastAsia="Times New Roman" w:hAnsi="Times New Roman" w:cs="Times New Roman"/>
          <w:sz w:val="28"/>
          <w:szCs w:val="28"/>
        </w:rPr>
        <w:t>окне</w:t>
      </w:r>
      <w:r w:rsidRPr="00842604">
        <w:rPr>
          <w:rFonts w:ascii="Times New Roman" w:eastAsia="Times New Roman" w:hAnsi="Times New Roman" w:cs="Times New Roman"/>
          <w:color w:val="000000"/>
          <w:sz w:val="28"/>
          <w:szCs w:val="28"/>
        </w:rPr>
        <w:t xml:space="preserve"> «</w:t>
      </w:r>
      <w:r w:rsidRPr="00842604">
        <w:rPr>
          <w:rFonts w:ascii="Times New Roman" w:eastAsia="Times New Roman" w:hAnsi="Times New Roman" w:cs="Times New Roman"/>
          <w:sz w:val="28"/>
          <w:szCs w:val="28"/>
        </w:rPr>
        <w:t>Экспорт</w:t>
      </w:r>
      <w:r w:rsidRPr="00842604">
        <w:rPr>
          <w:rFonts w:ascii="Times New Roman" w:eastAsia="Times New Roman" w:hAnsi="Times New Roman" w:cs="Times New Roman"/>
          <w:color w:val="000000"/>
          <w:sz w:val="28"/>
          <w:szCs w:val="28"/>
        </w:rPr>
        <w:t>»:</w:t>
      </w:r>
    </w:p>
    <w:p w:rsidR="00F337A2" w:rsidRPr="00842604" w:rsidRDefault="0053690A">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Запросы на выбор таблицы;</w:t>
      </w:r>
    </w:p>
    <w:p w:rsidR="00F337A2" w:rsidRPr="00842604" w:rsidRDefault="0053690A">
      <w:pPr>
        <w:numPr>
          <w:ilvl w:val="1"/>
          <w:numId w:val="15"/>
        </w:numPr>
        <w:spacing w:after="0" w:line="240" w:lineRule="auto"/>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выбор формата;</w:t>
      </w:r>
    </w:p>
    <w:p w:rsidR="00F337A2" w:rsidRPr="00842604" w:rsidRDefault="0053690A">
      <w:pPr>
        <w:numPr>
          <w:ilvl w:val="1"/>
          <w:numId w:val="15"/>
        </w:numPr>
        <w:spacing w:after="0" w:line="240" w:lineRule="auto"/>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выбор “сохранить” или “Сохранить как”;</w:t>
      </w:r>
    </w:p>
    <w:p w:rsidR="00F337A2" w:rsidRPr="00842604" w:rsidRDefault="0053690A">
      <w:pPr>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drawing>
          <wp:inline distT="114300" distB="114300" distL="114300" distR="114300">
            <wp:extent cx="6242050" cy="3051110"/>
            <wp:effectExtent l="0" t="0" r="6350" b="0"/>
            <wp:docPr id="4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56"/>
                    <a:srcRect/>
                    <a:stretch>
                      <a:fillRect/>
                    </a:stretch>
                  </pic:blipFill>
                  <pic:spPr>
                    <a:xfrm>
                      <a:off x="0" y="0"/>
                      <a:ext cx="6463589" cy="3159398"/>
                    </a:xfrm>
                    <a:prstGeom prst="rect">
                      <a:avLst/>
                    </a:prstGeom>
                    <a:ln/>
                  </pic:spPr>
                </pic:pic>
              </a:graphicData>
            </a:graphic>
          </wp:inline>
        </w:drawing>
      </w:r>
    </w:p>
    <w:p w:rsidR="00F337A2" w:rsidRPr="00842604" w:rsidRDefault="0053690A" w:rsidP="00A774C2">
      <w:pPr>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lastRenderedPageBreak/>
        <w:drawing>
          <wp:inline distT="114300" distB="114300" distL="114300" distR="114300">
            <wp:extent cx="6300795" cy="73660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7"/>
                    <a:srcRect/>
                    <a:stretch>
                      <a:fillRect/>
                    </a:stretch>
                  </pic:blipFill>
                  <pic:spPr>
                    <a:xfrm>
                      <a:off x="0" y="0"/>
                      <a:ext cx="6300795" cy="7366000"/>
                    </a:xfrm>
                    <a:prstGeom prst="rect">
                      <a:avLst/>
                    </a:prstGeom>
                    <a:ln/>
                  </pic:spPr>
                </pic:pic>
              </a:graphicData>
            </a:graphic>
          </wp:inline>
        </w:drawing>
      </w:r>
    </w:p>
    <w:p w:rsidR="00F337A2" w:rsidRPr="00842604" w:rsidRDefault="0053690A">
      <w:pPr>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Рисунок 20 –Окно экспорта.</w:t>
      </w:r>
    </w:p>
    <w:p w:rsidR="00F337A2" w:rsidRPr="00842604" w:rsidRDefault="0053690A" w:rsidP="00A774C2">
      <w:pPr>
        <w:numPr>
          <w:ilvl w:val="0"/>
          <w:numId w:val="15"/>
        </w:numPr>
        <w:pBdr>
          <w:top w:val="nil"/>
          <w:left w:val="nil"/>
          <w:bottom w:val="nil"/>
          <w:right w:val="nil"/>
          <w:between w:val="nil"/>
        </w:pBdr>
        <w:spacing w:after="0"/>
        <w:ind w:left="0"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В окне «Карта»:</w:t>
      </w:r>
    </w:p>
    <w:p w:rsidR="00F337A2" w:rsidRPr="00842604" w:rsidRDefault="0053690A">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Запросы на отображения меток;</w:t>
      </w:r>
    </w:p>
    <w:p w:rsidR="00F337A2" w:rsidRPr="00842604" w:rsidRDefault="0053690A" w:rsidP="00A774C2">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получении информации о метке;</w:t>
      </w:r>
    </w:p>
    <w:p w:rsidR="00F337A2" w:rsidRPr="00842604" w:rsidRDefault="0053690A" w:rsidP="00A774C2">
      <w:pPr>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lastRenderedPageBreak/>
        <w:drawing>
          <wp:inline distT="114300" distB="114300" distL="114300" distR="114300">
            <wp:extent cx="6300470" cy="3340359"/>
            <wp:effectExtent l="0" t="0" r="5080" b="0"/>
            <wp:docPr id="2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6300470" cy="3340359"/>
                    </a:xfrm>
                    <a:prstGeom prst="rect">
                      <a:avLst/>
                    </a:prstGeom>
                    <a:ln/>
                  </pic:spPr>
                </pic:pic>
              </a:graphicData>
            </a:graphic>
          </wp:inline>
        </w:drawing>
      </w:r>
    </w:p>
    <w:p w:rsidR="00F337A2" w:rsidRPr="00842604" w:rsidRDefault="0053690A" w:rsidP="00A774C2">
      <w:pPr>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drawing>
          <wp:inline distT="114300" distB="114300" distL="114300" distR="114300">
            <wp:extent cx="6300795" cy="787400"/>
            <wp:effectExtent l="0" t="0" r="0" b="0"/>
            <wp:docPr id="11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9"/>
                    <a:srcRect/>
                    <a:stretch>
                      <a:fillRect/>
                    </a:stretch>
                  </pic:blipFill>
                  <pic:spPr>
                    <a:xfrm>
                      <a:off x="0" y="0"/>
                      <a:ext cx="6300795" cy="787400"/>
                    </a:xfrm>
                    <a:prstGeom prst="rect">
                      <a:avLst/>
                    </a:prstGeom>
                    <a:ln/>
                  </pic:spPr>
                </pic:pic>
              </a:graphicData>
            </a:graphic>
          </wp:inline>
        </w:drawing>
      </w:r>
    </w:p>
    <w:p w:rsidR="00F337A2" w:rsidRPr="00842604" w:rsidRDefault="0053690A" w:rsidP="00A774C2">
      <w:pPr>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lastRenderedPageBreak/>
        <w:drawing>
          <wp:inline distT="114300" distB="114300" distL="114300" distR="114300">
            <wp:extent cx="6248400" cy="748665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0"/>
                    <a:srcRect/>
                    <a:stretch>
                      <a:fillRect/>
                    </a:stretch>
                  </pic:blipFill>
                  <pic:spPr>
                    <a:xfrm>
                      <a:off x="0" y="0"/>
                      <a:ext cx="6248400" cy="7486650"/>
                    </a:xfrm>
                    <a:prstGeom prst="rect">
                      <a:avLst/>
                    </a:prstGeom>
                    <a:ln/>
                  </pic:spPr>
                </pic:pic>
              </a:graphicData>
            </a:graphic>
          </wp:inline>
        </w:drawing>
      </w:r>
    </w:p>
    <w:p w:rsidR="00F337A2" w:rsidRPr="00842604" w:rsidRDefault="0053690A" w:rsidP="00A774C2">
      <w:pPr>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Рисунок 21 –Окно карты.</w:t>
      </w:r>
    </w:p>
    <w:p w:rsidR="008555F4" w:rsidRPr="00842604" w:rsidRDefault="008555F4">
      <w:pPr>
        <w:ind w:firstLine="709"/>
        <w:jc w:val="center"/>
        <w:rPr>
          <w:rFonts w:ascii="Times New Roman" w:eastAsia="Times New Roman" w:hAnsi="Times New Roman" w:cs="Times New Roman"/>
          <w:sz w:val="28"/>
          <w:szCs w:val="28"/>
        </w:rPr>
      </w:pPr>
    </w:p>
    <w:p w:rsidR="008555F4" w:rsidRPr="00842604" w:rsidRDefault="008555F4">
      <w:pPr>
        <w:ind w:firstLine="709"/>
        <w:jc w:val="center"/>
        <w:rPr>
          <w:rFonts w:ascii="Times New Roman" w:eastAsia="Times New Roman" w:hAnsi="Times New Roman" w:cs="Times New Roman"/>
          <w:sz w:val="28"/>
          <w:szCs w:val="28"/>
        </w:rPr>
      </w:pPr>
    </w:p>
    <w:p w:rsidR="008555F4" w:rsidRPr="00842604" w:rsidRDefault="008555F4">
      <w:pPr>
        <w:ind w:firstLine="709"/>
        <w:jc w:val="center"/>
        <w:rPr>
          <w:rFonts w:ascii="Times New Roman" w:eastAsia="Times New Roman" w:hAnsi="Times New Roman" w:cs="Times New Roman"/>
          <w:sz w:val="28"/>
          <w:szCs w:val="28"/>
        </w:rPr>
      </w:pPr>
    </w:p>
    <w:p w:rsidR="008555F4" w:rsidRPr="00842604" w:rsidRDefault="008555F4">
      <w:pPr>
        <w:ind w:firstLine="709"/>
        <w:jc w:val="center"/>
        <w:rPr>
          <w:rFonts w:ascii="Times New Roman" w:eastAsia="Times New Roman" w:hAnsi="Times New Roman" w:cs="Times New Roman"/>
          <w:sz w:val="28"/>
          <w:szCs w:val="28"/>
        </w:rPr>
      </w:pPr>
    </w:p>
    <w:p w:rsidR="00F337A2" w:rsidRPr="00A774C2" w:rsidRDefault="0053690A" w:rsidP="00A774C2">
      <w:pPr>
        <w:numPr>
          <w:ilvl w:val="0"/>
          <w:numId w:val="15"/>
        </w:numPr>
        <w:pBdr>
          <w:top w:val="nil"/>
          <w:left w:val="nil"/>
          <w:bottom w:val="nil"/>
          <w:right w:val="nil"/>
          <w:between w:val="nil"/>
        </w:pBdr>
        <w:spacing w:after="0"/>
        <w:ind w:left="0"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lastRenderedPageBreak/>
        <w:t>В окне «Просмотр»:</w:t>
      </w:r>
    </w:p>
    <w:p w:rsidR="00F337A2" w:rsidRPr="00A774C2" w:rsidRDefault="0053690A">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Запросы на отображения таблиц по роли;</w:t>
      </w:r>
    </w:p>
    <w:p w:rsidR="00F337A2" w:rsidRPr="00A774C2" w:rsidRDefault="0053690A" w:rsidP="00A774C2">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Запрос на переход в добавление по </w:t>
      </w:r>
      <w:proofErr w:type="spellStart"/>
      <w:r w:rsidRPr="00842604">
        <w:rPr>
          <w:rFonts w:ascii="Times New Roman" w:eastAsia="Times New Roman" w:hAnsi="Times New Roman" w:cs="Times New Roman"/>
          <w:sz w:val="28"/>
          <w:szCs w:val="28"/>
        </w:rPr>
        <w:t>по</w:t>
      </w:r>
      <w:proofErr w:type="spellEnd"/>
      <w:r w:rsidRPr="00842604">
        <w:rPr>
          <w:rFonts w:ascii="Times New Roman" w:eastAsia="Times New Roman" w:hAnsi="Times New Roman" w:cs="Times New Roman"/>
          <w:sz w:val="28"/>
          <w:szCs w:val="28"/>
        </w:rPr>
        <w:t xml:space="preserve"> роли;</w:t>
      </w:r>
    </w:p>
    <w:p w:rsidR="00F337A2" w:rsidRPr="00842604" w:rsidRDefault="0053690A" w:rsidP="00A774C2">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построение графиков;</w:t>
      </w:r>
    </w:p>
    <w:p w:rsidR="00F337A2" w:rsidRPr="00842604" w:rsidRDefault="0053690A" w:rsidP="00A774C2">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получении информации по графику;</w:t>
      </w:r>
    </w:p>
    <w:p w:rsidR="00F337A2" w:rsidRPr="00842604" w:rsidRDefault="0053690A" w:rsidP="00A774C2">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сортировку;</w:t>
      </w:r>
    </w:p>
    <w:p w:rsidR="00F337A2" w:rsidRPr="00842604" w:rsidRDefault="0053690A" w:rsidP="00A774C2">
      <w:pPr>
        <w:numPr>
          <w:ilvl w:val="1"/>
          <w:numId w:val="1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Запрос на фильтрацию;</w:t>
      </w:r>
    </w:p>
    <w:p w:rsidR="00F337A2" w:rsidRPr="00842604" w:rsidRDefault="0053690A" w:rsidP="00A774C2">
      <w:pPr>
        <w:jc w:val="center"/>
        <w:rPr>
          <w:rFonts w:ascii="Times New Roman" w:hAnsi="Times New Roman" w:cs="Times New Roman"/>
          <w:sz w:val="28"/>
          <w:szCs w:val="28"/>
        </w:rPr>
      </w:pPr>
      <w:bookmarkStart w:id="23" w:name="_kbufifcmrzed" w:colFirst="0" w:colLast="0"/>
      <w:bookmarkEnd w:id="23"/>
      <w:r w:rsidRPr="00842604">
        <w:rPr>
          <w:rFonts w:ascii="Times New Roman" w:hAnsi="Times New Roman" w:cs="Times New Roman"/>
          <w:noProof/>
          <w:sz w:val="28"/>
          <w:szCs w:val="28"/>
        </w:rPr>
        <w:drawing>
          <wp:inline distT="114300" distB="114300" distL="114300" distR="114300">
            <wp:extent cx="3424335" cy="2062065"/>
            <wp:effectExtent l="0" t="0" r="5080" b="0"/>
            <wp:docPr id="1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1"/>
                    <a:srcRect/>
                    <a:stretch>
                      <a:fillRect/>
                    </a:stretch>
                  </pic:blipFill>
                  <pic:spPr>
                    <a:xfrm>
                      <a:off x="0" y="0"/>
                      <a:ext cx="3424335" cy="2062065"/>
                    </a:xfrm>
                    <a:prstGeom prst="rect">
                      <a:avLst/>
                    </a:prstGeom>
                    <a:ln/>
                  </pic:spPr>
                </pic:pic>
              </a:graphicData>
            </a:graphic>
          </wp:inline>
        </w:drawing>
      </w:r>
    </w:p>
    <w:p w:rsidR="00F337A2" w:rsidRPr="00842604" w:rsidRDefault="0053690A" w:rsidP="00A774C2">
      <w:pPr>
        <w:jc w:val="center"/>
        <w:rPr>
          <w:rFonts w:ascii="Times New Roman" w:eastAsia="Times New Roman" w:hAnsi="Times New Roman" w:cs="Times New Roman"/>
          <w:sz w:val="28"/>
          <w:szCs w:val="28"/>
        </w:rPr>
      </w:pPr>
      <w:r w:rsidRPr="00842604">
        <w:rPr>
          <w:rFonts w:ascii="Times New Roman" w:eastAsia="Times New Roman" w:hAnsi="Times New Roman" w:cs="Times New Roman"/>
          <w:noProof/>
          <w:sz w:val="28"/>
          <w:szCs w:val="28"/>
        </w:rPr>
        <w:drawing>
          <wp:inline distT="114300" distB="114300" distL="114300" distR="114300">
            <wp:extent cx="5880735" cy="5081154"/>
            <wp:effectExtent l="0" t="0" r="5715" b="5715"/>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2"/>
                    <a:srcRect/>
                    <a:stretch>
                      <a:fillRect/>
                    </a:stretch>
                  </pic:blipFill>
                  <pic:spPr>
                    <a:xfrm>
                      <a:off x="0" y="0"/>
                      <a:ext cx="5990491" cy="5175987"/>
                    </a:xfrm>
                    <a:prstGeom prst="rect">
                      <a:avLst/>
                    </a:prstGeom>
                    <a:ln/>
                  </pic:spPr>
                </pic:pic>
              </a:graphicData>
            </a:graphic>
          </wp:inline>
        </w:drawing>
      </w:r>
    </w:p>
    <w:p w:rsidR="00F337A2" w:rsidRPr="00842604" w:rsidRDefault="0053690A" w:rsidP="00A774C2">
      <w:pPr>
        <w:jc w:val="center"/>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Рисунок 22 –Окно просмотр.</w:t>
      </w:r>
      <w:bookmarkStart w:id="24" w:name="_bm5tmds6r5o7" w:colFirst="0" w:colLast="0"/>
      <w:bookmarkEnd w:id="24"/>
    </w:p>
    <w:p w:rsidR="00F337A2" w:rsidRPr="00842604" w:rsidRDefault="0053690A" w:rsidP="00842604">
      <w:pPr>
        <w:pStyle w:val="3"/>
        <w:numPr>
          <w:ilvl w:val="2"/>
          <w:numId w:val="14"/>
        </w:numPr>
        <w:ind w:left="1418" w:hanging="709"/>
        <w:rPr>
          <w:rFonts w:ascii="Times New Roman" w:hAnsi="Times New Roman" w:cs="Times New Roman"/>
          <w:b w:val="0"/>
        </w:rPr>
      </w:pPr>
      <w:bookmarkStart w:id="25" w:name="_Toc169175719"/>
      <w:r w:rsidRPr="00842604">
        <w:rPr>
          <w:rFonts w:ascii="Times New Roman" w:hAnsi="Times New Roman" w:cs="Times New Roman"/>
          <w:b w:val="0"/>
        </w:rPr>
        <w:lastRenderedPageBreak/>
        <w:t>Разработка отчетов</w:t>
      </w:r>
      <w:bookmarkEnd w:id="25"/>
    </w:p>
    <w:p w:rsidR="00F337A2" w:rsidRPr="0024503D" w:rsidRDefault="0053690A" w:rsidP="00A774C2">
      <w:pPr>
        <w:ind w:firstLine="709"/>
        <w:rPr>
          <w:rFonts w:ascii="Times New Roman" w:eastAsia="Times New Roman" w:hAnsi="Times New Roman" w:cs="Times New Roman"/>
          <w:sz w:val="28"/>
          <w:szCs w:val="28"/>
        </w:rPr>
      </w:pPr>
      <w:bookmarkStart w:id="26" w:name="_jbwc2l53vn2i" w:colFirst="0" w:colLast="0"/>
      <w:bookmarkEnd w:id="26"/>
      <w:r w:rsidRPr="0024503D">
        <w:rPr>
          <w:rFonts w:ascii="Times New Roman" w:eastAsia="Times New Roman" w:hAnsi="Times New Roman" w:cs="Times New Roman"/>
          <w:sz w:val="28"/>
          <w:szCs w:val="28"/>
        </w:rPr>
        <w:t xml:space="preserve">Для разработки отчетов были использованы различные библиотеки для </w:t>
      </w:r>
      <w:proofErr w:type="gramStart"/>
      <w:r w:rsidRPr="0024503D">
        <w:rPr>
          <w:rFonts w:ascii="Times New Roman" w:eastAsia="Times New Roman" w:hAnsi="Times New Roman" w:cs="Times New Roman"/>
          <w:sz w:val="28"/>
          <w:szCs w:val="28"/>
        </w:rPr>
        <w:t>того</w:t>
      </w:r>
      <w:proofErr w:type="gramEnd"/>
      <w:r w:rsidRPr="0024503D">
        <w:rPr>
          <w:rFonts w:ascii="Times New Roman" w:eastAsia="Times New Roman" w:hAnsi="Times New Roman" w:cs="Times New Roman"/>
          <w:sz w:val="28"/>
          <w:szCs w:val="28"/>
        </w:rPr>
        <w:t xml:space="preserve"> чтоб выводить данные в форматах: "PDF", "JSON", "TXT", "DOC", "DOCX", "XLS", "XLSX", "CSV".</w:t>
      </w:r>
    </w:p>
    <w:p w:rsidR="00A774C2" w:rsidRDefault="0053690A" w:rsidP="00A774C2">
      <w:pPr>
        <w:pStyle w:val="ab"/>
        <w:numPr>
          <w:ilvl w:val="0"/>
          <w:numId w:val="20"/>
        </w:numPr>
        <w:rPr>
          <w:rFonts w:ascii="Times New Roman" w:hAnsi="Times New Roman" w:cs="Times New Roman"/>
          <w:sz w:val="28"/>
          <w:szCs w:val="28"/>
          <w:highlight w:val="white"/>
        </w:rPr>
      </w:pPr>
      <w:r w:rsidRPr="00A774C2">
        <w:rPr>
          <w:rFonts w:ascii="Times New Roman" w:hAnsi="Times New Roman" w:cs="Times New Roman"/>
          <w:sz w:val="28"/>
          <w:szCs w:val="28"/>
          <w:highlight w:val="white"/>
        </w:rPr>
        <w:t>PDF:</w:t>
      </w:r>
    </w:p>
    <w:p w:rsidR="00F337A2" w:rsidRPr="00A774C2" w:rsidRDefault="0053690A" w:rsidP="00A774C2">
      <w:pPr>
        <w:pStyle w:val="ab"/>
        <w:rPr>
          <w:rFonts w:ascii="Times New Roman" w:hAnsi="Times New Roman" w:cs="Times New Roman"/>
          <w:sz w:val="28"/>
          <w:szCs w:val="28"/>
          <w:highlight w:val="white"/>
        </w:rPr>
      </w:pPr>
      <w:proofErr w:type="spellStart"/>
      <w:r w:rsidRPr="00A774C2">
        <w:rPr>
          <w:rFonts w:ascii="Times New Roman" w:hAnsi="Times New Roman" w:cs="Times New Roman"/>
          <w:sz w:val="28"/>
          <w:szCs w:val="28"/>
          <w:highlight w:val="white"/>
        </w:rPr>
        <w:t>iTextSharp</w:t>
      </w:r>
      <w:proofErr w:type="spellEnd"/>
      <w:r w:rsidRPr="00A774C2">
        <w:rPr>
          <w:rFonts w:ascii="Times New Roman" w:hAnsi="Times New Roman" w:cs="Times New Roman"/>
          <w:sz w:val="28"/>
          <w:szCs w:val="28"/>
          <w:highlight w:val="white"/>
        </w:rPr>
        <w:t>: Библиотека с открытым исходным кодом для создания и управления документами PDF.</w:t>
      </w:r>
    </w:p>
    <w:p w:rsidR="00A774C2" w:rsidRDefault="0053690A" w:rsidP="00842604">
      <w:pPr>
        <w:pStyle w:val="ab"/>
        <w:numPr>
          <w:ilvl w:val="0"/>
          <w:numId w:val="20"/>
        </w:numPr>
        <w:rPr>
          <w:rFonts w:ascii="Times New Roman" w:hAnsi="Times New Roman" w:cs="Times New Roman"/>
          <w:sz w:val="28"/>
          <w:szCs w:val="28"/>
          <w:highlight w:val="white"/>
        </w:rPr>
      </w:pPr>
      <w:r w:rsidRPr="00A774C2">
        <w:rPr>
          <w:rFonts w:ascii="Times New Roman" w:hAnsi="Times New Roman" w:cs="Times New Roman"/>
          <w:sz w:val="28"/>
          <w:szCs w:val="28"/>
          <w:highlight w:val="white"/>
        </w:rPr>
        <w:t>JSON:</w:t>
      </w:r>
      <w:r w:rsidR="00A774C2">
        <w:rPr>
          <w:rFonts w:ascii="Times New Roman" w:hAnsi="Times New Roman" w:cs="Times New Roman"/>
          <w:sz w:val="28"/>
          <w:szCs w:val="28"/>
          <w:highlight w:val="white"/>
        </w:rPr>
        <w:br/>
      </w:r>
      <w:proofErr w:type="spellStart"/>
      <w:r w:rsidRPr="00A774C2">
        <w:rPr>
          <w:rFonts w:ascii="Times New Roman" w:hAnsi="Times New Roman" w:cs="Times New Roman"/>
          <w:sz w:val="28"/>
          <w:szCs w:val="28"/>
          <w:highlight w:val="white"/>
        </w:rPr>
        <w:t>Newtonsoft.Json</w:t>
      </w:r>
      <w:proofErr w:type="spellEnd"/>
      <w:r w:rsidRPr="00A774C2">
        <w:rPr>
          <w:rFonts w:ascii="Times New Roman" w:hAnsi="Times New Roman" w:cs="Times New Roman"/>
          <w:sz w:val="28"/>
          <w:szCs w:val="28"/>
          <w:highlight w:val="white"/>
        </w:rPr>
        <w:t xml:space="preserve">: Популярная библиотека для </w:t>
      </w:r>
      <w:proofErr w:type="spellStart"/>
      <w:r w:rsidRPr="00A774C2">
        <w:rPr>
          <w:rFonts w:ascii="Times New Roman" w:hAnsi="Times New Roman" w:cs="Times New Roman"/>
          <w:sz w:val="28"/>
          <w:szCs w:val="28"/>
          <w:highlight w:val="white"/>
        </w:rPr>
        <w:t>сериализации</w:t>
      </w:r>
      <w:proofErr w:type="spellEnd"/>
      <w:r w:rsidRPr="00A774C2">
        <w:rPr>
          <w:rFonts w:ascii="Times New Roman" w:hAnsi="Times New Roman" w:cs="Times New Roman"/>
          <w:sz w:val="28"/>
          <w:szCs w:val="28"/>
          <w:highlight w:val="white"/>
        </w:rPr>
        <w:t xml:space="preserve"> и </w:t>
      </w:r>
      <w:proofErr w:type="spellStart"/>
      <w:r w:rsidRPr="00A774C2">
        <w:rPr>
          <w:rFonts w:ascii="Times New Roman" w:hAnsi="Times New Roman" w:cs="Times New Roman"/>
          <w:sz w:val="28"/>
          <w:szCs w:val="28"/>
          <w:highlight w:val="white"/>
        </w:rPr>
        <w:t>десериализации</w:t>
      </w:r>
      <w:proofErr w:type="spellEnd"/>
      <w:r w:rsidRPr="00A774C2">
        <w:rPr>
          <w:rFonts w:ascii="Times New Roman" w:hAnsi="Times New Roman" w:cs="Times New Roman"/>
          <w:sz w:val="28"/>
          <w:szCs w:val="28"/>
          <w:highlight w:val="white"/>
        </w:rPr>
        <w:t xml:space="preserve"> объектов JSON.</w:t>
      </w:r>
    </w:p>
    <w:p w:rsidR="0024503D" w:rsidRDefault="0053690A" w:rsidP="00842604">
      <w:pPr>
        <w:pStyle w:val="ab"/>
        <w:numPr>
          <w:ilvl w:val="0"/>
          <w:numId w:val="20"/>
        </w:numPr>
        <w:rPr>
          <w:rFonts w:ascii="Times New Roman" w:hAnsi="Times New Roman" w:cs="Times New Roman"/>
          <w:sz w:val="28"/>
          <w:szCs w:val="28"/>
          <w:highlight w:val="white"/>
        </w:rPr>
      </w:pPr>
      <w:r w:rsidRPr="00A774C2">
        <w:rPr>
          <w:rFonts w:ascii="Times New Roman" w:hAnsi="Times New Roman" w:cs="Times New Roman"/>
          <w:sz w:val="28"/>
          <w:szCs w:val="28"/>
          <w:highlight w:val="white"/>
        </w:rPr>
        <w:t>TXT:</w:t>
      </w:r>
      <w:r w:rsidR="0024503D">
        <w:rPr>
          <w:rFonts w:ascii="Times New Roman" w:hAnsi="Times New Roman" w:cs="Times New Roman"/>
          <w:sz w:val="28"/>
          <w:szCs w:val="28"/>
          <w:highlight w:val="white"/>
        </w:rPr>
        <w:br/>
      </w:r>
      <w:r w:rsidRPr="00A774C2">
        <w:rPr>
          <w:rFonts w:ascii="Times New Roman" w:hAnsi="Times New Roman" w:cs="Times New Roman"/>
          <w:sz w:val="28"/>
          <w:szCs w:val="28"/>
          <w:highlight w:val="white"/>
        </w:rPr>
        <w:t>System.IO: Стандартная библиотека .NET для работы с файлами, позволяющая экспортировать таблицы в текстовые файлы с использованием класса `StreamWriter`.</w:t>
      </w:r>
    </w:p>
    <w:p w:rsidR="0024503D" w:rsidRDefault="0053690A" w:rsidP="00842604">
      <w:pPr>
        <w:pStyle w:val="ab"/>
        <w:numPr>
          <w:ilvl w:val="0"/>
          <w:numId w:val="20"/>
        </w:numPr>
        <w:rPr>
          <w:rFonts w:ascii="Times New Roman" w:hAnsi="Times New Roman" w:cs="Times New Roman"/>
          <w:sz w:val="28"/>
          <w:szCs w:val="28"/>
          <w:highlight w:val="white"/>
        </w:rPr>
      </w:pPr>
      <w:r w:rsidRPr="0024503D">
        <w:rPr>
          <w:rFonts w:ascii="Times New Roman" w:hAnsi="Times New Roman" w:cs="Times New Roman"/>
          <w:sz w:val="28"/>
          <w:szCs w:val="28"/>
          <w:highlight w:val="white"/>
        </w:rPr>
        <w:t>DOC/DOCX:</w:t>
      </w:r>
      <w:r w:rsidR="0024503D">
        <w:rPr>
          <w:rFonts w:ascii="Times New Roman" w:hAnsi="Times New Roman" w:cs="Times New Roman"/>
          <w:sz w:val="28"/>
          <w:szCs w:val="28"/>
          <w:highlight w:val="white"/>
        </w:rPr>
        <w:br/>
      </w:r>
      <w:proofErr w:type="spellStart"/>
      <w:r w:rsidRPr="0024503D">
        <w:rPr>
          <w:rFonts w:ascii="Times New Roman" w:hAnsi="Times New Roman" w:cs="Times New Roman"/>
          <w:sz w:val="28"/>
          <w:szCs w:val="28"/>
          <w:highlight w:val="white"/>
        </w:rPr>
        <w:t>ClosedXML</w:t>
      </w:r>
      <w:proofErr w:type="spellEnd"/>
      <w:r w:rsidRPr="0024503D">
        <w:rPr>
          <w:rFonts w:ascii="Times New Roman" w:hAnsi="Times New Roman" w:cs="Times New Roman"/>
          <w:sz w:val="28"/>
          <w:szCs w:val="28"/>
          <w:highlight w:val="white"/>
        </w:rPr>
        <w:t>: Библиотека для работы с электронными таблицами, которая поддерживает экспорт таблиц в форматы DOC и DOCX.</w:t>
      </w:r>
    </w:p>
    <w:p w:rsidR="0024503D" w:rsidRDefault="0053690A" w:rsidP="00842604">
      <w:pPr>
        <w:pStyle w:val="ab"/>
        <w:numPr>
          <w:ilvl w:val="0"/>
          <w:numId w:val="20"/>
        </w:numPr>
        <w:rPr>
          <w:rFonts w:ascii="Times New Roman" w:hAnsi="Times New Roman" w:cs="Times New Roman"/>
          <w:sz w:val="28"/>
          <w:szCs w:val="28"/>
          <w:highlight w:val="white"/>
        </w:rPr>
      </w:pPr>
      <w:r w:rsidRPr="0024503D">
        <w:rPr>
          <w:rFonts w:ascii="Times New Roman" w:hAnsi="Times New Roman" w:cs="Times New Roman"/>
          <w:sz w:val="28"/>
          <w:szCs w:val="28"/>
          <w:highlight w:val="white"/>
        </w:rPr>
        <w:t>XLS/XLSX:</w:t>
      </w:r>
      <w:r w:rsidR="0024503D">
        <w:rPr>
          <w:rFonts w:ascii="Times New Roman" w:hAnsi="Times New Roman" w:cs="Times New Roman"/>
          <w:sz w:val="28"/>
          <w:szCs w:val="28"/>
          <w:highlight w:val="white"/>
        </w:rPr>
        <w:br/>
      </w:r>
      <w:r w:rsidRPr="0024503D">
        <w:rPr>
          <w:rFonts w:ascii="Times New Roman" w:hAnsi="Times New Roman" w:cs="Times New Roman"/>
          <w:sz w:val="28"/>
          <w:szCs w:val="28"/>
          <w:highlight w:val="white"/>
        </w:rPr>
        <w:t>Spire.XLS: Коммерческая библиотека для работы с электронными таблицами, которая поддерживает экспорт таблиц в форматы XLS и XLSX.</w:t>
      </w:r>
      <w:bookmarkStart w:id="27" w:name="_26in1rg" w:colFirst="0" w:colLast="0"/>
      <w:bookmarkEnd w:id="27"/>
    </w:p>
    <w:p w:rsidR="00F337A2" w:rsidRPr="0024503D" w:rsidRDefault="0053690A" w:rsidP="00842604">
      <w:pPr>
        <w:pStyle w:val="ab"/>
        <w:numPr>
          <w:ilvl w:val="0"/>
          <w:numId w:val="20"/>
        </w:numPr>
        <w:rPr>
          <w:rFonts w:ascii="Times New Roman" w:hAnsi="Times New Roman" w:cs="Times New Roman"/>
          <w:sz w:val="28"/>
          <w:szCs w:val="28"/>
          <w:highlight w:val="white"/>
        </w:rPr>
      </w:pPr>
      <w:r w:rsidRPr="0024503D">
        <w:rPr>
          <w:rFonts w:ascii="Times New Roman" w:hAnsi="Times New Roman" w:cs="Times New Roman"/>
          <w:sz w:val="28"/>
          <w:szCs w:val="28"/>
          <w:highlight w:val="white"/>
        </w:rPr>
        <w:t>CSV:</w:t>
      </w:r>
      <w:bookmarkStart w:id="28" w:name="_9zz2sw571qo8" w:colFirst="0" w:colLast="0"/>
      <w:bookmarkEnd w:id="28"/>
      <w:r w:rsidR="0024503D">
        <w:rPr>
          <w:rFonts w:ascii="Times New Roman" w:hAnsi="Times New Roman" w:cs="Times New Roman"/>
          <w:sz w:val="28"/>
          <w:szCs w:val="28"/>
          <w:highlight w:val="white"/>
        </w:rPr>
        <w:br/>
      </w:r>
      <w:proofErr w:type="spellStart"/>
      <w:r w:rsidRPr="0024503D">
        <w:rPr>
          <w:rFonts w:ascii="Times New Roman" w:hAnsi="Times New Roman" w:cs="Times New Roman"/>
          <w:sz w:val="28"/>
          <w:szCs w:val="28"/>
          <w:highlight w:val="white"/>
        </w:rPr>
        <w:t>ClosedXML</w:t>
      </w:r>
      <w:proofErr w:type="spellEnd"/>
      <w:r w:rsidRPr="0024503D">
        <w:rPr>
          <w:rFonts w:ascii="Times New Roman" w:hAnsi="Times New Roman" w:cs="Times New Roman"/>
          <w:sz w:val="28"/>
          <w:szCs w:val="28"/>
          <w:highlight w:val="white"/>
        </w:rPr>
        <w:t>: Библиотека для работы с электронными таблицами, которая также позволяет экспортировать таблицы в файлы CSV.</w:t>
      </w:r>
    </w:p>
    <w:p w:rsidR="00F337A2" w:rsidRPr="00842604" w:rsidRDefault="0053690A" w:rsidP="00842604">
      <w:pPr>
        <w:rPr>
          <w:rFonts w:ascii="Times New Roman" w:hAnsi="Times New Roman" w:cs="Times New Roman"/>
          <w:sz w:val="28"/>
          <w:szCs w:val="28"/>
        </w:rPr>
      </w:pPr>
      <w:r w:rsidRPr="00842604">
        <w:rPr>
          <w:rFonts w:ascii="Times New Roman" w:hAnsi="Times New Roman" w:cs="Times New Roman"/>
          <w:sz w:val="28"/>
          <w:szCs w:val="28"/>
        </w:rPr>
        <w:t>В данном приложении имеются 3 отчета:</w:t>
      </w:r>
    </w:p>
    <w:p w:rsidR="00F337A2" w:rsidRPr="00842604" w:rsidRDefault="0053690A" w:rsidP="00A774C2">
      <w:pPr>
        <w:jc w:val="center"/>
        <w:rPr>
          <w:rFonts w:ascii="Times New Roman" w:hAnsi="Times New Roman" w:cs="Times New Roman"/>
          <w:sz w:val="28"/>
          <w:szCs w:val="28"/>
        </w:rPr>
      </w:pPr>
      <w:r w:rsidRPr="00842604">
        <w:rPr>
          <w:rFonts w:ascii="Times New Roman" w:hAnsi="Times New Roman" w:cs="Times New Roman"/>
          <w:noProof/>
          <w:sz w:val="28"/>
          <w:szCs w:val="28"/>
        </w:rPr>
        <w:drawing>
          <wp:inline distT="114300" distB="114300" distL="114300" distR="114300">
            <wp:extent cx="6300795" cy="1993900"/>
            <wp:effectExtent l="0" t="0" r="0" b="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3"/>
                    <a:srcRect/>
                    <a:stretch>
                      <a:fillRect/>
                    </a:stretch>
                  </pic:blipFill>
                  <pic:spPr>
                    <a:xfrm>
                      <a:off x="0" y="0"/>
                      <a:ext cx="6300795" cy="1993900"/>
                    </a:xfrm>
                    <a:prstGeom prst="rect">
                      <a:avLst/>
                    </a:prstGeom>
                    <a:ln/>
                  </pic:spPr>
                </pic:pic>
              </a:graphicData>
            </a:graphic>
          </wp:inline>
        </w:drawing>
      </w:r>
    </w:p>
    <w:p w:rsidR="00F337A2" w:rsidRPr="00842604" w:rsidRDefault="0053690A" w:rsidP="00A774C2">
      <w:pPr>
        <w:jc w:val="center"/>
        <w:rPr>
          <w:rFonts w:ascii="Times New Roman" w:hAnsi="Times New Roman" w:cs="Times New Roman"/>
          <w:sz w:val="28"/>
          <w:szCs w:val="28"/>
        </w:rPr>
      </w:pPr>
      <w:r w:rsidRPr="00842604">
        <w:rPr>
          <w:rFonts w:ascii="Times New Roman" w:hAnsi="Times New Roman" w:cs="Times New Roman"/>
          <w:noProof/>
          <w:sz w:val="28"/>
          <w:szCs w:val="28"/>
        </w:rPr>
        <w:lastRenderedPageBreak/>
        <w:drawing>
          <wp:inline distT="114300" distB="114300" distL="114300" distR="114300">
            <wp:extent cx="6300795" cy="5943600"/>
            <wp:effectExtent l="0" t="0" r="0" b="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4"/>
                    <a:srcRect/>
                    <a:stretch>
                      <a:fillRect/>
                    </a:stretch>
                  </pic:blipFill>
                  <pic:spPr>
                    <a:xfrm>
                      <a:off x="0" y="0"/>
                      <a:ext cx="6300795" cy="5943600"/>
                    </a:xfrm>
                    <a:prstGeom prst="rect">
                      <a:avLst/>
                    </a:prstGeom>
                    <a:ln/>
                  </pic:spPr>
                </pic:pic>
              </a:graphicData>
            </a:graphic>
          </wp:inline>
        </w:drawing>
      </w:r>
    </w:p>
    <w:p w:rsidR="00F337A2" w:rsidRPr="00842604" w:rsidRDefault="0053690A" w:rsidP="00842604">
      <w:pPr>
        <w:jc w:val="center"/>
        <w:rPr>
          <w:rFonts w:ascii="Times New Roman" w:hAnsi="Times New Roman" w:cs="Times New Roman"/>
          <w:sz w:val="28"/>
          <w:szCs w:val="28"/>
        </w:rPr>
      </w:pPr>
      <w:r w:rsidRPr="00842604">
        <w:rPr>
          <w:rFonts w:ascii="Times New Roman" w:hAnsi="Times New Roman" w:cs="Times New Roman"/>
          <w:sz w:val="28"/>
          <w:szCs w:val="28"/>
        </w:rPr>
        <w:t>Рисунок 16 - отчет о собранных пробах</w:t>
      </w:r>
    </w:p>
    <w:p w:rsidR="00F337A2" w:rsidRPr="00842604" w:rsidRDefault="0053690A" w:rsidP="00842604">
      <w:pPr>
        <w:rPr>
          <w:rFonts w:ascii="Times New Roman" w:hAnsi="Times New Roman" w:cs="Times New Roman"/>
          <w:sz w:val="28"/>
          <w:szCs w:val="28"/>
        </w:rPr>
      </w:pPr>
      <w:r w:rsidRPr="00842604">
        <w:rPr>
          <w:rFonts w:ascii="Times New Roman" w:hAnsi="Times New Roman" w:cs="Times New Roman"/>
          <w:sz w:val="28"/>
          <w:szCs w:val="28"/>
        </w:rPr>
        <w:br w:type="page"/>
      </w:r>
    </w:p>
    <w:p w:rsidR="00A8597D" w:rsidRPr="00842604" w:rsidRDefault="0053690A" w:rsidP="00842604">
      <w:pPr>
        <w:pStyle w:val="1"/>
        <w:spacing w:after="240"/>
        <w:jc w:val="center"/>
        <w:rPr>
          <w:rFonts w:ascii="Times New Roman" w:eastAsia="Times New Roman" w:hAnsi="Times New Roman" w:cs="Times New Roman"/>
        </w:rPr>
      </w:pPr>
      <w:bookmarkStart w:id="29" w:name="_Toc169175720"/>
      <w:r w:rsidRPr="00842604">
        <w:rPr>
          <w:rFonts w:ascii="Times New Roman" w:eastAsia="Times New Roman" w:hAnsi="Times New Roman" w:cs="Times New Roman"/>
          <w:b w:val="0"/>
          <w:color w:val="000000"/>
        </w:rPr>
        <w:lastRenderedPageBreak/>
        <w:t>ЗАКЛЮЧЕНИЕ</w:t>
      </w:r>
      <w:bookmarkEnd w:id="29"/>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Цели поставленные в начале разработки были выполнены полностью, приложение имеет удобный и простой интерфейс, а также выполняет все необходимые действия.</w:t>
      </w:r>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Разработанное приложение может быть использовано в </w:t>
      </w:r>
      <w:proofErr w:type="spellStart"/>
      <w:r w:rsidRPr="00842604">
        <w:rPr>
          <w:rFonts w:ascii="Times New Roman" w:eastAsia="Times New Roman" w:hAnsi="Times New Roman" w:cs="Times New Roman"/>
          <w:sz w:val="28"/>
          <w:szCs w:val="28"/>
        </w:rPr>
        <w:t>open-source</w:t>
      </w:r>
      <w:proofErr w:type="spellEnd"/>
      <w:r w:rsidRPr="00842604">
        <w:rPr>
          <w:rFonts w:ascii="Times New Roman" w:eastAsia="Times New Roman" w:hAnsi="Times New Roman" w:cs="Times New Roman"/>
          <w:sz w:val="28"/>
          <w:szCs w:val="28"/>
        </w:rPr>
        <w:t xml:space="preserve"> </w:t>
      </w:r>
      <w:proofErr w:type="gramStart"/>
      <w:r w:rsidRPr="00842604">
        <w:rPr>
          <w:rFonts w:ascii="Times New Roman" w:eastAsia="Times New Roman" w:hAnsi="Times New Roman" w:cs="Times New Roman"/>
          <w:sz w:val="28"/>
          <w:szCs w:val="28"/>
        </w:rPr>
        <w:t>проектах</w:t>
      </w:r>
      <w:proofErr w:type="gramEnd"/>
      <w:r w:rsidRPr="00842604">
        <w:rPr>
          <w:rFonts w:ascii="Times New Roman" w:eastAsia="Times New Roman" w:hAnsi="Times New Roman" w:cs="Times New Roman"/>
          <w:sz w:val="28"/>
          <w:szCs w:val="28"/>
        </w:rPr>
        <w:t xml:space="preserve"> связанных с экологической обстановкой.</w:t>
      </w:r>
    </w:p>
    <w:p w:rsidR="00F337A2" w:rsidRPr="00842604" w:rsidRDefault="0053690A">
      <w:pPr>
        <w:pBdr>
          <w:top w:val="nil"/>
          <w:left w:val="nil"/>
          <w:bottom w:val="nil"/>
          <w:right w:val="nil"/>
          <w:between w:val="nil"/>
        </w:pBdr>
        <w:shd w:val="clear" w:color="auto" w:fill="FFFFFF"/>
        <w:spacing w:after="0"/>
        <w:ind w:firstLine="709"/>
        <w:jc w:val="both"/>
        <w:rPr>
          <w:rFonts w:ascii="Times New Roman" w:eastAsia="Times New Roman" w:hAnsi="Times New Roman" w:cs="Times New Roman"/>
          <w:color w:val="000000"/>
          <w:sz w:val="28"/>
          <w:szCs w:val="28"/>
        </w:rPr>
      </w:pPr>
      <w:r w:rsidRPr="00842604">
        <w:rPr>
          <w:rFonts w:ascii="Times New Roman" w:eastAsia="Times New Roman" w:hAnsi="Times New Roman" w:cs="Times New Roman"/>
          <w:color w:val="000000"/>
          <w:sz w:val="28"/>
          <w:szCs w:val="28"/>
        </w:rPr>
        <w:t>Целью данной информационной системы является своевременное обеспечение надлежащих людей надлежащей </w:t>
      </w:r>
      <w:hyperlink r:id="rId65">
        <w:r w:rsidRPr="00842604">
          <w:rPr>
            <w:rFonts w:ascii="Times New Roman" w:eastAsia="Times New Roman" w:hAnsi="Times New Roman" w:cs="Times New Roman"/>
            <w:color w:val="000000"/>
            <w:sz w:val="28"/>
            <w:szCs w:val="28"/>
          </w:rPr>
          <w:t>информацией</w:t>
        </w:r>
      </w:hyperlink>
      <w:r w:rsidRPr="00842604">
        <w:rPr>
          <w:rFonts w:ascii="Times New Roman" w:eastAsia="Times New Roman" w:hAnsi="Times New Roman" w:cs="Times New Roman"/>
          <w:color w:val="000000"/>
          <w:sz w:val="28"/>
          <w:szCs w:val="28"/>
        </w:rPr>
        <w:t>, то есть для удовлетворения конкретных информационных потребностей в рамках определенной </w:t>
      </w:r>
      <w:hyperlink r:id="rId66">
        <w:r w:rsidRPr="00842604">
          <w:rPr>
            <w:rFonts w:ascii="Times New Roman" w:eastAsia="Times New Roman" w:hAnsi="Times New Roman" w:cs="Times New Roman"/>
            <w:color w:val="000000"/>
            <w:sz w:val="28"/>
            <w:szCs w:val="28"/>
          </w:rPr>
          <w:t>предметной области</w:t>
        </w:r>
      </w:hyperlink>
      <w:r w:rsidRPr="00842604">
        <w:rPr>
          <w:rFonts w:ascii="Times New Roman" w:eastAsia="Times New Roman" w:hAnsi="Times New Roman" w:cs="Times New Roman"/>
          <w:color w:val="000000"/>
          <w:sz w:val="28"/>
          <w:szCs w:val="28"/>
        </w:rPr>
        <w:t>, при этом результатом функционирования информационных систем является информационная продукция - документы, </w:t>
      </w:r>
      <w:hyperlink r:id="rId67">
        <w:r w:rsidRPr="00842604">
          <w:rPr>
            <w:rFonts w:ascii="Times New Roman" w:eastAsia="Times New Roman" w:hAnsi="Times New Roman" w:cs="Times New Roman"/>
            <w:color w:val="000000"/>
            <w:sz w:val="28"/>
            <w:szCs w:val="28"/>
          </w:rPr>
          <w:t>информационные массивы</w:t>
        </w:r>
      </w:hyperlink>
      <w:r w:rsidRPr="00842604">
        <w:rPr>
          <w:rFonts w:ascii="Times New Roman" w:eastAsia="Times New Roman" w:hAnsi="Times New Roman" w:cs="Times New Roman"/>
          <w:color w:val="000000"/>
          <w:sz w:val="28"/>
          <w:szCs w:val="28"/>
        </w:rPr>
        <w:t>, </w:t>
      </w:r>
      <w:hyperlink r:id="rId68">
        <w:r w:rsidRPr="00842604">
          <w:rPr>
            <w:rFonts w:ascii="Times New Roman" w:eastAsia="Times New Roman" w:hAnsi="Times New Roman" w:cs="Times New Roman"/>
            <w:color w:val="000000"/>
            <w:sz w:val="28"/>
            <w:szCs w:val="28"/>
          </w:rPr>
          <w:t>базы данных</w:t>
        </w:r>
      </w:hyperlink>
      <w:r w:rsidRPr="00842604">
        <w:rPr>
          <w:rFonts w:ascii="Times New Roman" w:eastAsia="Times New Roman" w:hAnsi="Times New Roman" w:cs="Times New Roman"/>
          <w:color w:val="000000"/>
          <w:sz w:val="28"/>
          <w:szCs w:val="28"/>
        </w:rPr>
        <w:t> и информационные услуги, и снижение рутиной работы  с бумагами во время подбора мероприятий.</w:t>
      </w:r>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Во время выполнения курсового проекта были использованы следующие программные продукты:</w:t>
      </w:r>
    </w:p>
    <w:p w:rsidR="00F337A2" w:rsidRPr="00842604" w:rsidRDefault="0053690A">
      <w:pPr>
        <w:numPr>
          <w:ilvl w:val="0"/>
          <w:numId w:val="6"/>
        </w:numPr>
        <w:spacing w:after="0"/>
        <w:ind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2022</w:t>
      </w:r>
    </w:p>
    <w:p w:rsidR="00F337A2" w:rsidRPr="00842604" w:rsidRDefault="0053690A">
      <w:pPr>
        <w:numPr>
          <w:ilvl w:val="0"/>
          <w:numId w:val="6"/>
        </w:num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MS SQL </w:t>
      </w:r>
      <w:proofErr w:type="spellStart"/>
      <w:r w:rsidRPr="00842604">
        <w:rPr>
          <w:rFonts w:ascii="Times New Roman" w:eastAsia="Times New Roman" w:hAnsi="Times New Roman" w:cs="Times New Roman"/>
          <w:sz w:val="28"/>
          <w:szCs w:val="28"/>
        </w:rPr>
        <w:t>Server</w:t>
      </w:r>
      <w:proofErr w:type="spellEnd"/>
    </w:p>
    <w:p w:rsidR="00F337A2" w:rsidRPr="00842604" w:rsidRDefault="0053690A">
      <w:pPr>
        <w:numPr>
          <w:ilvl w:val="0"/>
          <w:numId w:val="6"/>
        </w:numPr>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SQL </w:t>
      </w:r>
      <w:proofErr w:type="spellStart"/>
      <w:r w:rsidRPr="00842604">
        <w:rPr>
          <w:rFonts w:ascii="Times New Roman" w:eastAsia="Times New Roman" w:hAnsi="Times New Roman" w:cs="Times New Roman"/>
          <w:sz w:val="28"/>
          <w:szCs w:val="28"/>
        </w:rPr>
        <w:t>Server</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Management</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p>
    <w:p w:rsidR="00F337A2" w:rsidRPr="00842604" w:rsidRDefault="0053690A">
      <w:pPr>
        <w:pBdr>
          <w:top w:val="nil"/>
          <w:left w:val="nil"/>
          <w:bottom w:val="nil"/>
          <w:right w:val="nil"/>
          <w:between w:val="nil"/>
        </w:pBd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ab/>
        <w:t>Подробно изучил работу с библиотеками:</w:t>
      </w:r>
    </w:p>
    <w:p w:rsidR="00F337A2" w:rsidRPr="00842604" w:rsidRDefault="0053690A">
      <w:pPr>
        <w:numPr>
          <w:ilvl w:val="0"/>
          <w:numId w:val="6"/>
        </w:numPr>
        <w:spacing w:after="0"/>
        <w:ind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LinQ</w:t>
      </w:r>
      <w:proofErr w:type="spellEnd"/>
    </w:p>
    <w:p w:rsidR="00F337A2" w:rsidRPr="00842604" w:rsidRDefault="0053690A">
      <w:pPr>
        <w:numPr>
          <w:ilvl w:val="0"/>
          <w:numId w:val="6"/>
        </w:numPr>
        <w:spacing w:after="0"/>
        <w:ind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Entity</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FrameWork</w:t>
      </w:r>
      <w:proofErr w:type="spellEnd"/>
    </w:p>
    <w:p w:rsidR="00F337A2" w:rsidRPr="00842604" w:rsidRDefault="0053690A">
      <w:pPr>
        <w:numPr>
          <w:ilvl w:val="0"/>
          <w:numId w:val="6"/>
        </w:numPr>
        <w:spacing w:after="0"/>
        <w:ind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Newtonsoft.Json</w:t>
      </w:r>
      <w:proofErr w:type="spellEnd"/>
    </w:p>
    <w:p w:rsidR="00F337A2" w:rsidRPr="00842604" w:rsidRDefault="0053690A">
      <w:pPr>
        <w:numPr>
          <w:ilvl w:val="0"/>
          <w:numId w:val="6"/>
        </w:numPr>
        <w:spacing w:after="0"/>
        <w:ind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iTextSharp</w:t>
      </w:r>
      <w:proofErr w:type="spellEnd"/>
    </w:p>
    <w:p w:rsidR="00F337A2" w:rsidRPr="00842604" w:rsidRDefault="0053690A">
      <w:pPr>
        <w:numPr>
          <w:ilvl w:val="0"/>
          <w:numId w:val="6"/>
        </w:numPr>
        <w:spacing w:after="0"/>
        <w:ind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ClosedXML</w:t>
      </w:r>
      <w:proofErr w:type="spellEnd"/>
    </w:p>
    <w:p w:rsidR="00F337A2" w:rsidRPr="00842604" w:rsidRDefault="0053690A">
      <w:pPr>
        <w:numPr>
          <w:ilvl w:val="0"/>
          <w:numId w:val="6"/>
        </w:numPr>
        <w:spacing w:after="0"/>
        <w:ind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LiveCharts</w:t>
      </w:r>
      <w:proofErr w:type="spellEnd"/>
    </w:p>
    <w:p w:rsidR="00F337A2" w:rsidRPr="00842604" w:rsidRDefault="0053690A">
      <w:pPr>
        <w:numPr>
          <w:ilvl w:val="0"/>
          <w:numId w:val="6"/>
        </w:numPr>
        <w:spacing w:after="0"/>
        <w:ind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Microsoft.Maps.MapControl.WPF</w:t>
      </w:r>
      <w:proofErr w:type="spellEnd"/>
    </w:p>
    <w:p w:rsidR="00F337A2" w:rsidRPr="00842604" w:rsidRDefault="0053690A">
      <w:pPr>
        <w:numPr>
          <w:ilvl w:val="0"/>
          <w:numId w:val="6"/>
        </w:numPr>
        <w:ind w:firstLine="709"/>
        <w:jc w:val="both"/>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OfficeOpenXml</w:t>
      </w:r>
      <w:proofErr w:type="spellEnd"/>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Приложение может:</w:t>
      </w:r>
    </w:p>
    <w:p w:rsidR="00F337A2" w:rsidRPr="00842604" w:rsidRDefault="0053690A">
      <w:pPr>
        <w:numPr>
          <w:ilvl w:val="0"/>
          <w:numId w:val="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формировать документы с таблицами;</w:t>
      </w:r>
    </w:p>
    <w:p w:rsidR="00F337A2" w:rsidRPr="00842604" w:rsidRDefault="0053690A">
      <w:pPr>
        <w:numPr>
          <w:ilvl w:val="0"/>
          <w:numId w:val="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осуществлять учет экологической обстановки путем сбора проб их анализом и расположения на карте;</w:t>
      </w:r>
    </w:p>
    <w:p w:rsidR="00F337A2" w:rsidRPr="00842604" w:rsidRDefault="0053690A">
      <w:pPr>
        <w:numPr>
          <w:ilvl w:val="0"/>
          <w:numId w:val="5"/>
        </w:numPr>
        <w:spacing w:after="0"/>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менять тему;</w:t>
      </w:r>
    </w:p>
    <w:p w:rsidR="00F337A2" w:rsidRPr="00842604" w:rsidRDefault="0053690A">
      <w:pPr>
        <w:numPr>
          <w:ilvl w:val="0"/>
          <w:numId w:val="5"/>
        </w:numPr>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добавлять данные проб, их исследованием, регионом, новостей, рекомендаций, мероприятий связанных.</w:t>
      </w:r>
    </w:p>
    <w:p w:rsidR="00F337A2" w:rsidRPr="00842604" w:rsidRDefault="0053690A">
      <w:pPr>
        <w:spacing w:after="0"/>
        <w:ind w:firstLine="709"/>
        <w:jc w:val="both"/>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Выполняя данный курсовой проект, была более углубленно изучена работа с </w:t>
      </w:r>
      <w:proofErr w:type="spellStart"/>
      <w:r w:rsidRPr="00842604">
        <w:rPr>
          <w:rFonts w:ascii="Times New Roman" w:eastAsia="Times New Roman" w:hAnsi="Times New Roman" w:cs="Times New Roman"/>
          <w:sz w:val="28"/>
          <w:szCs w:val="28"/>
        </w:rPr>
        <w:t>Visual</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Studio</w:t>
      </w:r>
      <w:proofErr w:type="spellEnd"/>
      <w:r w:rsidRPr="00842604">
        <w:rPr>
          <w:rFonts w:ascii="Times New Roman" w:eastAsia="Times New Roman" w:hAnsi="Times New Roman" w:cs="Times New Roman"/>
          <w:sz w:val="28"/>
          <w:szCs w:val="28"/>
        </w:rPr>
        <w:t xml:space="preserve"> </w:t>
      </w:r>
      <w:proofErr w:type="gramStart"/>
      <w:r w:rsidRPr="00842604">
        <w:rPr>
          <w:rFonts w:ascii="Times New Roman" w:eastAsia="Times New Roman" w:hAnsi="Times New Roman" w:cs="Times New Roman"/>
          <w:sz w:val="28"/>
          <w:szCs w:val="28"/>
        </w:rPr>
        <w:t>2022  с</w:t>
      </w:r>
      <w:proofErr w:type="gramEnd"/>
      <w:r w:rsidRPr="00842604">
        <w:rPr>
          <w:rFonts w:ascii="Times New Roman" w:eastAsia="Times New Roman" w:hAnsi="Times New Roman" w:cs="Times New Roman"/>
          <w:sz w:val="28"/>
          <w:szCs w:val="28"/>
        </w:rPr>
        <w:t xml:space="preserve"> MS SQL </w:t>
      </w:r>
      <w:proofErr w:type="spellStart"/>
      <w:r w:rsidRPr="00842604">
        <w:rPr>
          <w:rFonts w:ascii="Times New Roman" w:eastAsia="Times New Roman" w:hAnsi="Times New Roman" w:cs="Times New Roman"/>
          <w:sz w:val="28"/>
          <w:szCs w:val="28"/>
        </w:rPr>
        <w:t>Server</w:t>
      </w:r>
      <w:proofErr w:type="spellEnd"/>
      <w:r w:rsidRPr="00842604">
        <w:rPr>
          <w:rFonts w:ascii="Times New Roman" w:eastAsia="Times New Roman" w:hAnsi="Times New Roman" w:cs="Times New Roman"/>
          <w:sz w:val="28"/>
          <w:szCs w:val="28"/>
        </w:rPr>
        <w:t>.</w:t>
      </w:r>
    </w:p>
    <w:p w:rsidR="00F337A2" w:rsidRPr="00842604" w:rsidRDefault="0053690A">
      <w:pPr>
        <w:ind w:firstLine="709"/>
        <w:rPr>
          <w:rFonts w:ascii="Times New Roman" w:eastAsia="Times New Roman" w:hAnsi="Times New Roman" w:cs="Times New Roman"/>
          <w:sz w:val="28"/>
          <w:szCs w:val="28"/>
          <w:highlight w:val="yellow"/>
        </w:rPr>
      </w:pPr>
      <w:r w:rsidRPr="00842604">
        <w:rPr>
          <w:rFonts w:ascii="Times New Roman" w:hAnsi="Times New Roman" w:cs="Times New Roman"/>
          <w:sz w:val="28"/>
          <w:szCs w:val="28"/>
        </w:rPr>
        <w:br w:type="page"/>
      </w:r>
    </w:p>
    <w:p w:rsidR="00A8597D" w:rsidRPr="00842604" w:rsidRDefault="0053690A" w:rsidP="00842604">
      <w:pPr>
        <w:pStyle w:val="1"/>
        <w:jc w:val="center"/>
        <w:rPr>
          <w:rFonts w:ascii="Times New Roman" w:eastAsia="Times New Roman" w:hAnsi="Times New Roman" w:cs="Times New Roman"/>
          <w:b w:val="0"/>
          <w:color w:val="000000"/>
        </w:rPr>
      </w:pPr>
      <w:bookmarkStart w:id="30" w:name="_Toc169175721"/>
      <w:r w:rsidRPr="00842604">
        <w:rPr>
          <w:rFonts w:ascii="Times New Roman" w:eastAsia="Times New Roman" w:hAnsi="Times New Roman" w:cs="Times New Roman"/>
          <w:b w:val="0"/>
          <w:color w:val="000000"/>
        </w:rPr>
        <w:lastRenderedPageBreak/>
        <w:t>СПИСОК ЛИТЕРАТУРЫ</w:t>
      </w:r>
      <w:bookmarkEnd w:id="30"/>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Голицына, О.Л. и др. Базы данных; Форум; Инфра-М, 2013</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Емельянова Н.З. Основы построения автоматизированных информационных систем. – М., Форум, 2007</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Олифер</w:t>
      </w:r>
      <w:proofErr w:type="spellEnd"/>
      <w:r w:rsidRPr="00842604">
        <w:rPr>
          <w:rFonts w:ascii="Times New Roman" w:eastAsia="Times New Roman" w:hAnsi="Times New Roman" w:cs="Times New Roman"/>
          <w:sz w:val="28"/>
          <w:szCs w:val="28"/>
        </w:rPr>
        <w:t xml:space="preserve"> В.Г. Компьютерные сети. Принципы, технологии. - СПб., Питер, 2009</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Баженова И. Ю. SQL и процедурно-ориентированные языки. - Национальный Открытый Университет «ИНТУИТ», 2016 г.</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Гвоздева В.А. Основы построения автоматизированных информационных систем. – М., Форум, 2009</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Дунаев В..В. Базы данных Язык SQL. – СПб., БХВ - Петербург, 2006</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Максимов Н.В., Попов И.И. Компьютерные </w:t>
      </w:r>
      <w:proofErr w:type="gramStart"/>
      <w:r w:rsidRPr="00842604">
        <w:rPr>
          <w:rFonts w:ascii="Times New Roman" w:eastAsia="Times New Roman" w:hAnsi="Times New Roman" w:cs="Times New Roman"/>
          <w:sz w:val="28"/>
          <w:szCs w:val="28"/>
        </w:rPr>
        <w:t>сети.-</w:t>
      </w:r>
      <w:proofErr w:type="gramEnd"/>
      <w:r w:rsidRPr="00842604">
        <w:rPr>
          <w:rFonts w:ascii="Times New Roman" w:eastAsia="Times New Roman" w:hAnsi="Times New Roman" w:cs="Times New Roman"/>
          <w:sz w:val="28"/>
          <w:szCs w:val="28"/>
        </w:rPr>
        <w:t xml:space="preserve"> М, ФОРУМ: ИНФРА-М, 2010</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Малыхина М.П. Базы данных: основы, проектирования, использование. – СПб., БХВ-Петербург, 2006</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Мельников В.П. Информационная безопасность. – М., Академия, 2009</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Лазицкас</w:t>
      </w:r>
      <w:proofErr w:type="spellEnd"/>
      <w:r w:rsidRPr="00842604">
        <w:rPr>
          <w:rFonts w:ascii="Times New Roman" w:eastAsia="Times New Roman" w:hAnsi="Times New Roman" w:cs="Times New Roman"/>
          <w:sz w:val="28"/>
          <w:szCs w:val="28"/>
        </w:rPr>
        <w:t xml:space="preserve"> Е. А., </w:t>
      </w:r>
      <w:proofErr w:type="spellStart"/>
      <w:r w:rsidRPr="00842604">
        <w:rPr>
          <w:rFonts w:ascii="Times New Roman" w:eastAsia="Times New Roman" w:hAnsi="Times New Roman" w:cs="Times New Roman"/>
          <w:sz w:val="28"/>
          <w:szCs w:val="28"/>
        </w:rPr>
        <w:t>Загумённикова</w:t>
      </w:r>
      <w:proofErr w:type="spellEnd"/>
      <w:r w:rsidRPr="00842604">
        <w:rPr>
          <w:rFonts w:ascii="Times New Roman" w:eastAsia="Times New Roman" w:hAnsi="Times New Roman" w:cs="Times New Roman"/>
          <w:sz w:val="28"/>
          <w:szCs w:val="28"/>
        </w:rPr>
        <w:t xml:space="preserve"> И. Н., </w:t>
      </w:r>
      <w:proofErr w:type="spellStart"/>
      <w:r w:rsidRPr="00842604">
        <w:rPr>
          <w:rFonts w:ascii="Times New Roman" w:eastAsia="Times New Roman" w:hAnsi="Times New Roman" w:cs="Times New Roman"/>
          <w:sz w:val="28"/>
          <w:szCs w:val="28"/>
        </w:rPr>
        <w:t>Гилевский</w:t>
      </w:r>
      <w:proofErr w:type="spellEnd"/>
      <w:r w:rsidRPr="00842604">
        <w:rPr>
          <w:rFonts w:ascii="Times New Roman" w:eastAsia="Times New Roman" w:hAnsi="Times New Roman" w:cs="Times New Roman"/>
          <w:sz w:val="28"/>
          <w:szCs w:val="28"/>
        </w:rPr>
        <w:t xml:space="preserve"> П. Г. Базы данных и системы управления базами данных: учебное пособие. – РИПО, 2016 г.</w:t>
      </w:r>
    </w:p>
    <w:p w:rsidR="00A774C2" w:rsidRPr="00A774C2" w:rsidRDefault="0053690A" w:rsidP="00A774C2">
      <w:pPr>
        <w:pStyle w:val="ab"/>
        <w:numPr>
          <w:ilvl w:val="0"/>
          <w:numId w:val="18"/>
        </w:numPr>
        <w:spacing w:after="0"/>
        <w:rPr>
          <w:rFonts w:ascii="Times New Roman" w:eastAsia="Times New Roman" w:hAnsi="Times New Roman" w:cs="Times New Roman"/>
          <w:sz w:val="28"/>
          <w:szCs w:val="28"/>
        </w:rPr>
      </w:pPr>
      <w:proofErr w:type="spellStart"/>
      <w:r w:rsidRPr="00842604">
        <w:rPr>
          <w:rFonts w:ascii="Times New Roman" w:eastAsia="Times New Roman" w:hAnsi="Times New Roman" w:cs="Times New Roman"/>
          <w:sz w:val="28"/>
          <w:szCs w:val="28"/>
        </w:rPr>
        <w:t>Троелсен</w:t>
      </w:r>
      <w:proofErr w:type="spellEnd"/>
      <w:r w:rsidRPr="00842604">
        <w:rPr>
          <w:rFonts w:ascii="Times New Roman" w:eastAsia="Times New Roman" w:hAnsi="Times New Roman" w:cs="Times New Roman"/>
          <w:sz w:val="28"/>
          <w:szCs w:val="28"/>
        </w:rPr>
        <w:t xml:space="preserve"> Э. Язык программирования C# 5.0 и платформа .NET 4.5 - 6-е издание, 2012</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w:t>
      </w:r>
      <w:proofErr w:type="spellStart"/>
      <w:r w:rsidRPr="00842604">
        <w:rPr>
          <w:rFonts w:ascii="Times New Roman" w:eastAsia="Times New Roman" w:hAnsi="Times New Roman" w:cs="Times New Roman"/>
          <w:sz w:val="28"/>
          <w:szCs w:val="28"/>
        </w:rPr>
        <w:t>Microsoft</w:t>
      </w:r>
      <w:proofErr w:type="spellEnd"/>
      <w:r w:rsidRPr="00842604">
        <w:rPr>
          <w:rFonts w:ascii="Times New Roman" w:eastAsia="Times New Roman" w:hAnsi="Times New Roman" w:cs="Times New Roman"/>
          <w:sz w:val="28"/>
          <w:szCs w:val="28"/>
        </w:rPr>
        <w:t xml:space="preserve"> по C#: https://docs.microsoft.com/en-us/dotnet/csharp/</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w:t>
      </w:r>
      <w:proofErr w:type="spellStart"/>
      <w:r w:rsidRPr="00842604">
        <w:rPr>
          <w:rFonts w:ascii="Times New Roman" w:eastAsia="Times New Roman" w:hAnsi="Times New Roman" w:cs="Times New Roman"/>
          <w:sz w:val="28"/>
          <w:szCs w:val="28"/>
        </w:rPr>
        <w:t>Microsoft</w:t>
      </w:r>
      <w:proofErr w:type="spellEnd"/>
      <w:r w:rsidRPr="00842604">
        <w:rPr>
          <w:rFonts w:ascii="Times New Roman" w:eastAsia="Times New Roman" w:hAnsi="Times New Roman" w:cs="Times New Roman"/>
          <w:sz w:val="28"/>
          <w:szCs w:val="28"/>
        </w:rPr>
        <w:t xml:space="preserve"> по WPF: https://docs.microsoft.com/en-us/dotnet/desktop/wpf/</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w:t>
      </w:r>
      <w:proofErr w:type="spellStart"/>
      <w:r w:rsidRPr="00842604">
        <w:rPr>
          <w:rFonts w:ascii="Times New Roman" w:eastAsia="Times New Roman" w:hAnsi="Times New Roman" w:cs="Times New Roman"/>
          <w:sz w:val="28"/>
          <w:szCs w:val="28"/>
        </w:rPr>
        <w:t>Microsoft</w:t>
      </w:r>
      <w:proofErr w:type="spellEnd"/>
      <w:r w:rsidRPr="00842604">
        <w:rPr>
          <w:rFonts w:ascii="Times New Roman" w:eastAsia="Times New Roman" w:hAnsi="Times New Roman" w:cs="Times New Roman"/>
          <w:sz w:val="28"/>
          <w:szCs w:val="28"/>
        </w:rPr>
        <w:t xml:space="preserve"> по LINQ: https://docs.microsoft.com/en-us/dotnet/csharp/programming-guide/concepts/linq/</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w:t>
      </w:r>
      <w:proofErr w:type="spellStart"/>
      <w:r w:rsidRPr="00842604">
        <w:rPr>
          <w:rFonts w:ascii="Times New Roman" w:eastAsia="Times New Roman" w:hAnsi="Times New Roman" w:cs="Times New Roman"/>
          <w:sz w:val="28"/>
          <w:szCs w:val="28"/>
        </w:rPr>
        <w:t>Microsoft</w:t>
      </w:r>
      <w:proofErr w:type="spellEnd"/>
      <w:r w:rsidRPr="00842604">
        <w:rPr>
          <w:rFonts w:ascii="Times New Roman" w:eastAsia="Times New Roman" w:hAnsi="Times New Roman" w:cs="Times New Roman"/>
          <w:sz w:val="28"/>
          <w:szCs w:val="28"/>
        </w:rPr>
        <w:t xml:space="preserve"> по </w:t>
      </w:r>
      <w:proofErr w:type="spellStart"/>
      <w:r w:rsidRPr="00842604">
        <w:rPr>
          <w:rFonts w:ascii="Times New Roman" w:eastAsia="Times New Roman" w:hAnsi="Times New Roman" w:cs="Times New Roman"/>
          <w:sz w:val="28"/>
          <w:szCs w:val="28"/>
        </w:rPr>
        <w:t>Entity</w:t>
      </w:r>
      <w:proofErr w:type="spellEnd"/>
      <w:r w:rsidRPr="00842604">
        <w:rPr>
          <w:rFonts w:ascii="Times New Roman" w:eastAsia="Times New Roman" w:hAnsi="Times New Roman" w:cs="Times New Roman"/>
          <w:sz w:val="28"/>
          <w:szCs w:val="28"/>
        </w:rPr>
        <w:t xml:space="preserve"> </w:t>
      </w:r>
      <w:proofErr w:type="spellStart"/>
      <w:r w:rsidRPr="00842604">
        <w:rPr>
          <w:rFonts w:ascii="Times New Roman" w:eastAsia="Times New Roman" w:hAnsi="Times New Roman" w:cs="Times New Roman"/>
          <w:sz w:val="28"/>
          <w:szCs w:val="28"/>
        </w:rPr>
        <w:t>Framework</w:t>
      </w:r>
      <w:proofErr w:type="spellEnd"/>
      <w:r w:rsidRPr="00842604">
        <w:rPr>
          <w:rFonts w:ascii="Times New Roman" w:eastAsia="Times New Roman" w:hAnsi="Times New Roman" w:cs="Times New Roman"/>
          <w:sz w:val="28"/>
          <w:szCs w:val="28"/>
        </w:rPr>
        <w:t>: https://docs.microsoft.com/en-us/ef/core/</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по </w:t>
      </w:r>
      <w:proofErr w:type="spellStart"/>
      <w:r w:rsidRPr="00842604">
        <w:rPr>
          <w:rFonts w:ascii="Times New Roman" w:eastAsia="Times New Roman" w:hAnsi="Times New Roman" w:cs="Times New Roman"/>
          <w:sz w:val="28"/>
          <w:szCs w:val="28"/>
        </w:rPr>
        <w:t>Newtonsoft.Json</w:t>
      </w:r>
      <w:proofErr w:type="spellEnd"/>
      <w:r w:rsidRPr="00842604">
        <w:rPr>
          <w:rFonts w:ascii="Times New Roman" w:eastAsia="Times New Roman" w:hAnsi="Times New Roman" w:cs="Times New Roman"/>
          <w:sz w:val="28"/>
          <w:szCs w:val="28"/>
        </w:rPr>
        <w:t>: https://www.newtonsoft.com/json</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по </w:t>
      </w:r>
      <w:proofErr w:type="spellStart"/>
      <w:r w:rsidRPr="00842604">
        <w:rPr>
          <w:rFonts w:ascii="Times New Roman" w:eastAsia="Times New Roman" w:hAnsi="Times New Roman" w:cs="Times New Roman"/>
          <w:sz w:val="28"/>
          <w:szCs w:val="28"/>
        </w:rPr>
        <w:t>iTextSharp</w:t>
      </w:r>
      <w:proofErr w:type="spellEnd"/>
      <w:r w:rsidRPr="00842604">
        <w:rPr>
          <w:rFonts w:ascii="Times New Roman" w:eastAsia="Times New Roman" w:hAnsi="Times New Roman" w:cs="Times New Roman"/>
          <w:sz w:val="28"/>
          <w:szCs w:val="28"/>
        </w:rPr>
        <w:t>: https://lowagie.com/iTextSharp/</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по </w:t>
      </w:r>
      <w:proofErr w:type="spellStart"/>
      <w:r w:rsidRPr="00842604">
        <w:rPr>
          <w:rFonts w:ascii="Times New Roman" w:eastAsia="Times New Roman" w:hAnsi="Times New Roman" w:cs="Times New Roman"/>
          <w:sz w:val="28"/>
          <w:szCs w:val="28"/>
        </w:rPr>
        <w:t>ClosedXML</w:t>
      </w:r>
      <w:proofErr w:type="spellEnd"/>
      <w:r w:rsidRPr="00842604">
        <w:rPr>
          <w:rFonts w:ascii="Times New Roman" w:eastAsia="Times New Roman" w:hAnsi="Times New Roman" w:cs="Times New Roman"/>
          <w:sz w:val="28"/>
          <w:szCs w:val="28"/>
        </w:rPr>
        <w:t>: https://github.com/ClosedXML/ClosedXML</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по </w:t>
      </w:r>
      <w:proofErr w:type="spellStart"/>
      <w:r w:rsidRPr="00842604">
        <w:rPr>
          <w:rFonts w:ascii="Times New Roman" w:eastAsia="Times New Roman" w:hAnsi="Times New Roman" w:cs="Times New Roman"/>
          <w:sz w:val="28"/>
          <w:szCs w:val="28"/>
        </w:rPr>
        <w:t>LiveCharts</w:t>
      </w:r>
      <w:proofErr w:type="spellEnd"/>
      <w:r w:rsidRPr="00842604">
        <w:rPr>
          <w:rFonts w:ascii="Times New Roman" w:eastAsia="Times New Roman" w:hAnsi="Times New Roman" w:cs="Times New Roman"/>
          <w:sz w:val="28"/>
          <w:szCs w:val="28"/>
        </w:rPr>
        <w:t>: https://lvcharts.net/</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по </w:t>
      </w:r>
      <w:proofErr w:type="spellStart"/>
      <w:r w:rsidRPr="00842604">
        <w:rPr>
          <w:rFonts w:ascii="Times New Roman" w:eastAsia="Times New Roman" w:hAnsi="Times New Roman" w:cs="Times New Roman"/>
          <w:sz w:val="28"/>
          <w:szCs w:val="28"/>
        </w:rPr>
        <w:t>Microsoft.Maps.MapControl.WPF</w:t>
      </w:r>
      <w:proofErr w:type="spellEnd"/>
      <w:r w:rsidRPr="00842604">
        <w:rPr>
          <w:rFonts w:ascii="Times New Roman" w:eastAsia="Times New Roman" w:hAnsi="Times New Roman" w:cs="Times New Roman"/>
          <w:sz w:val="28"/>
          <w:szCs w:val="28"/>
        </w:rPr>
        <w:t>: https://docs.microsoft.com/en-us/dotnet/api/microsoft.maps.mapcontrol.wpf.map?view=mapcontrol-wpf</w:t>
      </w:r>
    </w:p>
    <w:p w:rsidR="00F337A2" w:rsidRPr="00842604" w:rsidRDefault="0053690A" w:rsidP="00A8597D">
      <w:pPr>
        <w:pStyle w:val="ab"/>
        <w:numPr>
          <w:ilvl w:val="0"/>
          <w:numId w:val="18"/>
        </w:numPr>
        <w:spacing w:after="0"/>
        <w:rPr>
          <w:rFonts w:ascii="Times New Roman" w:eastAsia="Times New Roman" w:hAnsi="Times New Roman" w:cs="Times New Roman"/>
          <w:sz w:val="28"/>
          <w:szCs w:val="28"/>
        </w:rPr>
      </w:pPr>
      <w:r w:rsidRPr="00842604">
        <w:rPr>
          <w:rFonts w:ascii="Times New Roman" w:eastAsia="Times New Roman" w:hAnsi="Times New Roman" w:cs="Times New Roman"/>
          <w:sz w:val="28"/>
          <w:szCs w:val="28"/>
        </w:rPr>
        <w:t xml:space="preserve">Документация по </w:t>
      </w:r>
      <w:proofErr w:type="spellStart"/>
      <w:r w:rsidRPr="00842604">
        <w:rPr>
          <w:rFonts w:ascii="Times New Roman" w:eastAsia="Times New Roman" w:hAnsi="Times New Roman" w:cs="Times New Roman"/>
          <w:sz w:val="28"/>
          <w:szCs w:val="28"/>
        </w:rPr>
        <w:t>OfficeOpenXml</w:t>
      </w:r>
      <w:proofErr w:type="spellEnd"/>
      <w:r w:rsidRPr="00842604">
        <w:rPr>
          <w:rFonts w:ascii="Times New Roman" w:eastAsia="Times New Roman" w:hAnsi="Times New Roman" w:cs="Times New Roman"/>
          <w:sz w:val="28"/>
          <w:szCs w:val="28"/>
        </w:rPr>
        <w:t>: https://github.com/closedxml/officeopenxml</w:t>
      </w:r>
    </w:p>
    <w:sectPr w:rsidR="00F337A2" w:rsidRPr="00842604" w:rsidSect="00E8105C">
      <w:headerReference w:type="default" r:id="rId69"/>
      <w:footerReference w:type="default" r:id="rId70"/>
      <w:headerReference w:type="first" r:id="rId71"/>
      <w:footerReference w:type="first" r:id="rId72"/>
      <w:pgSz w:w="11906" w:h="16838"/>
      <w:pgMar w:top="567" w:right="707" w:bottom="426" w:left="1276" w:header="709" w:footer="227" w:gutter="0"/>
      <w:pgNumType w:start="2"/>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F4E7A" w:rsidRDefault="00AF4E7A">
      <w:pPr>
        <w:spacing w:after="0" w:line="240" w:lineRule="auto"/>
      </w:pPr>
      <w:r>
        <w:separator/>
      </w:r>
    </w:p>
  </w:endnote>
  <w:endnote w:type="continuationSeparator" w:id="0">
    <w:p w:rsidR="00AF4E7A" w:rsidRDefault="00AF4E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Georgia">
    <w:panose1 w:val="02040502050405020303"/>
    <w:charset w:val="CC"/>
    <w:family w:val="roman"/>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ISOCPEUR">
    <w:altName w:val="Cambria"/>
    <w:panose1 w:val="00000000000000000000"/>
    <w:charset w:val="00"/>
    <w:family w:val="roman"/>
    <w:notTrueType/>
    <w:pitch w:val="default"/>
  </w:font>
  <w:font w:name="IrisUPC">
    <w:charset w:val="DE"/>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14B1" w:rsidRDefault="000314B1">
    <w:pPr>
      <w:pBdr>
        <w:top w:val="nil"/>
        <w:left w:val="nil"/>
        <w:bottom w:val="nil"/>
        <w:right w:val="nil"/>
        <w:between w:val="nil"/>
      </w:pBdr>
      <w:tabs>
        <w:tab w:val="center" w:pos="4677"/>
        <w:tab w:val="right" w:pos="9355"/>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3</w:t>
    </w:r>
    <w:r>
      <w:rPr>
        <w:color w:val="000000"/>
      </w:rPr>
      <w:fldChar w:fldCharType="end"/>
    </w:r>
  </w:p>
  <w:p w:rsidR="000314B1" w:rsidRDefault="000314B1">
    <w:pPr>
      <w:pBdr>
        <w:top w:val="nil"/>
        <w:left w:val="nil"/>
        <w:bottom w:val="nil"/>
        <w:right w:val="nil"/>
        <w:between w:val="nil"/>
      </w:pBdr>
      <w:tabs>
        <w:tab w:val="center" w:pos="4677"/>
        <w:tab w:val="right" w:pos="9355"/>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14B1" w:rsidRDefault="000314B1">
    <w:pPr>
      <w:pBdr>
        <w:top w:val="nil"/>
        <w:left w:val="nil"/>
        <w:bottom w:val="nil"/>
        <w:right w:val="nil"/>
        <w:between w:val="nil"/>
      </w:pBdr>
      <w:tabs>
        <w:tab w:val="center" w:pos="4677"/>
        <w:tab w:val="right" w:pos="9355"/>
        <w:tab w:val="left" w:pos="9498"/>
      </w:tabs>
      <w:spacing w:after="0" w:line="240" w:lineRule="auto"/>
      <w:ind w:right="1700"/>
      <w:jc w:val="right"/>
      <w:rPr>
        <w:color w:val="000000"/>
      </w:rPr>
    </w:pPr>
  </w:p>
  <w:p w:rsidR="000314B1" w:rsidRDefault="000314B1">
    <w:pPr>
      <w:pBdr>
        <w:top w:val="nil"/>
        <w:left w:val="nil"/>
        <w:bottom w:val="nil"/>
        <w:right w:val="nil"/>
        <w:between w:val="nil"/>
      </w:pBdr>
      <w:tabs>
        <w:tab w:val="center" w:pos="4677"/>
        <w:tab w:val="right" w:pos="9355"/>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F4E7A" w:rsidRDefault="00AF4E7A">
      <w:pPr>
        <w:spacing w:after="0" w:line="240" w:lineRule="auto"/>
      </w:pPr>
      <w:r>
        <w:separator/>
      </w:r>
    </w:p>
  </w:footnote>
  <w:footnote w:type="continuationSeparator" w:id="0">
    <w:p w:rsidR="00AF4E7A" w:rsidRDefault="00AF4E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14B1" w:rsidRDefault="000314B1">
    <w:pPr>
      <w:pBdr>
        <w:top w:val="nil"/>
        <w:left w:val="nil"/>
        <w:bottom w:val="nil"/>
        <w:right w:val="nil"/>
        <w:between w:val="nil"/>
      </w:pBdr>
      <w:tabs>
        <w:tab w:val="center" w:pos="4677"/>
        <w:tab w:val="right" w:pos="9355"/>
      </w:tabs>
      <w:spacing w:after="0" w:line="240" w:lineRule="auto"/>
      <w:rPr>
        <w:color w:val="000000"/>
      </w:rPr>
    </w:pPr>
    <w:r>
      <w:rPr>
        <w:noProof/>
        <w:color w:val="000000"/>
      </w:rPr>
      <mc:AlternateContent>
        <mc:Choice Requires="wpg">
          <w:drawing>
            <wp:anchor distT="0" distB="0" distL="114300" distR="114300" simplePos="0" relativeHeight="251658240" behindDoc="0" locked="0" layoutInCell="1" hidden="0" allowOverlap="1">
              <wp:simplePos x="0" y="0"/>
              <wp:positionH relativeFrom="page">
                <wp:posOffset>647719</wp:posOffset>
              </wp:positionH>
              <wp:positionV relativeFrom="page">
                <wp:posOffset>314325</wp:posOffset>
              </wp:positionV>
              <wp:extent cx="6585585" cy="10202655"/>
              <wp:effectExtent l="0" t="0" r="5715" b="27305"/>
              <wp:wrapNone/>
              <wp:docPr id="1" name="Группа 1"/>
              <wp:cNvGraphicFramePr/>
              <a:graphic xmlns:a="http://schemas.openxmlformats.org/drawingml/2006/main">
                <a:graphicData uri="http://schemas.microsoft.com/office/word/2010/wordprocessingGroup">
                  <wpg:wgp>
                    <wpg:cNvGrpSpPr/>
                    <wpg:grpSpPr>
                      <a:xfrm>
                        <a:off x="0" y="0"/>
                        <a:ext cx="6560268" cy="10202655"/>
                        <a:chOff x="2053208" y="0"/>
                        <a:chExt cx="6585585" cy="7560000"/>
                      </a:xfrm>
                    </wpg:grpSpPr>
                    <wpg:grpSp>
                      <wpg:cNvPr id="43" name="Группа 43"/>
                      <wpg:cNvGrpSpPr/>
                      <wpg:grpSpPr>
                        <a:xfrm>
                          <a:off x="2053208" y="0"/>
                          <a:ext cx="6585585" cy="7560000"/>
                          <a:chOff x="0" y="0"/>
                          <a:chExt cx="6585585" cy="10189210"/>
                        </a:xfrm>
                      </wpg:grpSpPr>
                      <wps:wsp>
                        <wps:cNvPr id="44" name="Прямоугольник 44"/>
                        <wps:cNvSpPr/>
                        <wps:spPr>
                          <a:xfrm>
                            <a:off x="0" y="0"/>
                            <a:ext cx="6585575" cy="10189200"/>
                          </a:xfrm>
                          <a:prstGeom prst="rect">
                            <a:avLst/>
                          </a:prstGeom>
                          <a:noFill/>
                          <a:ln>
                            <a:noFill/>
                          </a:ln>
                        </wps:spPr>
                        <wps:txbx>
                          <w:txbxContent>
                            <w:p w:rsidR="000314B1" w:rsidRDefault="000314B1">
                              <w:pPr>
                                <w:spacing w:after="0" w:line="240" w:lineRule="auto"/>
                                <w:textDirection w:val="btLr"/>
                              </w:pPr>
                            </w:p>
                          </w:txbxContent>
                        </wps:txbx>
                        <wps:bodyPr spcFirstLastPara="1" wrap="square" lIns="91425" tIns="91425" rIns="91425" bIns="91425" anchor="ctr" anchorCtr="0">
                          <a:noAutofit/>
                        </wps:bodyPr>
                      </wps:wsp>
                      <wps:wsp>
                        <wps:cNvPr id="45" name="Прямоугольник 45"/>
                        <wps:cNvSpPr/>
                        <wps:spPr>
                          <a:xfrm>
                            <a:off x="0" y="0"/>
                            <a:ext cx="6585585" cy="10189210"/>
                          </a:xfrm>
                          <a:prstGeom prst="rect">
                            <a:avLst/>
                          </a:prstGeom>
                          <a:noFill/>
                          <a:ln w="25400" cap="flat" cmpd="sng">
                            <a:solidFill>
                              <a:srgbClr val="000000"/>
                            </a:solidFill>
                            <a:prstDash val="solid"/>
                            <a:round/>
                            <a:headEnd type="none" w="sm" len="sm"/>
                            <a:tailEnd type="none" w="sm" len="sm"/>
                          </a:ln>
                        </wps:spPr>
                        <wps:txbx>
                          <w:txbxContent>
                            <w:p w:rsidR="000314B1" w:rsidRDefault="000314B1">
                              <w:pPr>
                                <w:spacing w:after="0" w:line="240" w:lineRule="auto"/>
                                <w:textDirection w:val="btLr"/>
                              </w:pPr>
                            </w:p>
                          </w:txbxContent>
                        </wps:txbx>
                        <wps:bodyPr spcFirstLastPara="1" wrap="square" lIns="91425" tIns="91425" rIns="91425" bIns="91425" anchor="ctr" anchorCtr="0">
                          <a:noAutofit/>
                        </wps:bodyPr>
                      </wps:wsp>
                      <wps:wsp>
                        <wps:cNvPr id="46" name="Прямая со стрелкой 46"/>
                        <wps:cNvCnPr/>
                        <wps:spPr>
                          <a:xfrm>
                            <a:off x="359902" y="9653767"/>
                            <a:ext cx="658" cy="529838"/>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47" name="Прямая со стрелкой 47"/>
                        <wps:cNvCnPr/>
                        <wps:spPr>
                          <a:xfrm>
                            <a:off x="3292" y="9649691"/>
                            <a:ext cx="6574718" cy="50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48" name="Прямая со стрелкой 48"/>
                        <wps:cNvCnPr/>
                        <wps:spPr>
                          <a:xfrm>
                            <a:off x="719804" y="9653767"/>
                            <a:ext cx="658" cy="529838"/>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49" name="Прямая со стрелкой 49"/>
                        <wps:cNvCnPr/>
                        <wps:spPr>
                          <a:xfrm>
                            <a:off x="1619724" y="9653767"/>
                            <a:ext cx="658" cy="529838"/>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50" name="Прямая со стрелкой 50"/>
                        <wps:cNvCnPr/>
                        <wps:spPr>
                          <a:xfrm>
                            <a:off x="2159084" y="9658861"/>
                            <a:ext cx="658" cy="524744"/>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51" name="Прямая со стрелкой 51"/>
                        <wps:cNvCnPr/>
                        <wps:spPr>
                          <a:xfrm>
                            <a:off x="2518986" y="9653767"/>
                            <a:ext cx="658" cy="524744"/>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52" name="Прямая со стрелкой 52"/>
                        <wps:cNvCnPr/>
                        <wps:spPr>
                          <a:xfrm>
                            <a:off x="6225024" y="9653767"/>
                            <a:ext cx="1317" cy="529838"/>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53" name="Прямая со стрелкой 53"/>
                        <wps:cNvCnPr/>
                        <wps:spPr>
                          <a:xfrm>
                            <a:off x="3292" y="9829021"/>
                            <a:ext cx="2509437" cy="1018"/>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54" name="Прямая со стрелкой 54"/>
                        <wps:cNvCnPr/>
                        <wps:spPr>
                          <a:xfrm>
                            <a:off x="3292" y="10008860"/>
                            <a:ext cx="2509437" cy="50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55" name="Прямая со стрелкой 55"/>
                        <wps:cNvCnPr/>
                        <wps:spPr>
                          <a:xfrm>
                            <a:off x="6229634" y="9830549"/>
                            <a:ext cx="352658" cy="509"/>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56" name="Прямоугольник 56"/>
                        <wps:cNvSpPr/>
                        <wps:spPr>
                          <a:xfrm>
                            <a:off x="17781" y="10015993"/>
                            <a:ext cx="329279" cy="157423"/>
                          </a:xfrm>
                          <a:prstGeom prst="rect">
                            <a:avLst/>
                          </a:prstGeom>
                          <a:noFill/>
                          <a:ln>
                            <a:noFill/>
                          </a:ln>
                        </wps:spPr>
                        <wps:txbx>
                          <w:txbxContent>
                            <w:p w:rsidR="000314B1" w:rsidRDefault="000314B1">
                              <w:pPr>
                                <w:spacing w:after="0" w:line="240" w:lineRule="auto"/>
                                <w:jc w:val="both"/>
                                <w:textDirection w:val="btLr"/>
                              </w:pPr>
                              <w:r>
                                <w:rPr>
                                  <w:rFonts w:ascii="ISOCPEUR" w:eastAsia="ISOCPEUR" w:hAnsi="ISOCPEUR" w:cs="ISOCPEUR"/>
                                  <w:i/>
                                  <w:color w:val="000000"/>
                                  <w:sz w:val="18"/>
                                </w:rPr>
                                <w:t>Изм.</w:t>
                              </w:r>
                            </w:p>
                            <w:p w:rsidR="000314B1" w:rsidRDefault="000314B1">
                              <w:pPr>
                                <w:spacing w:after="0" w:line="240" w:lineRule="auto"/>
                                <w:jc w:val="center"/>
                                <w:textDirection w:val="btLr"/>
                              </w:pPr>
                              <w:r>
                                <w:rPr>
                                  <w:rFonts w:ascii="ISOCPEUR" w:eastAsia="ISOCPEUR" w:hAnsi="ISOCPEUR" w:cs="ISOCPEUR"/>
                                  <w:i/>
                                  <w:color w:val="000000"/>
                                  <w:sz w:val="18"/>
                                </w:rPr>
                                <w:t>.</w:t>
                              </w:r>
                            </w:p>
                          </w:txbxContent>
                        </wps:txbx>
                        <wps:bodyPr spcFirstLastPara="1" wrap="square" lIns="88900" tIns="38100" rIns="88900" bIns="38100" anchor="t" anchorCtr="0">
                          <a:noAutofit/>
                        </wps:bodyPr>
                      </wps:wsp>
                      <wps:wsp>
                        <wps:cNvPr id="57" name="Прямоугольник 57"/>
                        <wps:cNvSpPr/>
                        <wps:spPr>
                          <a:xfrm>
                            <a:off x="375049" y="10015993"/>
                            <a:ext cx="329608" cy="157423"/>
                          </a:xfrm>
                          <a:prstGeom prst="rect">
                            <a:avLst/>
                          </a:prstGeom>
                          <a:noFill/>
                          <a:ln>
                            <a:noFill/>
                          </a:ln>
                        </wps:spPr>
                        <wps:txbx>
                          <w:txbxContent>
                            <w:p w:rsidR="000314B1" w:rsidRDefault="000314B1">
                              <w:pPr>
                                <w:spacing w:line="275" w:lineRule="auto"/>
                                <w:textDirection w:val="btLr"/>
                              </w:pPr>
                              <w:r>
                                <w:rPr>
                                  <w:rFonts w:ascii="ISOCPEUR" w:eastAsia="ISOCPEUR" w:hAnsi="ISOCPEUR" w:cs="ISOCPEUR"/>
                                  <w:i/>
                                  <w:color w:val="000000"/>
                                  <w:sz w:val="18"/>
                                </w:rPr>
                                <w:t>Лист</w:t>
                              </w:r>
                            </w:p>
                            <w:p w:rsidR="000314B1" w:rsidRDefault="000314B1">
                              <w:pPr>
                                <w:spacing w:line="275" w:lineRule="auto"/>
                                <w:textDirection w:val="btLr"/>
                              </w:pPr>
                            </w:p>
                          </w:txbxContent>
                        </wps:txbx>
                        <wps:bodyPr spcFirstLastPara="1" wrap="square" lIns="88900" tIns="38100" rIns="88900" bIns="38100" anchor="t" anchorCtr="0">
                          <a:noAutofit/>
                        </wps:bodyPr>
                      </wps:wsp>
                      <wps:wsp>
                        <wps:cNvPr id="58" name="Прямоугольник 58"/>
                        <wps:cNvSpPr/>
                        <wps:spPr>
                          <a:xfrm>
                            <a:off x="746476" y="10015993"/>
                            <a:ext cx="847235" cy="157423"/>
                          </a:xfrm>
                          <a:prstGeom prst="rect">
                            <a:avLst/>
                          </a:prstGeom>
                          <a:noFill/>
                          <a:ln>
                            <a:noFill/>
                          </a:ln>
                        </wps:spPr>
                        <wps:txbx>
                          <w:txbxContent>
                            <w:p w:rsidR="000314B1" w:rsidRDefault="000314B1">
                              <w:pPr>
                                <w:spacing w:line="275" w:lineRule="auto"/>
                                <w:jc w:val="center"/>
                                <w:textDirection w:val="btLr"/>
                              </w:pPr>
                              <w:r>
                                <w:rPr>
                                  <w:rFonts w:ascii="ISOCPEUR" w:eastAsia="ISOCPEUR" w:hAnsi="ISOCPEUR" w:cs="ISOCPEUR"/>
                                  <w:i/>
                                  <w:color w:val="000000"/>
                                  <w:sz w:val="18"/>
                                </w:rPr>
                                <w:t>№ докум</w:t>
                              </w:r>
                              <w:r>
                                <w:rPr>
                                  <w:rFonts w:ascii="IrisUPC" w:eastAsia="IrisUPC" w:hAnsi="IrisUPC" w:cs="IrisUPC"/>
                                  <w:i/>
                                  <w:color w:val="000000"/>
                                  <w:sz w:val="18"/>
                                </w:rPr>
                                <w:t>.</w:t>
                              </w:r>
                            </w:p>
                            <w:p w:rsidR="000314B1" w:rsidRDefault="000314B1">
                              <w:pPr>
                                <w:spacing w:line="275" w:lineRule="auto"/>
                                <w:textDirection w:val="btLr"/>
                              </w:pPr>
                            </w:p>
                          </w:txbxContent>
                        </wps:txbx>
                        <wps:bodyPr spcFirstLastPara="1" wrap="square" lIns="88900" tIns="38100" rIns="88900" bIns="38100" anchor="t" anchorCtr="0">
                          <a:noAutofit/>
                        </wps:bodyPr>
                      </wps:wsp>
                      <wps:wsp>
                        <wps:cNvPr id="59" name="Прямоугольник 59"/>
                        <wps:cNvSpPr/>
                        <wps:spPr>
                          <a:xfrm>
                            <a:off x="1640798" y="10015993"/>
                            <a:ext cx="505114" cy="157423"/>
                          </a:xfrm>
                          <a:prstGeom prst="rect">
                            <a:avLst/>
                          </a:prstGeom>
                          <a:noFill/>
                          <a:ln>
                            <a:noFill/>
                          </a:ln>
                        </wps:spPr>
                        <wps:txbx>
                          <w:txbxContent>
                            <w:p w:rsidR="000314B1" w:rsidRDefault="000314B1">
                              <w:pPr>
                                <w:spacing w:line="275" w:lineRule="auto"/>
                                <w:jc w:val="center"/>
                                <w:textDirection w:val="btLr"/>
                              </w:pPr>
                              <w:r>
                                <w:rPr>
                                  <w:rFonts w:ascii="ISOCPEUR" w:eastAsia="ISOCPEUR" w:hAnsi="ISOCPEUR" w:cs="ISOCPEUR"/>
                                  <w:i/>
                                  <w:color w:val="000000"/>
                                  <w:sz w:val="18"/>
                                </w:rPr>
                                <w:t>Подпись</w:t>
                              </w:r>
                            </w:p>
                            <w:p w:rsidR="000314B1" w:rsidRDefault="000314B1">
                              <w:pPr>
                                <w:spacing w:line="275" w:lineRule="auto"/>
                                <w:textDirection w:val="btLr"/>
                              </w:pPr>
                            </w:p>
                          </w:txbxContent>
                        </wps:txbx>
                        <wps:bodyPr spcFirstLastPara="1" wrap="square" lIns="88900" tIns="38100" rIns="88900" bIns="38100" anchor="t" anchorCtr="0">
                          <a:noAutofit/>
                        </wps:bodyPr>
                      </wps:wsp>
                      <wps:wsp>
                        <wps:cNvPr id="60" name="Прямоугольник 60"/>
                        <wps:cNvSpPr/>
                        <wps:spPr>
                          <a:xfrm>
                            <a:off x="2174560" y="10015993"/>
                            <a:ext cx="329279" cy="157423"/>
                          </a:xfrm>
                          <a:prstGeom prst="rect">
                            <a:avLst/>
                          </a:prstGeom>
                          <a:noFill/>
                          <a:ln>
                            <a:noFill/>
                          </a:ln>
                        </wps:spPr>
                        <wps:txbx>
                          <w:txbxContent>
                            <w:p w:rsidR="000314B1" w:rsidRDefault="000314B1">
                              <w:pPr>
                                <w:spacing w:line="275" w:lineRule="auto"/>
                                <w:jc w:val="center"/>
                                <w:textDirection w:val="btLr"/>
                              </w:pPr>
                              <w:r>
                                <w:rPr>
                                  <w:rFonts w:ascii="ISOCPEUR" w:eastAsia="ISOCPEUR" w:hAnsi="ISOCPEUR" w:cs="ISOCPEUR"/>
                                  <w:i/>
                                  <w:color w:val="000000"/>
                                  <w:sz w:val="18"/>
                                </w:rPr>
                                <w:t>Дата</w:t>
                              </w:r>
                            </w:p>
                            <w:p w:rsidR="000314B1" w:rsidRDefault="000314B1">
                              <w:pPr>
                                <w:spacing w:line="275" w:lineRule="auto"/>
                                <w:textDirection w:val="btLr"/>
                              </w:pPr>
                            </w:p>
                          </w:txbxContent>
                        </wps:txbx>
                        <wps:bodyPr spcFirstLastPara="1" wrap="square" lIns="88900" tIns="38100" rIns="88900" bIns="38100" anchor="t" anchorCtr="0">
                          <a:noAutofit/>
                        </wps:bodyPr>
                      </wps:wsp>
                      <wps:wsp>
                        <wps:cNvPr id="61" name="Прямоугольник 61"/>
                        <wps:cNvSpPr/>
                        <wps:spPr>
                          <a:xfrm>
                            <a:off x="6239512" y="9668031"/>
                            <a:ext cx="329608" cy="157423"/>
                          </a:xfrm>
                          <a:prstGeom prst="rect">
                            <a:avLst/>
                          </a:prstGeom>
                          <a:noFill/>
                          <a:ln>
                            <a:noFill/>
                          </a:ln>
                        </wps:spPr>
                        <wps:txbx>
                          <w:txbxContent>
                            <w:p w:rsidR="000314B1" w:rsidRDefault="000314B1">
                              <w:pPr>
                                <w:spacing w:line="275" w:lineRule="auto"/>
                                <w:textDirection w:val="btLr"/>
                              </w:pPr>
                              <w:r>
                                <w:rPr>
                                  <w:rFonts w:ascii="ISOCPEUR" w:eastAsia="ISOCPEUR" w:hAnsi="ISOCPEUR" w:cs="ISOCPEUR"/>
                                  <w:i/>
                                  <w:color w:val="000000"/>
                                  <w:sz w:val="18"/>
                                </w:rPr>
                                <w:t>лист</w:t>
                              </w:r>
                            </w:p>
                            <w:p w:rsidR="000314B1" w:rsidRDefault="000314B1">
                              <w:pPr>
                                <w:spacing w:line="275" w:lineRule="auto"/>
                                <w:textDirection w:val="btLr"/>
                              </w:pPr>
                            </w:p>
                          </w:txbxContent>
                        </wps:txbx>
                        <wps:bodyPr spcFirstLastPara="1" wrap="square" lIns="88900" tIns="38100" rIns="88900" bIns="38100" anchor="t" anchorCtr="0">
                          <a:noAutofit/>
                        </wps:bodyPr>
                      </wps:wsp>
                      <wps:wsp>
                        <wps:cNvPr id="62" name="Прямоугольник 62"/>
                        <wps:cNvSpPr/>
                        <wps:spPr>
                          <a:xfrm>
                            <a:off x="6239512" y="9901364"/>
                            <a:ext cx="329608" cy="215501"/>
                          </a:xfrm>
                          <a:prstGeom prst="rect">
                            <a:avLst/>
                          </a:prstGeom>
                          <a:noFill/>
                          <a:ln>
                            <a:noFill/>
                          </a:ln>
                        </wps:spPr>
                        <wps:txbx>
                          <w:txbxContent>
                            <w:p w:rsidR="000314B1" w:rsidRDefault="000314B1">
                              <w:pPr>
                                <w:spacing w:line="275" w:lineRule="auto"/>
                                <w:textDirection w:val="btLr"/>
                              </w:pPr>
                            </w:p>
                          </w:txbxContent>
                        </wps:txbx>
                        <wps:bodyPr spcFirstLastPara="1" wrap="square" lIns="88900" tIns="38100" rIns="88900" bIns="38100" anchor="t" anchorCtr="0">
                          <a:noAutofit/>
                        </wps:bodyPr>
                      </wps:wsp>
                      <wps:wsp>
                        <wps:cNvPr id="63" name="Прямоугольник 63"/>
                        <wps:cNvSpPr/>
                        <wps:spPr>
                          <a:xfrm>
                            <a:off x="2550267" y="9792340"/>
                            <a:ext cx="3646767" cy="243012"/>
                          </a:xfrm>
                          <a:prstGeom prst="rect">
                            <a:avLst/>
                          </a:prstGeom>
                          <a:noFill/>
                          <a:ln>
                            <a:noFill/>
                          </a:ln>
                        </wps:spPr>
                        <wps:txbx>
                          <w:txbxContent>
                            <w:p w:rsidR="000314B1" w:rsidRDefault="000314B1">
                              <w:pPr>
                                <w:spacing w:after="0" w:line="240" w:lineRule="auto"/>
                                <w:jc w:val="center"/>
                                <w:textDirection w:val="btLr"/>
                              </w:pPr>
                              <w:r>
                                <w:rPr>
                                  <w:rFonts w:ascii="ISOCPEUR" w:eastAsia="ISOCPEUR" w:hAnsi="ISOCPEUR" w:cs="ISOCPEUR"/>
                                  <w:i/>
                                  <w:color w:val="000000"/>
                                  <w:sz w:val="28"/>
                                </w:rPr>
                                <w:t>КП 09.02.07.01.302.14.</w:t>
                              </w:r>
                              <w:proofErr w:type="gramStart"/>
                              <w:r>
                                <w:rPr>
                                  <w:rFonts w:ascii="ISOCPEUR" w:eastAsia="ISOCPEUR" w:hAnsi="ISOCPEUR" w:cs="ISOCPEUR"/>
                                  <w:i/>
                                  <w:color w:val="000000"/>
                                  <w:sz w:val="28"/>
                                </w:rPr>
                                <w:t>24.ПЗ</w:t>
                              </w:r>
                              <w:proofErr w:type="gramEnd"/>
                            </w:p>
                          </w:txbxContent>
                        </wps:txbx>
                        <wps:bodyPr spcFirstLastPara="1" wrap="square" lIns="88900" tIns="38100" rIns="88900" bIns="38100" anchor="t" anchorCtr="0">
                          <a:noAutofit/>
                        </wps:bodyPr>
                      </wps:wsp>
                    </wpg:grpSp>
                  </wpg:wgp>
                </a:graphicData>
              </a:graphic>
              <wp14:sizeRelV relativeFrom="margin">
                <wp14:pctHeight>0</wp14:pctHeight>
              </wp14:sizeRelV>
            </wp:anchor>
          </w:drawing>
        </mc:Choice>
        <mc:Fallback>
          <w:pict>
            <v:group id="Группа 1" o:spid="_x0000_s1033" style="position:absolute;margin-left:51pt;margin-top:24.75pt;width:518.55pt;height:803.35pt;z-index:251658240;mso-position-horizontal-relative:page;mso-position-vertical-relative:page;mso-height-relative:margin" coordorigin="20532" coordsize="65855,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">
              <v:group id="Группа 43" o:spid="_x0000_s1034" style="position:absolute;left:20532;width:65855;height:75600" coordsize="65855,10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Прямоугольник 44" o:spid="_x0000_s1035" style="position:absolute;width:65855;height:10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" filled="f" stroked="f">
                  <v:textbox inset="2.53958mm,2.53958mm,2.53958mm,2.53958mm">
                    <w:txbxContent>
                      <w:p w:rsidR="000314B1" w:rsidRDefault="000314B1">
                        <w:pPr>
                          <w:spacing w:after="0" w:line="240" w:lineRule="auto"/>
                          <w:textDirection w:val="btLr"/>
                        </w:pPr>
                      </w:p>
                    </w:txbxContent>
                  </v:textbox>
                </v:rect>
                <v:rect id="Прямоугольник 45" o:spid="_x0000_s1036" style="position:absolute;width:65855;height:10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" filled="f" strokeweight="2pt">
                  <v:stroke startarrowwidth="narrow" startarrowlength="short" endarrowwidth="narrow" endarrowlength="short" joinstyle="round"/>
                  <v:textbox inset="2.53958mm,2.53958mm,2.53958mm,2.53958mm">
                    <w:txbxContent>
                      <w:p w:rsidR="000314B1" w:rsidRDefault="000314B1">
                        <w:pPr>
                          <w:spacing w:after="0" w:line="240" w:lineRule="auto"/>
                          <w:textDirection w:val="btLr"/>
                        </w:pPr>
                      </w:p>
                    </w:txbxContent>
                  </v:textbox>
                </v:rect>
                <v:shapetype id="_x0000_t32" coordsize="21600,21600" o:spt="32" o:oned="t" path="m,l21600,21600e" filled="f">
                  <v:path arrowok="t" fillok="f" o:connecttype="none"/>
                  <o:lock v:ext="edit" shapetype="t"/>
                </v:shapetype>
                <v:shape id="Прямая со стрелкой 46" o:spid="_x0000_s1037" type="#_x0000_t32" style="position:absolute;left:3599;top:96537;width:6;height:5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" filled="t" strokeweight="2pt">
                  <v:stroke startarrowwidth="narrow" startarrowlength="short" endarrowwidth="narrow" endarrowlength="short"/>
                </v:shape>
                <v:shape id="Прямая со стрелкой 47" o:spid="_x0000_s1038" type="#_x0000_t32" style="position:absolute;left:32;top:96496;width:6574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" filled="t" strokeweight="2pt">
                  <v:stroke startarrowwidth="narrow" startarrowlength="short" endarrowwidth="narrow" endarrowlength="short"/>
                </v:shape>
                <v:shape id="Прямая со стрелкой 48" o:spid="_x0000_s1039" type="#_x0000_t32" style="position:absolute;left:7198;top:96537;width:6;height:5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" filled="t" strokeweight="2pt">
                  <v:stroke startarrowwidth="narrow" startarrowlength="short" endarrowwidth="narrow" endarrowlength="short"/>
                </v:shape>
                <v:shape id="Прямая со стрелкой 49" o:spid="_x0000_s1040" type="#_x0000_t32" style="position:absolute;left:16197;top:96537;width:6;height:5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" filled="t" strokeweight="2pt">
                  <v:stroke startarrowwidth="narrow" startarrowlength="short" endarrowwidth="narrow" endarrowlength="short"/>
                </v:shape>
                <v:shape id="Прямая со стрелкой 50" o:spid="_x0000_s1041" type="#_x0000_t32" style="position:absolute;left:21590;top:96588;width:7;height:52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" filled="t" strokeweight="2pt">
                  <v:stroke startarrowwidth="narrow" startarrowlength="short" endarrowwidth="narrow" endarrowlength="short"/>
                </v:shape>
                <v:shape id="Прямая со стрелкой 51" o:spid="_x0000_s1042" type="#_x0000_t32" style="position:absolute;left:25189;top:96537;width:7;height:52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" filled="t" strokeweight="2pt">
                  <v:stroke startarrowwidth="narrow" startarrowlength="short" endarrowwidth="narrow" endarrowlength="short"/>
                </v:shape>
                <v:shape id="Прямая со стрелкой 52" o:spid="_x0000_s1043" type="#_x0000_t32" style="position:absolute;left:62250;top:96537;width:13;height:5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" filled="t" strokeweight="2pt">
                  <v:stroke startarrowwidth="narrow" startarrowlength="short" endarrowwidth="narrow" endarrowlength="short"/>
                </v:shape>
                <v:shape id="Прямая со стрелкой 53" o:spid="_x0000_s1044" type="#_x0000_t32" style="position:absolute;left:32;top:98290;width:25095;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" filled="t" strokeweight="1pt">
                  <v:stroke startarrowwidth="narrow" startarrowlength="short" endarrowwidth="narrow" endarrowlength="short"/>
                </v:shape>
                <v:shape id="Прямая со стрелкой 54" o:spid="_x0000_s1045" type="#_x0000_t32" style="position:absolute;left:32;top:100088;width:25095;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" filled="t" strokeweight="2pt">
                  <v:stroke startarrowwidth="narrow" startarrowlength="short" endarrowwidth="narrow" endarrowlength="short"/>
                </v:shape>
                <v:shape id="Прямая со стрелкой 55" o:spid="_x0000_s1046" type="#_x0000_t32" style="position:absolute;left:62296;top:98305;width:3526;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" filled="t" strokeweight="1pt">
                  <v:stroke startarrowwidth="narrow" startarrowlength="short" endarrowwidth="narrow" endarrowlength="short"/>
                </v:shape>
                <v:rect id="Прямоугольник 56" o:spid="_x0000_s1047" style="position:absolute;left:177;top:100159;width:3293;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" filled="f" stroked="f">
                  <v:textbox inset="7pt,3pt,7pt,3pt">
                    <w:txbxContent>
                      <w:p w:rsidR="000314B1" w:rsidRDefault="000314B1">
                        <w:pPr>
                          <w:spacing w:after="0" w:line="240" w:lineRule="auto"/>
                          <w:jc w:val="both"/>
                          <w:textDirection w:val="btLr"/>
                        </w:pPr>
                        <w:r>
                          <w:rPr>
                            <w:rFonts w:ascii="ISOCPEUR" w:eastAsia="ISOCPEUR" w:hAnsi="ISOCPEUR" w:cs="ISOCPEUR"/>
                            <w:i/>
                            <w:color w:val="000000"/>
                            <w:sz w:val="18"/>
                          </w:rPr>
                          <w:t>Изм.</w:t>
                        </w:r>
                      </w:p>
                      <w:p w:rsidR="000314B1" w:rsidRDefault="000314B1">
                        <w:pPr>
                          <w:spacing w:after="0" w:line="240" w:lineRule="auto"/>
                          <w:jc w:val="center"/>
                          <w:textDirection w:val="btLr"/>
                        </w:pPr>
                        <w:r>
                          <w:rPr>
                            <w:rFonts w:ascii="ISOCPEUR" w:eastAsia="ISOCPEUR" w:hAnsi="ISOCPEUR" w:cs="ISOCPEUR"/>
                            <w:i/>
                            <w:color w:val="000000"/>
                            <w:sz w:val="18"/>
                          </w:rPr>
                          <w:t>.</w:t>
                        </w:r>
                      </w:p>
                    </w:txbxContent>
                  </v:textbox>
                </v:rect>
                <v:rect id="Прямоугольник 57" o:spid="_x0000_s1048" style="position:absolute;left:3750;top:100159;width:3296;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" filled="f" stroked="f">
                  <v:textbox inset="7pt,3pt,7pt,3pt">
                    <w:txbxContent>
                      <w:p w:rsidR="000314B1" w:rsidRDefault="000314B1">
                        <w:pPr>
                          <w:spacing w:line="275" w:lineRule="auto"/>
                          <w:textDirection w:val="btLr"/>
                        </w:pPr>
                        <w:r>
                          <w:rPr>
                            <w:rFonts w:ascii="ISOCPEUR" w:eastAsia="ISOCPEUR" w:hAnsi="ISOCPEUR" w:cs="ISOCPEUR"/>
                            <w:i/>
                            <w:color w:val="000000"/>
                            <w:sz w:val="18"/>
                          </w:rPr>
                          <w:t>Лист</w:t>
                        </w:r>
                      </w:p>
                      <w:p w:rsidR="000314B1" w:rsidRDefault="000314B1">
                        <w:pPr>
                          <w:spacing w:line="275" w:lineRule="auto"/>
                          <w:textDirection w:val="btLr"/>
                        </w:pPr>
                      </w:p>
                    </w:txbxContent>
                  </v:textbox>
                </v:rect>
                <v:rect id="Прямоугольник 58" o:spid="_x0000_s1049" style="position:absolute;left:7464;top:100159;width:8473;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" filled="f" stroked="f">
                  <v:textbox inset="7pt,3pt,7pt,3pt">
                    <w:txbxContent>
                      <w:p w:rsidR="000314B1" w:rsidRDefault="000314B1">
                        <w:pPr>
                          <w:spacing w:line="275" w:lineRule="auto"/>
                          <w:jc w:val="center"/>
                          <w:textDirection w:val="btLr"/>
                        </w:pPr>
                        <w:r>
                          <w:rPr>
                            <w:rFonts w:ascii="ISOCPEUR" w:eastAsia="ISOCPEUR" w:hAnsi="ISOCPEUR" w:cs="ISOCPEUR"/>
                            <w:i/>
                            <w:color w:val="000000"/>
                            <w:sz w:val="18"/>
                          </w:rPr>
                          <w:t>№ докум</w:t>
                        </w:r>
                        <w:r>
                          <w:rPr>
                            <w:rFonts w:ascii="IrisUPC" w:eastAsia="IrisUPC" w:hAnsi="IrisUPC" w:cs="IrisUPC"/>
                            <w:i/>
                            <w:color w:val="000000"/>
                            <w:sz w:val="18"/>
                          </w:rPr>
                          <w:t>.</w:t>
                        </w:r>
                      </w:p>
                      <w:p w:rsidR="000314B1" w:rsidRDefault="000314B1">
                        <w:pPr>
                          <w:spacing w:line="275" w:lineRule="auto"/>
                          <w:textDirection w:val="btLr"/>
                        </w:pPr>
                      </w:p>
                    </w:txbxContent>
                  </v:textbox>
                </v:rect>
                <v:rect id="Прямоугольник 59" o:spid="_x0000_s1050" style="position:absolute;left:16407;top:100159;width:5052;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" filled="f" stroked="f">
                  <v:textbox inset="7pt,3pt,7pt,3pt">
                    <w:txbxContent>
                      <w:p w:rsidR="000314B1" w:rsidRDefault="000314B1">
                        <w:pPr>
                          <w:spacing w:line="275" w:lineRule="auto"/>
                          <w:jc w:val="center"/>
                          <w:textDirection w:val="btLr"/>
                        </w:pPr>
                        <w:r>
                          <w:rPr>
                            <w:rFonts w:ascii="ISOCPEUR" w:eastAsia="ISOCPEUR" w:hAnsi="ISOCPEUR" w:cs="ISOCPEUR"/>
                            <w:i/>
                            <w:color w:val="000000"/>
                            <w:sz w:val="18"/>
                          </w:rPr>
                          <w:t>Подпись</w:t>
                        </w:r>
                      </w:p>
                      <w:p w:rsidR="000314B1" w:rsidRDefault="000314B1">
                        <w:pPr>
                          <w:spacing w:line="275" w:lineRule="auto"/>
                          <w:textDirection w:val="btLr"/>
                        </w:pPr>
                      </w:p>
                    </w:txbxContent>
                  </v:textbox>
                </v:rect>
                <v:rect id="Прямоугольник 60" o:spid="_x0000_s1051" style="position:absolute;left:21745;top:100159;width:3293;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" filled="f" stroked="f">
                  <v:textbox inset="7pt,3pt,7pt,3pt">
                    <w:txbxContent>
                      <w:p w:rsidR="000314B1" w:rsidRDefault="000314B1">
                        <w:pPr>
                          <w:spacing w:line="275" w:lineRule="auto"/>
                          <w:jc w:val="center"/>
                          <w:textDirection w:val="btLr"/>
                        </w:pPr>
                        <w:r>
                          <w:rPr>
                            <w:rFonts w:ascii="ISOCPEUR" w:eastAsia="ISOCPEUR" w:hAnsi="ISOCPEUR" w:cs="ISOCPEUR"/>
                            <w:i/>
                            <w:color w:val="000000"/>
                            <w:sz w:val="18"/>
                          </w:rPr>
                          <w:t>Дата</w:t>
                        </w:r>
                      </w:p>
                      <w:p w:rsidR="000314B1" w:rsidRDefault="000314B1">
                        <w:pPr>
                          <w:spacing w:line="275" w:lineRule="auto"/>
                          <w:textDirection w:val="btLr"/>
                        </w:pPr>
                      </w:p>
                    </w:txbxContent>
                  </v:textbox>
                </v:rect>
                <v:rect id="Прямоугольник 61" o:spid="_x0000_s1052" style="position:absolute;left:62395;top:96680;width:329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" filled="f" stroked="f">
                  <v:textbox inset="7pt,3pt,7pt,3pt">
                    <w:txbxContent>
                      <w:p w:rsidR="000314B1" w:rsidRDefault="000314B1">
                        <w:pPr>
                          <w:spacing w:line="275" w:lineRule="auto"/>
                          <w:textDirection w:val="btLr"/>
                        </w:pPr>
                        <w:r>
                          <w:rPr>
                            <w:rFonts w:ascii="ISOCPEUR" w:eastAsia="ISOCPEUR" w:hAnsi="ISOCPEUR" w:cs="ISOCPEUR"/>
                            <w:i/>
                            <w:color w:val="000000"/>
                            <w:sz w:val="18"/>
                          </w:rPr>
                          <w:t>лист</w:t>
                        </w:r>
                      </w:p>
                      <w:p w:rsidR="000314B1" w:rsidRDefault="000314B1">
                        <w:pPr>
                          <w:spacing w:line="275" w:lineRule="auto"/>
                          <w:textDirection w:val="btLr"/>
                        </w:pPr>
                      </w:p>
                    </w:txbxContent>
                  </v:textbox>
                </v:rect>
                <v:rect id="Прямоугольник 62" o:spid="_x0000_s1053" style="position:absolute;left:62395;top:99013;width:3296;height:2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" filled="f" stroked="f">
                  <v:textbox inset="7pt,3pt,7pt,3pt">
                    <w:txbxContent>
                      <w:p w:rsidR="000314B1" w:rsidRDefault="000314B1">
                        <w:pPr>
                          <w:spacing w:line="275" w:lineRule="auto"/>
                          <w:textDirection w:val="btLr"/>
                        </w:pPr>
                      </w:p>
                    </w:txbxContent>
                  </v:textbox>
                </v:rect>
                <v:rect id="Прямоугольник 63" o:spid="_x0000_s1054" style="position:absolute;left:25502;top:97923;width:36468;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" filled="f" stroked="f">
                  <v:textbox inset="7pt,3pt,7pt,3pt">
                    <w:txbxContent>
                      <w:p w:rsidR="000314B1" w:rsidRDefault="000314B1">
                        <w:pPr>
                          <w:spacing w:after="0" w:line="240" w:lineRule="auto"/>
                          <w:jc w:val="center"/>
                          <w:textDirection w:val="btLr"/>
                        </w:pPr>
                        <w:r>
                          <w:rPr>
                            <w:rFonts w:ascii="ISOCPEUR" w:eastAsia="ISOCPEUR" w:hAnsi="ISOCPEUR" w:cs="ISOCPEUR"/>
                            <w:i/>
                            <w:color w:val="000000"/>
                            <w:sz w:val="28"/>
                          </w:rPr>
                          <w:t>КП 09.02.07.01.302.14.</w:t>
                        </w:r>
                        <w:proofErr w:type="gramStart"/>
                        <w:r>
                          <w:rPr>
                            <w:rFonts w:ascii="ISOCPEUR" w:eastAsia="ISOCPEUR" w:hAnsi="ISOCPEUR" w:cs="ISOCPEUR"/>
                            <w:i/>
                            <w:color w:val="000000"/>
                            <w:sz w:val="28"/>
                          </w:rPr>
                          <w:t>24.ПЗ</w:t>
                        </w:r>
                        <w:proofErr w:type="gramEnd"/>
                      </w:p>
                    </w:txbxContent>
                  </v:textbox>
                </v:rect>
              </v:group>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14B1" w:rsidRDefault="000314B1">
    <w:pPr>
      <w:pBdr>
        <w:top w:val="nil"/>
        <w:left w:val="nil"/>
        <w:bottom w:val="nil"/>
        <w:right w:val="nil"/>
        <w:between w:val="nil"/>
      </w:pBdr>
      <w:tabs>
        <w:tab w:val="center" w:pos="4677"/>
        <w:tab w:val="right" w:pos="9355"/>
      </w:tabs>
      <w:spacing w:after="0" w:line="240" w:lineRule="auto"/>
      <w:rPr>
        <w:color w:val="000000"/>
      </w:rPr>
    </w:pPr>
    <w:r>
      <w:rPr>
        <w:noProof/>
        <w:color w:val="000000"/>
      </w:rPr>
      <mc:AlternateContent>
        <mc:Choice Requires="wpg">
          <w:drawing>
            <wp:anchor distT="0" distB="0" distL="114300" distR="114300" simplePos="0" relativeHeight="251659264" behindDoc="0" locked="0" layoutInCell="1" hidden="0" allowOverlap="1">
              <wp:simplePos x="0" y="0"/>
              <wp:positionH relativeFrom="page">
                <wp:posOffset>654685</wp:posOffset>
              </wp:positionH>
              <wp:positionV relativeFrom="page">
                <wp:posOffset>316230</wp:posOffset>
              </wp:positionV>
              <wp:extent cx="6588760" cy="10189210"/>
              <wp:effectExtent l="0" t="0" r="0" b="0"/>
              <wp:wrapNone/>
              <wp:docPr id="2" name="Группа 2"/>
              <wp:cNvGraphicFramePr/>
              <a:graphic xmlns:a="http://schemas.openxmlformats.org/drawingml/2006/main">
                <a:graphicData uri="http://schemas.microsoft.com/office/word/2010/wordprocessingGroup">
                  <wpg:wgp>
                    <wpg:cNvGrpSpPr/>
                    <wpg:grpSpPr>
                      <a:xfrm>
                        <a:off x="0" y="0"/>
                        <a:ext cx="6563418" cy="10189210"/>
                        <a:chOff x="2051620" y="0"/>
                        <a:chExt cx="6588760" cy="7560000"/>
                      </a:xfrm>
                    </wpg:grpSpPr>
                    <wpg:grpSp>
                      <wpg:cNvPr id="65" name="Группа 65"/>
                      <wpg:cNvGrpSpPr/>
                      <wpg:grpSpPr>
                        <a:xfrm>
                          <a:off x="2051620" y="0"/>
                          <a:ext cx="6588760" cy="7560000"/>
                          <a:chOff x="0" y="0"/>
                          <a:chExt cx="6588760" cy="10189210"/>
                        </a:xfrm>
                      </wpg:grpSpPr>
                      <wps:wsp>
                        <wps:cNvPr id="66" name="Прямоугольник 66"/>
                        <wps:cNvSpPr/>
                        <wps:spPr>
                          <a:xfrm>
                            <a:off x="0" y="0"/>
                            <a:ext cx="6588750" cy="10189200"/>
                          </a:xfrm>
                          <a:prstGeom prst="rect">
                            <a:avLst/>
                          </a:prstGeom>
                          <a:noFill/>
                          <a:ln>
                            <a:noFill/>
                          </a:ln>
                        </wps:spPr>
                        <wps:txbx>
                          <w:txbxContent>
                            <w:p w:rsidR="000314B1" w:rsidRDefault="000314B1">
                              <w:pPr>
                                <w:spacing w:after="0" w:line="240" w:lineRule="auto"/>
                                <w:textDirection w:val="btLr"/>
                              </w:pPr>
                            </w:p>
                          </w:txbxContent>
                        </wps:txbx>
                        <wps:bodyPr spcFirstLastPara="1" wrap="square" lIns="91425" tIns="91425" rIns="91425" bIns="91425" anchor="ctr" anchorCtr="0">
                          <a:noAutofit/>
                        </wps:bodyPr>
                      </wps:wsp>
                      <wps:wsp>
                        <wps:cNvPr id="67" name="Прямоугольник 67"/>
                        <wps:cNvSpPr/>
                        <wps:spPr>
                          <a:xfrm>
                            <a:off x="0" y="0"/>
                            <a:ext cx="6588760" cy="10189210"/>
                          </a:xfrm>
                          <a:prstGeom prst="rect">
                            <a:avLst/>
                          </a:prstGeom>
                          <a:noFill/>
                          <a:ln w="25400" cap="flat" cmpd="sng">
                            <a:solidFill>
                              <a:srgbClr val="000000"/>
                            </a:solidFill>
                            <a:prstDash val="solid"/>
                            <a:round/>
                            <a:headEnd type="none" w="sm" len="sm"/>
                            <a:tailEnd type="none" w="sm" len="sm"/>
                          </a:ln>
                        </wps:spPr>
                        <wps:txbx>
                          <w:txbxContent>
                            <w:p w:rsidR="000314B1" w:rsidRDefault="000314B1">
                              <w:pPr>
                                <w:spacing w:after="0" w:line="240" w:lineRule="auto"/>
                                <w:textDirection w:val="btLr"/>
                              </w:pPr>
                            </w:p>
                          </w:txbxContent>
                        </wps:txbx>
                        <wps:bodyPr spcFirstLastPara="1" wrap="square" lIns="91425" tIns="91425" rIns="91425" bIns="91425" anchor="ctr" anchorCtr="0">
                          <a:noAutofit/>
                        </wps:bodyPr>
                      </wps:wsp>
                      <wps:wsp>
                        <wps:cNvPr id="68" name="Прямая со стрелкой 68"/>
                        <wps:cNvCnPr/>
                        <wps:spPr>
                          <a:xfrm>
                            <a:off x="327131" y="8754059"/>
                            <a:ext cx="658" cy="52881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69" name="Прямая со стрелкой 69"/>
                        <wps:cNvCnPr/>
                        <wps:spPr>
                          <a:xfrm>
                            <a:off x="3294" y="8748965"/>
                            <a:ext cx="6577888" cy="50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70" name="Прямая со стрелкой 70"/>
                        <wps:cNvCnPr/>
                        <wps:spPr>
                          <a:xfrm>
                            <a:off x="720151" y="8758644"/>
                            <a:ext cx="658" cy="1424961"/>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71" name="Прямая со стрелкой 71"/>
                        <wps:cNvCnPr/>
                        <wps:spPr>
                          <a:xfrm>
                            <a:off x="1620505" y="8758644"/>
                            <a:ext cx="658" cy="1424961"/>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72" name="Прямая со стрелкой 72"/>
                        <wps:cNvCnPr/>
                        <wps:spPr>
                          <a:xfrm>
                            <a:off x="2160124" y="8758644"/>
                            <a:ext cx="658" cy="1424961"/>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73" name="Прямая со стрелкой 73"/>
                        <wps:cNvCnPr/>
                        <wps:spPr>
                          <a:xfrm>
                            <a:off x="2520200" y="8754059"/>
                            <a:ext cx="658" cy="1424451"/>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74" name="Прямая со стрелкой 74"/>
                        <wps:cNvCnPr/>
                        <wps:spPr>
                          <a:xfrm>
                            <a:off x="5220933" y="9292050"/>
                            <a:ext cx="1317" cy="353056"/>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75" name="Прямая со стрелкой 75"/>
                        <wps:cNvCnPr/>
                        <wps:spPr>
                          <a:xfrm>
                            <a:off x="3294" y="9829021"/>
                            <a:ext cx="2510646" cy="1018"/>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76" name="Прямая со стрелкой 76"/>
                        <wps:cNvCnPr/>
                        <wps:spPr>
                          <a:xfrm>
                            <a:off x="3294" y="10008860"/>
                            <a:ext cx="2510646" cy="509"/>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77" name="Прямоугольник 77"/>
                        <wps:cNvSpPr/>
                        <wps:spPr>
                          <a:xfrm>
                            <a:off x="17789" y="9125456"/>
                            <a:ext cx="290893" cy="157423"/>
                          </a:xfrm>
                          <a:prstGeom prst="rect">
                            <a:avLst/>
                          </a:prstGeom>
                          <a:noFill/>
                          <a:ln>
                            <a:noFill/>
                          </a:ln>
                        </wps:spPr>
                        <wps:txbx>
                          <w:txbxContent>
                            <w:p w:rsidR="000314B1" w:rsidRDefault="000314B1">
                              <w:pPr>
                                <w:spacing w:line="275" w:lineRule="auto"/>
                                <w:textDirection w:val="btLr"/>
                              </w:pPr>
                              <w:r>
                                <w:rPr>
                                  <w:rFonts w:ascii="ISOCPEUR" w:eastAsia="ISOCPEUR" w:hAnsi="ISOCPEUR" w:cs="ISOCPEUR"/>
                                  <w:i/>
                                  <w:color w:val="000000"/>
                                  <w:sz w:val="18"/>
                                </w:rPr>
                                <w:t>Лист</w:t>
                              </w:r>
                            </w:p>
                            <w:p w:rsidR="000314B1" w:rsidRDefault="000314B1">
                              <w:pPr>
                                <w:spacing w:after="0" w:line="240" w:lineRule="auto"/>
                                <w:jc w:val="center"/>
                                <w:textDirection w:val="btLr"/>
                              </w:pPr>
                              <w:r>
                                <w:rPr>
                                  <w:rFonts w:ascii="ISOCPEUR" w:eastAsia="ISOCPEUR" w:hAnsi="ISOCPEUR" w:cs="ISOCPEUR"/>
                                  <w:color w:val="000000"/>
                                  <w:sz w:val="18"/>
                                </w:rPr>
                                <w:t>Изм</w:t>
                              </w:r>
                              <w:r>
                                <w:rPr>
                                  <w:rFonts w:ascii="ISOCPEUR" w:eastAsia="ISOCPEUR" w:hAnsi="ISOCPEUR" w:cs="ISOCPEUR"/>
                                  <w:i/>
                                  <w:color w:val="000000"/>
                                  <w:sz w:val="18"/>
                                </w:rPr>
                                <w:t>.</w:t>
                              </w:r>
                            </w:p>
                          </w:txbxContent>
                        </wps:txbx>
                        <wps:bodyPr spcFirstLastPara="1" wrap="square" lIns="88900" tIns="38100" rIns="88900" bIns="38100" anchor="t" anchorCtr="0">
                          <a:noAutofit/>
                        </wps:bodyPr>
                      </wps:wsp>
                      <wps:wsp>
                        <wps:cNvPr id="78" name="Прямоугольник 78"/>
                        <wps:cNvSpPr/>
                        <wps:spPr>
                          <a:xfrm>
                            <a:off x="346239" y="9125456"/>
                            <a:ext cx="362381" cy="157423"/>
                          </a:xfrm>
                          <a:prstGeom prst="rect">
                            <a:avLst/>
                          </a:prstGeom>
                          <a:noFill/>
                          <a:ln>
                            <a:noFill/>
                          </a:ln>
                        </wps:spPr>
                        <wps:txbx>
                          <w:txbxContent>
                            <w:p w:rsidR="000314B1" w:rsidRDefault="000314B1">
                              <w:pPr>
                                <w:spacing w:line="275" w:lineRule="auto"/>
                                <w:jc w:val="center"/>
                                <w:textDirection w:val="btLr"/>
                              </w:pPr>
                              <w:r>
                                <w:rPr>
                                  <w:rFonts w:ascii="ISOCPEUR" w:eastAsia="ISOCPEUR" w:hAnsi="ISOCPEUR" w:cs="ISOCPEUR"/>
                                  <w:i/>
                                  <w:color w:val="000000"/>
                                  <w:sz w:val="18"/>
                                </w:rPr>
                                <w:t>№ докум</w:t>
                              </w:r>
                              <w:r>
                                <w:rPr>
                                  <w:rFonts w:ascii="IrisUPC" w:eastAsia="IrisUPC" w:hAnsi="IrisUPC" w:cs="IrisUPC"/>
                                  <w:i/>
                                  <w:color w:val="000000"/>
                                  <w:sz w:val="18"/>
                                </w:rPr>
                                <w:t>.</w:t>
                              </w:r>
                            </w:p>
                            <w:p w:rsidR="000314B1" w:rsidRDefault="000314B1">
                              <w:pPr>
                                <w:spacing w:after="0" w:line="240" w:lineRule="auto"/>
                                <w:jc w:val="center"/>
                                <w:textDirection w:val="btLr"/>
                              </w:pPr>
                              <w:r>
                                <w:rPr>
                                  <w:rFonts w:ascii="ISOCPEUR" w:eastAsia="ISOCPEUR" w:hAnsi="ISOCPEUR" w:cs="ISOCPEUR"/>
                                  <w:color w:val="000000"/>
                                  <w:sz w:val="18"/>
                                </w:rPr>
                                <w:t>Лист</w:t>
                              </w:r>
                            </w:p>
                          </w:txbxContent>
                        </wps:txbx>
                        <wps:bodyPr spcFirstLastPara="1" wrap="square" lIns="88900" tIns="38100" rIns="88900" bIns="38100" anchor="t" anchorCtr="0">
                          <a:noAutofit/>
                        </wps:bodyPr>
                      </wps:wsp>
                      <wps:wsp>
                        <wps:cNvPr id="79" name="Прямоугольник 79"/>
                        <wps:cNvSpPr/>
                        <wps:spPr>
                          <a:xfrm>
                            <a:off x="746835" y="9125456"/>
                            <a:ext cx="847643" cy="157423"/>
                          </a:xfrm>
                          <a:prstGeom prst="rect">
                            <a:avLst/>
                          </a:prstGeom>
                          <a:noFill/>
                          <a:ln>
                            <a:noFill/>
                          </a:ln>
                        </wps:spPr>
                        <wps:txbx>
                          <w:txbxContent>
                            <w:p w:rsidR="000314B1" w:rsidRDefault="000314B1">
                              <w:pPr>
                                <w:spacing w:line="275" w:lineRule="auto"/>
                                <w:jc w:val="center"/>
                                <w:textDirection w:val="btLr"/>
                              </w:pPr>
                              <w:r>
                                <w:rPr>
                                  <w:rFonts w:ascii="ISOCPEUR" w:eastAsia="ISOCPEUR" w:hAnsi="ISOCPEUR" w:cs="ISOCPEUR"/>
                                  <w:i/>
                                  <w:color w:val="000000"/>
                                  <w:sz w:val="18"/>
                                </w:rPr>
                                <w:t>Подпись</w:t>
                              </w:r>
                            </w:p>
                            <w:p w:rsidR="000314B1" w:rsidRDefault="000314B1">
                              <w:pPr>
                                <w:spacing w:after="0" w:line="240" w:lineRule="auto"/>
                                <w:jc w:val="center"/>
                                <w:textDirection w:val="btLr"/>
                              </w:pPr>
                              <w:r>
                                <w:rPr>
                                  <w:rFonts w:ascii="ISOCPEUR" w:eastAsia="ISOCPEUR" w:hAnsi="ISOCPEUR" w:cs="ISOCPEUR"/>
                                  <w:color w:val="000000"/>
                                  <w:sz w:val="18"/>
                                </w:rPr>
                                <w:t>№ докум.</w:t>
                              </w:r>
                            </w:p>
                          </w:txbxContent>
                        </wps:txbx>
                        <wps:bodyPr spcFirstLastPara="1" wrap="square" lIns="88900" tIns="38100" rIns="88900" bIns="38100" anchor="t" anchorCtr="0">
                          <a:noAutofit/>
                        </wps:bodyPr>
                      </wps:wsp>
                      <wps:wsp>
                        <wps:cNvPr id="80" name="Прямоугольник 80"/>
                        <wps:cNvSpPr/>
                        <wps:spPr>
                          <a:xfrm>
                            <a:off x="1641589" y="9125456"/>
                            <a:ext cx="505357" cy="157423"/>
                          </a:xfrm>
                          <a:prstGeom prst="rect">
                            <a:avLst/>
                          </a:prstGeom>
                          <a:noFill/>
                          <a:ln>
                            <a:noFill/>
                          </a:ln>
                        </wps:spPr>
                        <wps:txbx>
                          <w:txbxContent>
                            <w:p w:rsidR="000314B1" w:rsidRDefault="000314B1">
                              <w:pPr>
                                <w:spacing w:line="275" w:lineRule="auto"/>
                                <w:jc w:val="center"/>
                                <w:textDirection w:val="btLr"/>
                              </w:pPr>
                              <w:r>
                                <w:rPr>
                                  <w:rFonts w:ascii="ISOCPEUR" w:eastAsia="ISOCPEUR" w:hAnsi="ISOCPEUR" w:cs="ISOCPEUR"/>
                                  <w:i/>
                                  <w:color w:val="000000"/>
                                  <w:sz w:val="18"/>
                                </w:rPr>
                                <w:t>Дата</w:t>
                              </w:r>
                            </w:p>
                            <w:p w:rsidR="000314B1" w:rsidRDefault="000314B1">
                              <w:pPr>
                                <w:spacing w:after="0" w:line="240" w:lineRule="auto"/>
                                <w:jc w:val="center"/>
                                <w:textDirection w:val="btLr"/>
                              </w:pPr>
                              <w:r>
                                <w:rPr>
                                  <w:rFonts w:ascii="ISOCPEUR" w:eastAsia="ISOCPEUR" w:hAnsi="ISOCPEUR" w:cs="ISOCPEUR"/>
                                  <w:color w:val="000000"/>
                                  <w:sz w:val="18"/>
                                </w:rPr>
                                <w:t>Подпись</w:t>
                              </w:r>
                            </w:p>
                          </w:txbxContent>
                        </wps:txbx>
                        <wps:bodyPr spcFirstLastPara="1" wrap="square" lIns="88900" tIns="38100" rIns="88900" bIns="38100" anchor="t" anchorCtr="0">
                          <a:noAutofit/>
                        </wps:bodyPr>
                      </wps:wsp>
                      <wps:wsp>
                        <wps:cNvPr id="81" name="Прямоугольник 81"/>
                        <wps:cNvSpPr/>
                        <wps:spPr>
                          <a:xfrm>
                            <a:off x="2175608" y="9125456"/>
                            <a:ext cx="329438" cy="157423"/>
                          </a:xfrm>
                          <a:prstGeom prst="rect">
                            <a:avLst/>
                          </a:prstGeom>
                          <a:noFill/>
                          <a:ln>
                            <a:noFill/>
                          </a:ln>
                        </wps:spPr>
                        <wps:txbx>
                          <w:txbxContent>
                            <w:p w:rsidR="000314B1" w:rsidRDefault="000314B1">
                              <w:pPr>
                                <w:spacing w:line="275" w:lineRule="auto"/>
                                <w:textDirection w:val="btLr"/>
                              </w:pPr>
                              <w:r>
                                <w:rPr>
                                  <w:rFonts w:ascii="ISOCPEUR" w:eastAsia="ISOCPEUR" w:hAnsi="ISOCPEUR" w:cs="ISOCPEUR"/>
                                  <w:i/>
                                  <w:color w:val="000000"/>
                                  <w:sz w:val="18"/>
                                </w:rPr>
                                <w:t>лист</w:t>
                              </w:r>
                            </w:p>
                            <w:p w:rsidR="000314B1" w:rsidRDefault="000314B1">
                              <w:pPr>
                                <w:spacing w:after="0" w:line="240" w:lineRule="auto"/>
                                <w:jc w:val="center"/>
                                <w:textDirection w:val="btLr"/>
                              </w:pPr>
                              <w:r>
                                <w:rPr>
                                  <w:rFonts w:ascii="ISOCPEUR" w:eastAsia="ISOCPEUR" w:hAnsi="ISOCPEUR" w:cs="ISOCPEUR"/>
                                  <w:color w:val="000000"/>
                                  <w:sz w:val="18"/>
                                </w:rPr>
                                <w:t>Дата</w:t>
                              </w:r>
                            </w:p>
                          </w:txbxContent>
                        </wps:txbx>
                        <wps:bodyPr spcFirstLastPara="1" wrap="square" lIns="88900" tIns="38100" rIns="88900" bIns="38100" anchor="t" anchorCtr="0">
                          <a:noAutofit/>
                        </wps:bodyPr>
                      </wps:wsp>
                      <wps:wsp>
                        <wps:cNvPr id="82" name="Прямоугольник 82"/>
                        <wps:cNvSpPr/>
                        <wps:spPr>
                          <a:xfrm>
                            <a:off x="5247617" y="9301729"/>
                            <a:ext cx="485921" cy="157423"/>
                          </a:xfrm>
                          <a:prstGeom prst="rect">
                            <a:avLst/>
                          </a:prstGeom>
                          <a:noFill/>
                          <a:ln>
                            <a:noFill/>
                          </a:ln>
                        </wps:spPr>
                        <wps:txbx>
                          <w:txbxContent>
                            <w:p w:rsidR="000314B1" w:rsidRDefault="000314B1">
                              <w:pPr>
                                <w:spacing w:line="275" w:lineRule="auto"/>
                                <w:jc w:val="center"/>
                                <w:textDirection w:val="btLr"/>
                              </w:pPr>
                              <w:r>
                                <w:rPr>
                                  <w:color w:val="000000"/>
                                  <w:sz w:val="20"/>
                                </w:rPr>
                                <w:t>Лист</w:t>
                              </w:r>
                            </w:p>
                            <w:p w:rsidR="000314B1" w:rsidRDefault="000314B1">
                              <w:pPr>
                                <w:spacing w:after="0" w:line="240" w:lineRule="auto"/>
                                <w:jc w:val="center"/>
                                <w:textDirection w:val="btLr"/>
                              </w:pPr>
                              <w:r>
                                <w:rPr>
                                  <w:rFonts w:ascii="ISOCPEUR" w:eastAsia="ISOCPEUR" w:hAnsi="ISOCPEUR" w:cs="ISOCPEUR"/>
                                  <w:color w:val="000000"/>
                                  <w:sz w:val="18"/>
                                </w:rPr>
                                <w:t>Лист</w:t>
                              </w:r>
                            </w:p>
                          </w:txbxContent>
                        </wps:txbx>
                        <wps:bodyPr spcFirstLastPara="1" wrap="square" lIns="88900" tIns="38100" rIns="88900" bIns="38100" anchor="t" anchorCtr="0">
                          <a:noAutofit/>
                        </wps:bodyPr>
                      </wps:wsp>
                      <wps:wsp>
                        <wps:cNvPr id="83" name="Прямоугольник 83"/>
                        <wps:cNvSpPr/>
                        <wps:spPr>
                          <a:xfrm>
                            <a:off x="5247617" y="9487682"/>
                            <a:ext cx="485921" cy="157932"/>
                          </a:xfrm>
                          <a:prstGeom prst="rect">
                            <a:avLst/>
                          </a:prstGeom>
                          <a:noFill/>
                          <a:ln>
                            <a:noFill/>
                          </a:ln>
                        </wps:spPr>
                        <wps:txbx>
                          <w:txbxContent>
                            <w:p w:rsidR="000314B1" w:rsidRDefault="000314B1">
                              <w:pPr>
                                <w:spacing w:after="0" w:line="240" w:lineRule="auto"/>
                                <w:jc w:val="center"/>
                                <w:textDirection w:val="btLr"/>
                              </w:pPr>
                              <w:r>
                                <w:rPr>
                                  <w:rFonts w:ascii="ISOCPEUR" w:eastAsia="ISOCPEUR" w:hAnsi="ISOCPEUR" w:cs="ISOCPEUR"/>
                                  <w:color w:val="000000"/>
                                  <w:sz w:val="18"/>
                                </w:rPr>
                                <w:t>2</w:t>
                              </w:r>
                            </w:p>
                          </w:txbxContent>
                        </wps:txbx>
                        <wps:bodyPr spcFirstLastPara="1" wrap="square" lIns="88900" tIns="38100" rIns="88900" bIns="38100" anchor="t" anchorCtr="0">
                          <a:noAutofit/>
                        </wps:bodyPr>
                      </wps:wsp>
                      <wps:wsp>
                        <wps:cNvPr id="84" name="Прямоугольник 84"/>
                        <wps:cNvSpPr/>
                        <wps:spPr>
                          <a:xfrm>
                            <a:off x="2556438" y="8905879"/>
                            <a:ext cx="4005636" cy="243012"/>
                          </a:xfrm>
                          <a:prstGeom prst="rect">
                            <a:avLst/>
                          </a:prstGeom>
                          <a:noFill/>
                          <a:ln>
                            <a:noFill/>
                          </a:ln>
                        </wps:spPr>
                        <wps:txbx>
                          <w:txbxContent>
                            <w:p w:rsidR="000314B1" w:rsidRDefault="000314B1">
                              <w:pPr>
                                <w:spacing w:after="0" w:line="240" w:lineRule="auto"/>
                                <w:jc w:val="center"/>
                                <w:textDirection w:val="btLr"/>
                              </w:pPr>
                              <w:r>
                                <w:rPr>
                                  <w:rFonts w:ascii="ISOCPEUR" w:eastAsia="ISOCPEUR" w:hAnsi="ISOCPEUR" w:cs="ISOCPEUR"/>
                                  <w:i/>
                                  <w:color w:val="000000"/>
                                  <w:sz w:val="28"/>
                                </w:rPr>
                                <w:t>КП 09.02.07.01.302.14.</w:t>
                              </w:r>
                              <w:proofErr w:type="gramStart"/>
                              <w:r>
                                <w:rPr>
                                  <w:rFonts w:ascii="ISOCPEUR" w:eastAsia="ISOCPEUR" w:hAnsi="ISOCPEUR" w:cs="ISOCPEUR"/>
                                  <w:i/>
                                  <w:color w:val="000000"/>
                                  <w:sz w:val="28"/>
                                </w:rPr>
                                <w:t>24.ПЗ</w:t>
                              </w:r>
                              <w:proofErr w:type="gramEnd"/>
                            </w:p>
                            <w:p w:rsidR="000314B1" w:rsidRDefault="000314B1">
                              <w:pPr>
                                <w:spacing w:line="275" w:lineRule="auto"/>
                                <w:textDirection w:val="btLr"/>
                              </w:pPr>
                            </w:p>
                          </w:txbxContent>
                        </wps:txbx>
                        <wps:bodyPr spcFirstLastPara="1" wrap="square" lIns="88900" tIns="38100" rIns="88900" bIns="38100" anchor="t" anchorCtr="0">
                          <a:noAutofit/>
                        </wps:bodyPr>
                      </wps:wsp>
                      <wps:wsp>
                        <wps:cNvPr id="85" name="Прямая со стрелкой 85"/>
                        <wps:cNvCnPr/>
                        <wps:spPr>
                          <a:xfrm>
                            <a:off x="3953" y="9288993"/>
                            <a:ext cx="6577888" cy="50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86" name="Прямая со стрелкой 86"/>
                        <wps:cNvCnPr/>
                        <wps:spPr>
                          <a:xfrm>
                            <a:off x="8235" y="9109663"/>
                            <a:ext cx="2510646" cy="50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87" name="Прямая со стрелкой 87"/>
                        <wps:cNvCnPr/>
                        <wps:spPr>
                          <a:xfrm>
                            <a:off x="3294" y="8928804"/>
                            <a:ext cx="2510646" cy="509"/>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88" name="Прямая со стрелкой 88"/>
                        <wps:cNvCnPr/>
                        <wps:spPr>
                          <a:xfrm>
                            <a:off x="3294" y="9648162"/>
                            <a:ext cx="2510646" cy="509"/>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89" name="Прямая со стрелкой 89"/>
                        <wps:cNvCnPr/>
                        <wps:spPr>
                          <a:xfrm>
                            <a:off x="3294" y="9467304"/>
                            <a:ext cx="2510646" cy="509"/>
                          </a:xfrm>
                          <a:prstGeom prst="straightConnector1">
                            <a:avLst/>
                          </a:prstGeom>
                          <a:solidFill>
                            <a:srgbClr val="FFFFFF"/>
                          </a:solidFill>
                          <a:ln w="12700" cap="flat" cmpd="sng">
                            <a:solidFill>
                              <a:srgbClr val="000000"/>
                            </a:solidFill>
                            <a:prstDash val="solid"/>
                            <a:round/>
                            <a:headEnd type="none" w="sm" len="sm"/>
                            <a:tailEnd type="none" w="sm" len="sm"/>
                          </a:ln>
                        </wps:spPr>
                        <wps:bodyPr/>
                      </wps:wsp>
                      <wpg:grpSp>
                        <wpg:cNvPr id="90" name="Группа 90"/>
                        <wpg:cNvGrpSpPr/>
                        <wpg:grpSpPr>
                          <a:xfrm>
                            <a:off x="12848" y="9306314"/>
                            <a:ext cx="1581630" cy="157932"/>
                            <a:chOff x="0" y="0"/>
                            <a:chExt cx="1581630" cy="157932"/>
                          </a:xfrm>
                        </wpg:grpSpPr>
                        <wps:wsp>
                          <wps:cNvPr id="91" name="Прямоугольник 91"/>
                          <wps:cNvSpPr/>
                          <wps:spPr>
                            <a:xfrm>
                              <a:off x="0" y="0"/>
                              <a:ext cx="700381" cy="157932"/>
                            </a:xfrm>
                            <a:prstGeom prst="rect">
                              <a:avLst/>
                            </a:prstGeom>
                            <a:noFill/>
                            <a:ln>
                              <a:noFill/>
                            </a:ln>
                          </wps:spPr>
                          <wps:txbx>
                            <w:txbxContent>
                              <w:p w:rsidR="000314B1" w:rsidRDefault="000314B1">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color w:val="000000"/>
                                    <w:sz w:val="18"/>
                                  </w:rPr>
                                  <w:t>Разраб</w:t>
                                </w:r>
                                <w:proofErr w:type="spellEnd"/>
                                <w:r>
                                  <w:rPr>
                                    <w:rFonts w:ascii="ISOCPEUR" w:eastAsia="ISOCPEUR" w:hAnsi="ISOCPEUR" w:cs="ISOCPEUR"/>
                                    <w:color w:val="000000"/>
                                    <w:sz w:val="18"/>
                                  </w:rPr>
                                  <w:t>.</w:t>
                                </w:r>
                              </w:p>
                            </w:txbxContent>
                          </wps:txbx>
                          <wps:bodyPr spcFirstLastPara="1" wrap="square" lIns="88900" tIns="38100" rIns="88900" bIns="38100" anchor="t" anchorCtr="0">
                            <a:noAutofit/>
                          </wps:bodyPr>
                        </wps:wsp>
                        <wps:wsp>
                          <wps:cNvPr id="92" name="Прямоугольник 92"/>
                          <wps:cNvSpPr/>
                          <wps:spPr>
                            <a:xfrm>
                              <a:off x="733992" y="0"/>
                              <a:ext cx="847638" cy="157932"/>
                            </a:xfrm>
                            <a:prstGeom prst="rect">
                              <a:avLst/>
                            </a:prstGeom>
                            <a:noFill/>
                            <a:ln>
                              <a:noFill/>
                            </a:ln>
                          </wps:spPr>
                          <wps:txbx>
                            <w:txbxContent>
                              <w:p w:rsidR="000314B1" w:rsidRDefault="000314B1">
                                <w:pPr>
                                  <w:spacing w:after="0" w:line="240" w:lineRule="auto"/>
                                  <w:jc w:val="both"/>
                                  <w:textDirection w:val="btLr"/>
                                </w:pPr>
                                <w:r>
                                  <w:rPr>
                                    <w:rFonts w:ascii="ISOCPEUR" w:eastAsia="ISOCPEUR" w:hAnsi="ISOCPEUR" w:cs="ISOCPEUR"/>
                                    <w:color w:val="000000"/>
                                    <w:sz w:val="16"/>
                                  </w:rPr>
                                  <w:t>Спиркин М.А.</w:t>
                                </w:r>
                              </w:p>
                            </w:txbxContent>
                          </wps:txbx>
                          <wps:bodyPr spcFirstLastPara="1" wrap="square" lIns="88900" tIns="38100" rIns="88900" bIns="38100" anchor="t" anchorCtr="0">
                            <a:noAutofit/>
                          </wps:bodyPr>
                        </wps:wsp>
                      </wpg:grpSp>
                      <wpg:grpSp>
                        <wpg:cNvPr id="93" name="Группа 93"/>
                        <wpg:cNvGrpSpPr/>
                        <wpg:grpSpPr>
                          <a:xfrm>
                            <a:off x="12848" y="9483097"/>
                            <a:ext cx="1581630" cy="157423"/>
                            <a:chOff x="0" y="0"/>
                            <a:chExt cx="1581630" cy="157423"/>
                          </a:xfrm>
                        </wpg:grpSpPr>
                        <wps:wsp>
                          <wps:cNvPr id="94" name="Прямоугольник 94"/>
                          <wps:cNvSpPr/>
                          <wps:spPr>
                            <a:xfrm>
                              <a:off x="0" y="0"/>
                              <a:ext cx="700381" cy="157423"/>
                            </a:xfrm>
                            <a:prstGeom prst="rect">
                              <a:avLst/>
                            </a:prstGeom>
                            <a:noFill/>
                            <a:ln>
                              <a:noFill/>
                            </a:ln>
                          </wps:spPr>
                          <wps:txbx>
                            <w:txbxContent>
                              <w:p w:rsidR="000314B1" w:rsidRDefault="000314B1">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color w:val="000000"/>
                                    <w:sz w:val="18"/>
                                  </w:rPr>
                                  <w:t>Провер</w:t>
                                </w:r>
                                <w:proofErr w:type="spellEnd"/>
                                <w:r>
                                  <w:rPr>
                                    <w:rFonts w:ascii="ISOCPEUR" w:eastAsia="ISOCPEUR" w:hAnsi="ISOCPEUR" w:cs="ISOCPEUR"/>
                                    <w:color w:val="000000"/>
                                    <w:sz w:val="18"/>
                                  </w:rPr>
                                  <w:t>.</w:t>
                                </w:r>
                              </w:p>
                              <w:p w:rsidR="000314B1" w:rsidRDefault="000314B1">
                                <w:pPr>
                                  <w:spacing w:after="0" w:line="240" w:lineRule="auto"/>
                                  <w:jc w:val="both"/>
                                  <w:textDirection w:val="btLr"/>
                                </w:pPr>
                              </w:p>
                            </w:txbxContent>
                          </wps:txbx>
                          <wps:bodyPr spcFirstLastPara="1" wrap="square" lIns="88900" tIns="38100" rIns="88900" bIns="38100" anchor="t" anchorCtr="0">
                            <a:noAutofit/>
                          </wps:bodyPr>
                        </wps:wsp>
                        <wps:wsp>
                          <wps:cNvPr id="95" name="Прямоугольник 95"/>
                          <wps:cNvSpPr/>
                          <wps:spPr>
                            <a:xfrm>
                              <a:off x="733992" y="0"/>
                              <a:ext cx="847638" cy="157423"/>
                            </a:xfrm>
                            <a:prstGeom prst="rect">
                              <a:avLst/>
                            </a:prstGeom>
                            <a:noFill/>
                            <a:ln>
                              <a:noFill/>
                            </a:ln>
                          </wps:spPr>
                          <wps:txbx>
                            <w:txbxContent>
                              <w:p w:rsidR="000314B1" w:rsidRDefault="000314B1">
                                <w:pPr>
                                  <w:spacing w:line="275" w:lineRule="auto"/>
                                  <w:textDirection w:val="btLr"/>
                                </w:pPr>
                                <w:r>
                                  <w:rPr>
                                    <w:rFonts w:ascii="ISOCPEUR" w:eastAsia="ISOCPEUR" w:hAnsi="ISOCPEUR" w:cs="ISOCPEUR"/>
                                    <w:color w:val="000000"/>
                                    <w:sz w:val="16"/>
                                  </w:rPr>
                                  <w:t>Калмыкова И.М.</w:t>
                                </w:r>
                              </w:p>
                              <w:p w:rsidR="000314B1" w:rsidRDefault="000314B1">
                                <w:pPr>
                                  <w:spacing w:line="275" w:lineRule="auto"/>
                                  <w:textDirection w:val="btLr"/>
                                </w:pPr>
                              </w:p>
                            </w:txbxContent>
                          </wps:txbx>
                          <wps:bodyPr spcFirstLastPara="1" wrap="square" lIns="88900" tIns="38100" rIns="88900" bIns="38100" anchor="t" anchorCtr="0">
                            <a:noAutofit/>
                          </wps:bodyPr>
                        </wps:wsp>
                      </wpg:grpSp>
                      <wpg:grpSp>
                        <wpg:cNvPr id="96" name="Группа 96"/>
                        <wpg:cNvGrpSpPr/>
                        <wpg:grpSpPr>
                          <a:xfrm>
                            <a:off x="12848" y="9663956"/>
                            <a:ext cx="1581630" cy="157423"/>
                            <a:chOff x="0" y="0"/>
                            <a:chExt cx="1581630" cy="157423"/>
                          </a:xfrm>
                        </wpg:grpSpPr>
                        <wps:wsp>
                          <wps:cNvPr id="97" name="Прямоугольник 97"/>
                          <wps:cNvSpPr/>
                          <wps:spPr>
                            <a:xfrm>
                              <a:off x="0" y="0"/>
                              <a:ext cx="700381" cy="157423"/>
                            </a:xfrm>
                            <a:prstGeom prst="rect">
                              <a:avLst/>
                            </a:prstGeom>
                            <a:noFill/>
                            <a:ln>
                              <a:noFill/>
                            </a:ln>
                          </wps:spPr>
                          <wps:txbx>
                            <w:txbxContent>
                              <w:p w:rsidR="000314B1" w:rsidRDefault="000314B1">
                                <w:pPr>
                                  <w:spacing w:after="0" w:line="240" w:lineRule="auto"/>
                                  <w:jc w:val="both"/>
                                  <w:textDirection w:val="btLr"/>
                                </w:pPr>
                              </w:p>
                            </w:txbxContent>
                          </wps:txbx>
                          <wps:bodyPr spcFirstLastPara="1" wrap="square" lIns="88900" tIns="38100" rIns="88900" bIns="38100" anchor="t" anchorCtr="0">
                            <a:noAutofit/>
                          </wps:bodyPr>
                        </wps:wsp>
                        <wps:wsp>
                          <wps:cNvPr id="98" name="Прямоугольник 98"/>
                          <wps:cNvSpPr/>
                          <wps:spPr>
                            <a:xfrm>
                              <a:off x="733992" y="0"/>
                              <a:ext cx="847638" cy="157423"/>
                            </a:xfrm>
                            <a:prstGeom prst="rect">
                              <a:avLst/>
                            </a:prstGeom>
                            <a:noFill/>
                            <a:ln>
                              <a:noFill/>
                            </a:ln>
                          </wps:spPr>
                          <wps:txbx>
                            <w:txbxContent>
                              <w:p w:rsidR="000314B1" w:rsidRDefault="000314B1">
                                <w:pPr>
                                  <w:spacing w:line="275" w:lineRule="auto"/>
                                  <w:textDirection w:val="btLr"/>
                                </w:pPr>
                              </w:p>
                            </w:txbxContent>
                          </wps:txbx>
                          <wps:bodyPr spcFirstLastPara="1" wrap="square" lIns="88900" tIns="38100" rIns="88900" bIns="38100" anchor="t" anchorCtr="0">
                            <a:noAutofit/>
                          </wps:bodyPr>
                        </wps:wsp>
                      </wpg:grpSp>
                      <wpg:grpSp>
                        <wpg:cNvPr id="99" name="Группа 99"/>
                        <wpg:cNvGrpSpPr/>
                        <wpg:grpSpPr>
                          <a:xfrm>
                            <a:off x="12848" y="9839720"/>
                            <a:ext cx="1581630" cy="157932"/>
                            <a:chOff x="0" y="0"/>
                            <a:chExt cx="1581630" cy="157932"/>
                          </a:xfrm>
                        </wpg:grpSpPr>
                        <wps:wsp>
                          <wps:cNvPr id="100" name="Прямоугольник 100"/>
                          <wps:cNvSpPr/>
                          <wps:spPr>
                            <a:xfrm>
                              <a:off x="0" y="0"/>
                              <a:ext cx="700381" cy="157932"/>
                            </a:xfrm>
                            <a:prstGeom prst="rect">
                              <a:avLst/>
                            </a:prstGeom>
                            <a:noFill/>
                            <a:ln>
                              <a:noFill/>
                            </a:ln>
                          </wps:spPr>
                          <wps:txbx>
                            <w:txbxContent>
                              <w:p w:rsidR="000314B1" w:rsidRDefault="000314B1">
                                <w:pPr>
                                  <w:spacing w:after="0" w:line="240" w:lineRule="auto"/>
                                  <w:jc w:val="both"/>
                                  <w:textDirection w:val="btLr"/>
                                </w:pPr>
                                <w:r>
                                  <w:rPr>
                                    <w:rFonts w:ascii="ISOCPEUR" w:eastAsia="ISOCPEUR" w:hAnsi="ISOCPEUR" w:cs="ISOCPEUR"/>
                                    <w:i/>
                                    <w:color w:val="000000"/>
                                    <w:sz w:val="18"/>
                                  </w:rPr>
                                  <w:t xml:space="preserve"> </w:t>
                                </w:r>
                              </w:p>
                            </w:txbxContent>
                          </wps:txbx>
                          <wps:bodyPr spcFirstLastPara="1" wrap="square" lIns="88900" tIns="38100" rIns="88900" bIns="38100" anchor="t" anchorCtr="0">
                            <a:noAutofit/>
                          </wps:bodyPr>
                        </wps:wsp>
                        <wps:wsp>
                          <wps:cNvPr id="101" name="Прямоугольник 101"/>
                          <wps:cNvSpPr/>
                          <wps:spPr>
                            <a:xfrm>
                              <a:off x="733992" y="0"/>
                              <a:ext cx="847638" cy="157932"/>
                            </a:xfrm>
                            <a:prstGeom prst="rect">
                              <a:avLst/>
                            </a:prstGeom>
                            <a:noFill/>
                            <a:ln>
                              <a:noFill/>
                            </a:ln>
                          </wps:spPr>
                          <wps:txbx>
                            <w:txbxContent>
                              <w:p w:rsidR="000314B1" w:rsidRDefault="000314B1">
                                <w:pPr>
                                  <w:spacing w:line="275" w:lineRule="auto"/>
                                  <w:textDirection w:val="btLr"/>
                                </w:pPr>
                              </w:p>
                            </w:txbxContent>
                          </wps:txbx>
                          <wps:bodyPr spcFirstLastPara="1" wrap="square" lIns="88900" tIns="38100" rIns="88900" bIns="38100" anchor="t" anchorCtr="0">
                            <a:noAutofit/>
                          </wps:bodyPr>
                        </wps:wsp>
                      </wpg:grpSp>
                      <wpg:grpSp>
                        <wpg:cNvPr id="102" name="Группа 102"/>
                        <wpg:cNvGrpSpPr/>
                        <wpg:grpSpPr>
                          <a:xfrm>
                            <a:off x="12848" y="10015993"/>
                            <a:ext cx="1581630" cy="157423"/>
                            <a:chOff x="0" y="0"/>
                            <a:chExt cx="1581630" cy="157423"/>
                          </a:xfrm>
                        </wpg:grpSpPr>
                        <wps:wsp>
                          <wps:cNvPr id="103" name="Прямоугольник 103"/>
                          <wps:cNvSpPr/>
                          <wps:spPr>
                            <a:xfrm>
                              <a:off x="0" y="0"/>
                              <a:ext cx="700381" cy="157423"/>
                            </a:xfrm>
                            <a:prstGeom prst="rect">
                              <a:avLst/>
                            </a:prstGeom>
                            <a:noFill/>
                            <a:ln>
                              <a:noFill/>
                            </a:ln>
                          </wps:spPr>
                          <wps:txbx>
                            <w:txbxContent>
                              <w:p w:rsidR="000314B1" w:rsidRDefault="000314B1">
                                <w:pPr>
                                  <w:spacing w:after="0" w:line="240" w:lineRule="auto"/>
                                  <w:jc w:val="both"/>
                                  <w:textDirection w:val="btLr"/>
                                </w:pPr>
                                <w:r>
                                  <w:rPr>
                                    <w:rFonts w:ascii="ISOCPEUR" w:eastAsia="ISOCPEUR" w:hAnsi="ISOCPEUR" w:cs="ISOCPEUR"/>
                                    <w:i/>
                                    <w:color w:val="000000"/>
                                    <w:sz w:val="18"/>
                                  </w:rPr>
                                  <w:t xml:space="preserve"> </w:t>
                                </w:r>
                              </w:p>
                            </w:txbxContent>
                          </wps:txbx>
                          <wps:bodyPr spcFirstLastPara="1" wrap="square" lIns="88900" tIns="38100" rIns="88900" bIns="38100" anchor="t" anchorCtr="0">
                            <a:noAutofit/>
                          </wps:bodyPr>
                        </wps:wsp>
                        <wps:wsp>
                          <wps:cNvPr id="104" name="Прямоугольник 104"/>
                          <wps:cNvSpPr/>
                          <wps:spPr>
                            <a:xfrm>
                              <a:off x="733992" y="0"/>
                              <a:ext cx="847638" cy="157423"/>
                            </a:xfrm>
                            <a:prstGeom prst="rect">
                              <a:avLst/>
                            </a:prstGeom>
                            <a:noFill/>
                            <a:ln>
                              <a:noFill/>
                            </a:ln>
                          </wps:spPr>
                          <wps:txbx>
                            <w:txbxContent>
                              <w:p w:rsidR="000314B1" w:rsidRDefault="000314B1">
                                <w:pPr>
                                  <w:spacing w:line="275" w:lineRule="auto"/>
                                  <w:textDirection w:val="btLr"/>
                                </w:pPr>
                              </w:p>
                            </w:txbxContent>
                          </wps:txbx>
                          <wps:bodyPr spcFirstLastPara="1" wrap="square" lIns="88900" tIns="38100" rIns="88900" bIns="38100" anchor="t" anchorCtr="0">
                            <a:noAutofit/>
                          </wps:bodyPr>
                        </wps:wsp>
                      </wpg:grpSp>
                      <wps:wsp>
                        <wps:cNvPr id="105" name="Прямая со стрелкой 105"/>
                        <wps:cNvCnPr/>
                        <wps:spPr>
                          <a:xfrm>
                            <a:off x="4680655" y="9292050"/>
                            <a:ext cx="658" cy="886461"/>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106" name="Прямоугольник 106"/>
                        <wps:cNvSpPr/>
                        <wps:spPr>
                          <a:xfrm>
                            <a:off x="2565333" y="9330259"/>
                            <a:ext cx="2072823" cy="819721"/>
                          </a:xfrm>
                          <a:prstGeom prst="rect">
                            <a:avLst/>
                          </a:prstGeom>
                          <a:noFill/>
                          <a:ln>
                            <a:noFill/>
                          </a:ln>
                        </wps:spPr>
                        <wps:txbx>
                          <w:txbxContent>
                            <w:p w:rsidR="000314B1" w:rsidRDefault="000314B1">
                              <w:pPr>
                                <w:spacing w:after="0" w:line="240" w:lineRule="auto"/>
                                <w:jc w:val="center"/>
                                <w:textDirection w:val="btLr"/>
                              </w:pPr>
                            </w:p>
                            <w:p w:rsidR="000314B1" w:rsidRDefault="000314B1">
                              <w:pPr>
                                <w:spacing w:after="0" w:line="240" w:lineRule="auto"/>
                                <w:jc w:val="center"/>
                                <w:textDirection w:val="btLr"/>
                              </w:pPr>
                              <w:r>
                                <w:rPr>
                                  <w:rFonts w:ascii="ISOCPEUR" w:eastAsia="ISOCPEUR" w:hAnsi="ISOCPEUR" w:cs="ISOCPEUR"/>
                                  <w:color w:val="000000"/>
                                  <w:sz w:val="32"/>
                                </w:rPr>
                                <w:t>ПОЯСНИТЕЛЬНАЯ ЗАПИСКА</w:t>
                              </w:r>
                            </w:p>
                          </w:txbxContent>
                        </wps:txbx>
                        <wps:bodyPr spcFirstLastPara="1" wrap="square" lIns="88900" tIns="38100" rIns="88900" bIns="38100" anchor="t" anchorCtr="0">
                          <a:noAutofit/>
                        </wps:bodyPr>
                      </wps:wsp>
                      <wps:wsp>
                        <wps:cNvPr id="107" name="Прямая со стрелкой 107"/>
                        <wps:cNvCnPr/>
                        <wps:spPr>
                          <a:xfrm>
                            <a:off x="4684937" y="9469342"/>
                            <a:ext cx="1900527" cy="509"/>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108" name="Прямая со стрелкой 108"/>
                        <wps:cNvCnPr/>
                        <wps:spPr>
                          <a:xfrm>
                            <a:off x="4684278" y="9648672"/>
                            <a:ext cx="1900527" cy="1018"/>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109" name="Прямая со стрелкой 109"/>
                        <wps:cNvCnPr/>
                        <wps:spPr>
                          <a:xfrm>
                            <a:off x="5760882" y="9292050"/>
                            <a:ext cx="988" cy="353056"/>
                          </a:xfrm>
                          <a:prstGeom prst="straightConnector1">
                            <a:avLst/>
                          </a:prstGeom>
                          <a:solidFill>
                            <a:srgbClr val="FFFFFF"/>
                          </a:solidFill>
                          <a:ln w="25400" cap="flat" cmpd="sng">
                            <a:solidFill>
                              <a:srgbClr val="000000"/>
                            </a:solidFill>
                            <a:prstDash val="solid"/>
                            <a:round/>
                            <a:headEnd type="none" w="sm" len="sm"/>
                            <a:tailEnd type="none" w="sm" len="sm"/>
                          </a:ln>
                        </wps:spPr>
                        <wps:bodyPr/>
                      </wps:wsp>
                      <wps:wsp>
                        <wps:cNvPr id="110" name="Прямоугольник 110"/>
                        <wps:cNvSpPr/>
                        <wps:spPr>
                          <a:xfrm>
                            <a:off x="4709316" y="9301729"/>
                            <a:ext cx="485591" cy="157423"/>
                          </a:xfrm>
                          <a:prstGeom prst="rect">
                            <a:avLst/>
                          </a:prstGeom>
                          <a:noFill/>
                          <a:ln>
                            <a:noFill/>
                          </a:ln>
                        </wps:spPr>
                        <wps:txbx>
                          <w:txbxContent>
                            <w:p w:rsidR="000314B1" w:rsidRDefault="000314B1">
                              <w:pPr>
                                <w:spacing w:after="0" w:line="240" w:lineRule="auto"/>
                                <w:jc w:val="center"/>
                                <w:textDirection w:val="btLr"/>
                              </w:pPr>
                              <w:r>
                                <w:rPr>
                                  <w:rFonts w:ascii="ISOCPEUR" w:eastAsia="ISOCPEUR" w:hAnsi="ISOCPEUR" w:cs="ISOCPEUR"/>
                                  <w:color w:val="000000"/>
                                  <w:sz w:val="18"/>
                                </w:rPr>
                                <w:t>Лит</w:t>
                              </w:r>
                              <w:r>
                                <w:rPr>
                                  <w:rFonts w:ascii="ISOCPEUR" w:eastAsia="ISOCPEUR" w:hAnsi="ISOCPEUR" w:cs="ISOCPEUR"/>
                                  <w:i/>
                                  <w:color w:val="000000"/>
                                  <w:sz w:val="18"/>
                                </w:rPr>
                                <w:t>.</w:t>
                              </w:r>
                            </w:p>
                          </w:txbxContent>
                        </wps:txbx>
                        <wps:bodyPr spcFirstLastPara="1" wrap="square" lIns="88900" tIns="38100" rIns="88900" bIns="38100" anchor="t" anchorCtr="0">
                          <a:noAutofit/>
                        </wps:bodyPr>
                      </wps:wsp>
                      <wps:wsp>
                        <wps:cNvPr id="111" name="Прямоугольник 111"/>
                        <wps:cNvSpPr/>
                        <wps:spPr>
                          <a:xfrm>
                            <a:off x="5790531" y="9301729"/>
                            <a:ext cx="766602" cy="157423"/>
                          </a:xfrm>
                          <a:prstGeom prst="rect">
                            <a:avLst/>
                          </a:prstGeom>
                          <a:noFill/>
                          <a:ln>
                            <a:noFill/>
                          </a:ln>
                        </wps:spPr>
                        <wps:txbx>
                          <w:txbxContent>
                            <w:p w:rsidR="000314B1" w:rsidRDefault="000314B1">
                              <w:pPr>
                                <w:spacing w:after="0" w:line="240" w:lineRule="auto"/>
                                <w:jc w:val="center"/>
                                <w:textDirection w:val="btLr"/>
                              </w:pPr>
                              <w:r>
                                <w:rPr>
                                  <w:rFonts w:ascii="ISOCPEUR" w:eastAsia="ISOCPEUR" w:hAnsi="ISOCPEUR" w:cs="ISOCPEUR"/>
                                  <w:color w:val="000000"/>
                                  <w:sz w:val="18"/>
                                </w:rPr>
                                <w:t>Листов</w:t>
                              </w:r>
                            </w:p>
                          </w:txbxContent>
                        </wps:txbx>
                        <wps:bodyPr spcFirstLastPara="1" wrap="square" lIns="88900" tIns="38100" rIns="88900" bIns="38100" anchor="t" anchorCtr="0">
                          <a:noAutofit/>
                        </wps:bodyPr>
                      </wps:wsp>
                      <wps:wsp>
                        <wps:cNvPr id="112" name="Прямоугольник 112"/>
                        <wps:cNvSpPr/>
                        <wps:spPr>
                          <a:xfrm>
                            <a:off x="5795143" y="9482588"/>
                            <a:ext cx="766272" cy="157423"/>
                          </a:xfrm>
                          <a:prstGeom prst="rect">
                            <a:avLst/>
                          </a:prstGeom>
                          <a:noFill/>
                          <a:ln>
                            <a:noFill/>
                          </a:ln>
                        </wps:spPr>
                        <wps:txbx>
                          <w:txbxContent>
                            <w:p w:rsidR="000314B1" w:rsidRDefault="000314B1">
                              <w:pPr>
                                <w:spacing w:line="275" w:lineRule="auto"/>
                                <w:jc w:val="center"/>
                                <w:textDirection w:val="btLr"/>
                              </w:pPr>
                              <w:r>
                                <w:rPr>
                                  <w:color w:val="000000"/>
                                  <w:sz w:val="20"/>
                                </w:rPr>
                                <w:t>28</w:t>
                              </w:r>
                            </w:p>
                          </w:txbxContent>
                        </wps:txbx>
                        <wps:bodyPr spcFirstLastPara="1" wrap="square" lIns="88900" tIns="38100" rIns="88900" bIns="38100" anchor="t" anchorCtr="0">
                          <a:noAutofit/>
                        </wps:bodyPr>
                      </wps:wsp>
                      <wps:wsp>
                        <wps:cNvPr id="113" name="Прямая со стрелкой 113"/>
                        <wps:cNvCnPr/>
                        <wps:spPr>
                          <a:xfrm>
                            <a:off x="4860857" y="9472908"/>
                            <a:ext cx="658" cy="172197"/>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14" name="Прямая со стрелкой 114"/>
                        <wps:cNvCnPr/>
                        <wps:spPr>
                          <a:xfrm>
                            <a:off x="5040730" y="9473417"/>
                            <a:ext cx="658" cy="172197"/>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15" name="Прямоугольник 115"/>
                        <wps:cNvSpPr/>
                        <wps:spPr>
                          <a:xfrm>
                            <a:off x="4709316" y="9792340"/>
                            <a:ext cx="1847817" cy="224162"/>
                          </a:xfrm>
                          <a:prstGeom prst="rect">
                            <a:avLst/>
                          </a:prstGeom>
                          <a:noFill/>
                          <a:ln>
                            <a:noFill/>
                          </a:ln>
                        </wps:spPr>
                        <wps:txbx>
                          <w:txbxContent>
                            <w:p w:rsidR="000314B1" w:rsidRDefault="000314B1">
                              <w:pPr>
                                <w:spacing w:line="275" w:lineRule="auto"/>
                                <w:jc w:val="center"/>
                                <w:textDirection w:val="btLr"/>
                              </w:pPr>
                              <w:r>
                                <w:rPr>
                                  <w:color w:val="000000"/>
                                  <w:sz w:val="32"/>
                                </w:rPr>
                                <w:t>ГАПОУ СО «КУПК»</w:t>
                              </w:r>
                            </w:p>
                          </w:txbxContent>
                        </wps:txbx>
                        <wps:bodyPr spcFirstLastPara="1" wrap="square" lIns="88900" tIns="38100" rIns="88900" bIns="38100" anchor="t" anchorCtr="0">
                          <a:noAutofit/>
                        </wps:bodyPr>
                      </wps:wsp>
                    </wpg:grpSp>
                  </wpg:wgp>
                </a:graphicData>
              </a:graphic>
            </wp:anchor>
          </w:drawing>
        </mc:Choice>
        <mc:Fallback>
          <w:pict>
            <v:group id="Группа 2" o:spid="_x0000_s1055" style="position:absolute;margin-left:51.55pt;margin-top:24.9pt;width:518.8pt;height:802.3pt;z-index:251659264;mso-position-horizontal-relative:page;mso-position-vertical-relative:page" coordorigin="20516" coordsize="65887,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">
              <v:group id="Группа 65" o:spid="_x0000_s1056" style="position:absolute;left:20516;width:65887;height:75600" coordsize="65887,101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rect id="Прямоугольник 66" o:spid="_x0000_s1057" style="position:absolute;width:65887;height:10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" filled="f" stroked="f">
                  <v:textbox inset="2.53958mm,2.53958mm,2.53958mm,2.53958mm">
                    <w:txbxContent>
                      <w:p w:rsidR="000314B1" w:rsidRDefault="000314B1">
                        <w:pPr>
                          <w:spacing w:after="0" w:line="240" w:lineRule="auto"/>
                          <w:textDirection w:val="btLr"/>
                        </w:pPr>
                      </w:p>
                    </w:txbxContent>
                  </v:textbox>
                </v:rect>
                <v:rect id="Прямоугольник 67" o:spid="_x0000_s1058" style="position:absolute;width:65887;height:1018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" filled="f" strokeweight="2pt">
                  <v:stroke startarrowwidth="narrow" startarrowlength="short" endarrowwidth="narrow" endarrowlength="short" joinstyle="round"/>
                  <v:textbox inset="2.53958mm,2.53958mm,2.53958mm,2.53958mm">
                    <w:txbxContent>
                      <w:p w:rsidR="000314B1" w:rsidRDefault="000314B1">
                        <w:pPr>
                          <w:spacing w:after="0" w:line="240" w:lineRule="auto"/>
                          <w:textDirection w:val="btLr"/>
                        </w:pPr>
                      </w:p>
                    </w:txbxContent>
                  </v:textbox>
                </v:rect>
                <v:shapetype id="_x0000_t32" coordsize="21600,21600" o:spt="32" o:oned="t" path="m,l21600,21600e" filled="f">
                  <v:path arrowok="t" fillok="f" o:connecttype="none"/>
                  <o:lock v:ext="edit" shapetype="t"/>
                </v:shapetype>
                <v:shape id="Прямая со стрелкой 68" o:spid="_x0000_s1059" type="#_x0000_t32" style="position:absolute;left:3271;top:87540;width:6;height:52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" filled="t" strokeweight="2pt">
                  <v:stroke startarrowwidth="narrow" startarrowlength="short" endarrowwidth="narrow" endarrowlength="short"/>
                </v:shape>
                <v:shape id="Прямая со стрелкой 69" o:spid="_x0000_s1060" type="#_x0000_t32" style="position:absolute;left:32;top:87489;width:65779;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" filled="t" strokeweight="2pt">
                  <v:stroke startarrowwidth="narrow" startarrowlength="short" endarrowwidth="narrow" endarrowlength="short"/>
                </v:shape>
                <v:shape id="Прямая со стрелкой 70" o:spid="_x0000_s1061" type="#_x0000_t32" style="position:absolute;left:7201;top:87586;width:7;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" filled="t" strokeweight="2pt">
                  <v:stroke startarrowwidth="narrow" startarrowlength="short" endarrowwidth="narrow" endarrowlength="short"/>
                </v:shape>
                <v:shape id="Прямая со стрелкой 71" o:spid="_x0000_s1062" type="#_x0000_t32" style="position:absolute;left:16205;top:87586;width:6;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" filled="t" strokeweight="2pt">
                  <v:stroke startarrowwidth="narrow" startarrowlength="short" endarrowwidth="narrow" endarrowlength="short"/>
                </v:shape>
                <v:shape id="Прямая со стрелкой 72" o:spid="_x0000_s1063" type="#_x0000_t32" style="position:absolute;left:21601;top:87586;width:6;height:142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" filled="t" strokeweight="2pt">
                  <v:stroke startarrowwidth="narrow" startarrowlength="short" endarrowwidth="narrow" endarrowlength="short"/>
                </v:shape>
                <v:shape id="Прямая со стрелкой 73" o:spid="_x0000_s1064" type="#_x0000_t32" style="position:absolute;left:25202;top:87540;width:6;height:142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" filled="t" strokeweight="2pt">
                  <v:stroke startarrowwidth="narrow" startarrowlength="short" endarrowwidth="narrow" endarrowlength="short"/>
                </v:shape>
                <v:shape id="Прямая со стрелкой 74" o:spid="_x0000_s1065" type="#_x0000_t32" style="position:absolute;left:52209;top:92920;width:13;height:3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" filled="t" strokeweight="2pt">
                  <v:stroke startarrowwidth="narrow" startarrowlength="short" endarrowwidth="narrow" endarrowlength="short"/>
                </v:shape>
                <v:shape id="Прямая со стрелкой 75" o:spid="_x0000_s1066" type="#_x0000_t32" style="position:absolute;left:32;top:98290;width:25107;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" filled="t" strokeweight="1pt">
                  <v:stroke startarrowwidth="narrow" startarrowlength="short" endarrowwidth="narrow" endarrowlength="short"/>
                </v:shape>
                <v:shape id="Прямая со стрелкой 76" o:spid="_x0000_s1067" type="#_x0000_t32" style="position:absolute;left:32;top:100088;width:2510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" filled="t" strokeweight="1pt">
                  <v:stroke startarrowwidth="narrow" startarrowlength="short" endarrowwidth="narrow" endarrowlength="short"/>
                </v:shape>
                <v:rect id="Прямоугольник 77" o:spid="_x0000_s1068" style="position:absolute;left:177;top:91254;width:2909;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" filled="f" stroked="f">
                  <v:textbox inset="7pt,3pt,7pt,3pt">
                    <w:txbxContent>
                      <w:p w:rsidR="000314B1" w:rsidRDefault="000314B1">
                        <w:pPr>
                          <w:spacing w:line="275" w:lineRule="auto"/>
                          <w:textDirection w:val="btLr"/>
                        </w:pPr>
                        <w:r>
                          <w:rPr>
                            <w:rFonts w:ascii="ISOCPEUR" w:eastAsia="ISOCPEUR" w:hAnsi="ISOCPEUR" w:cs="ISOCPEUR"/>
                            <w:i/>
                            <w:color w:val="000000"/>
                            <w:sz w:val="18"/>
                          </w:rPr>
                          <w:t>Лист</w:t>
                        </w:r>
                      </w:p>
                      <w:p w:rsidR="000314B1" w:rsidRDefault="000314B1">
                        <w:pPr>
                          <w:spacing w:after="0" w:line="240" w:lineRule="auto"/>
                          <w:jc w:val="center"/>
                          <w:textDirection w:val="btLr"/>
                        </w:pPr>
                        <w:r>
                          <w:rPr>
                            <w:rFonts w:ascii="ISOCPEUR" w:eastAsia="ISOCPEUR" w:hAnsi="ISOCPEUR" w:cs="ISOCPEUR"/>
                            <w:color w:val="000000"/>
                            <w:sz w:val="18"/>
                          </w:rPr>
                          <w:t>Изм</w:t>
                        </w:r>
                        <w:r>
                          <w:rPr>
                            <w:rFonts w:ascii="ISOCPEUR" w:eastAsia="ISOCPEUR" w:hAnsi="ISOCPEUR" w:cs="ISOCPEUR"/>
                            <w:i/>
                            <w:color w:val="000000"/>
                            <w:sz w:val="18"/>
                          </w:rPr>
                          <w:t>.</w:t>
                        </w:r>
                      </w:p>
                    </w:txbxContent>
                  </v:textbox>
                </v:rect>
                <v:rect id="Прямоугольник 78" o:spid="_x0000_s1069" style="position:absolute;left:3462;top:91254;width:3624;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" filled="f" stroked="f">
                  <v:textbox inset="7pt,3pt,7pt,3pt">
                    <w:txbxContent>
                      <w:p w:rsidR="000314B1" w:rsidRDefault="000314B1">
                        <w:pPr>
                          <w:spacing w:line="275" w:lineRule="auto"/>
                          <w:jc w:val="center"/>
                          <w:textDirection w:val="btLr"/>
                        </w:pPr>
                        <w:r>
                          <w:rPr>
                            <w:rFonts w:ascii="ISOCPEUR" w:eastAsia="ISOCPEUR" w:hAnsi="ISOCPEUR" w:cs="ISOCPEUR"/>
                            <w:i/>
                            <w:color w:val="000000"/>
                            <w:sz w:val="18"/>
                          </w:rPr>
                          <w:t>№ докум</w:t>
                        </w:r>
                        <w:r>
                          <w:rPr>
                            <w:rFonts w:ascii="IrisUPC" w:eastAsia="IrisUPC" w:hAnsi="IrisUPC" w:cs="IrisUPC"/>
                            <w:i/>
                            <w:color w:val="000000"/>
                            <w:sz w:val="18"/>
                          </w:rPr>
                          <w:t>.</w:t>
                        </w:r>
                      </w:p>
                      <w:p w:rsidR="000314B1" w:rsidRDefault="000314B1">
                        <w:pPr>
                          <w:spacing w:after="0" w:line="240" w:lineRule="auto"/>
                          <w:jc w:val="center"/>
                          <w:textDirection w:val="btLr"/>
                        </w:pPr>
                        <w:r>
                          <w:rPr>
                            <w:rFonts w:ascii="ISOCPEUR" w:eastAsia="ISOCPEUR" w:hAnsi="ISOCPEUR" w:cs="ISOCPEUR"/>
                            <w:color w:val="000000"/>
                            <w:sz w:val="18"/>
                          </w:rPr>
                          <w:t>Лист</w:t>
                        </w:r>
                      </w:p>
                    </w:txbxContent>
                  </v:textbox>
                </v:rect>
                <v:rect id="Прямоугольник 79" o:spid="_x0000_s1070" style="position:absolute;left:7468;top:91254;width:847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" filled="f" stroked="f">
                  <v:textbox inset="7pt,3pt,7pt,3pt">
                    <w:txbxContent>
                      <w:p w:rsidR="000314B1" w:rsidRDefault="000314B1">
                        <w:pPr>
                          <w:spacing w:line="275" w:lineRule="auto"/>
                          <w:jc w:val="center"/>
                          <w:textDirection w:val="btLr"/>
                        </w:pPr>
                        <w:r>
                          <w:rPr>
                            <w:rFonts w:ascii="ISOCPEUR" w:eastAsia="ISOCPEUR" w:hAnsi="ISOCPEUR" w:cs="ISOCPEUR"/>
                            <w:i/>
                            <w:color w:val="000000"/>
                            <w:sz w:val="18"/>
                          </w:rPr>
                          <w:t>Подпись</w:t>
                        </w:r>
                      </w:p>
                      <w:p w:rsidR="000314B1" w:rsidRDefault="000314B1">
                        <w:pPr>
                          <w:spacing w:after="0" w:line="240" w:lineRule="auto"/>
                          <w:jc w:val="center"/>
                          <w:textDirection w:val="btLr"/>
                        </w:pPr>
                        <w:r>
                          <w:rPr>
                            <w:rFonts w:ascii="ISOCPEUR" w:eastAsia="ISOCPEUR" w:hAnsi="ISOCPEUR" w:cs="ISOCPEUR"/>
                            <w:color w:val="000000"/>
                            <w:sz w:val="18"/>
                          </w:rPr>
                          <w:t>№ докум.</w:t>
                        </w:r>
                      </w:p>
                    </w:txbxContent>
                  </v:textbox>
                </v:rect>
                <v:rect id="Прямоугольник 80" o:spid="_x0000_s1071" style="position:absolute;left:16415;top:91254;width:5054;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" filled="f" stroked="f">
                  <v:textbox inset="7pt,3pt,7pt,3pt">
                    <w:txbxContent>
                      <w:p w:rsidR="000314B1" w:rsidRDefault="000314B1">
                        <w:pPr>
                          <w:spacing w:line="275" w:lineRule="auto"/>
                          <w:jc w:val="center"/>
                          <w:textDirection w:val="btLr"/>
                        </w:pPr>
                        <w:r>
                          <w:rPr>
                            <w:rFonts w:ascii="ISOCPEUR" w:eastAsia="ISOCPEUR" w:hAnsi="ISOCPEUR" w:cs="ISOCPEUR"/>
                            <w:i/>
                            <w:color w:val="000000"/>
                            <w:sz w:val="18"/>
                          </w:rPr>
                          <w:t>Дата</w:t>
                        </w:r>
                      </w:p>
                      <w:p w:rsidR="000314B1" w:rsidRDefault="000314B1">
                        <w:pPr>
                          <w:spacing w:after="0" w:line="240" w:lineRule="auto"/>
                          <w:jc w:val="center"/>
                          <w:textDirection w:val="btLr"/>
                        </w:pPr>
                        <w:r>
                          <w:rPr>
                            <w:rFonts w:ascii="ISOCPEUR" w:eastAsia="ISOCPEUR" w:hAnsi="ISOCPEUR" w:cs="ISOCPEUR"/>
                            <w:color w:val="000000"/>
                            <w:sz w:val="18"/>
                          </w:rPr>
                          <w:t>Подпись</w:t>
                        </w:r>
                      </w:p>
                    </w:txbxContent>
                  </v:textbox>
                </v:rect>
                <v:rect id="Прямоугольник 81" o:spid="_x0000_s1072" style="position:absolute;left:21756;top:91254;width:3294;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" filled="f" stroked="f">
                  <v:textbox inset="7pt,3pt,7pt,3pt">
                    <w:txbxContent>
                      <w:p w:rsidR="000314B1" w:rsidRDefault="000314B1">
                        <w:pPr>
                          <w:spacing w:line="275" w:lineRule="auto"/>
                          <w:textDirection w:val="btLr"/>
                        </w:pPr>
                        <w:r>
                          <w:rPr>
                            <w:rFonts w:ascii="ISOCPEUR" w:eastAsia="ISOCPEUR" w:hAnsi="ISOCPEUR" w:cs="ISOCPEUR"/>
                            <w:i/>
                            <w:color w:val="000000"/>
                            <w:sz w:val="18"/>
                          </w:rPr>
                          <w:t>лист</w:t>
                        </w:r>
                      </w:p>
                      <w:p w:rsidR="000314B1" w:rsidRDefault="000314B1">
                        <w:pPr>
                          <w:spacing w:after="0" w:line="240" w:lineRule="auto"/>
                          <w:jc w:val="center"/>
                          <w:textDirection w:val="btLr"/>
                        </w:pPr>
                        <w:r>
                          <w:rPr>
                            <w:rFonts w:ascii="ISOCPEUR" w:eastAsia="ISOCPEUR" w:hAnsi="ISOCPEUR" w:cs="ISOCPEUR"/>
                            <w:color w:val="000000"/>
                            <w:sz w:val="18"/>
                          </w:rPr>
                          <w:t>Дата</w:t>
                        </w:r>
                      </w:p>
                    </w:txbxContent>
                  </v:textbox>
                </v:rect>
                <v:rect id="Прямоугольник 82" o:spid="_x0000_s1073" style="position:absolute;left:52476;top:93017;width:4859;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" filled="f" stroked="f">
                  <v:textbox inset="7pt,3pt,7pt,3pt">
                    <w:txbxContent>
                      <w:p w:rsidR="000314B1" w:rsidRDefault="000314B1">
                        <w:pPr>
                          <w:spacing w:line="275" w:lineRule="auto"/>
                          <w:jc w:val="center"/>
                          <w:textDirection w:val="btLr"/>
                        </w:pPr>
                        <w:r>
                          <w:rPr>
                            <w:color w:val="000000"/>
                            <w:sz w:val="20"/>
                          </w:rPr>
                          <w:t>Лист</w:t>
                        </w:r>
                      </w:p>
                      <w:p w:rsidR="000314B1" w:rsidRDefault="000314B1">
                        <w:pPr>
                          <w:spacing w:after="0" w:line="240" w:lineRule="auto"/>
                          <w:jc w:val="center"/>
                          <w:textDirection w:val="btLr"/>
                        </w:pPr>
                        <w:r>
                          <w:rPr>
                            <w:rFonts w:ascii="ISOCPEUR" w:eastAsia="ISOCPEUR" w:hAnsi="ISOCPEUR" w:cs="ISOCPEUR"/>
                            <w:color w:val="000000"/>
                            <w:sz w:val="18"/>
                          </w:rPr>
                          <w:t>Лист</w:t>
                        </w:r>
                      </w:p>
                    </w:txbxContent>
                  </v:textbox>
                </v:rect>
                <v:rect id="Прямоугольник 83" o:spid="_x0000_s1074" style="position:absolute;left:52476;top:94876;width:4859;height:15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" filled="f" stroked="f">
                  <v:textbox inset="7pt,3pt,7pt,3pt">
                    <w:txbxContent>
                      <w:p w:rsidR="000314B1" w:rsidRDefault="000314B1">
                        <w:pPr>
                          <w:spacing w:after="0" w:line="240" w:lineRule="auto"/>
                          <w:jc w:val="center"/>
                          <w:textDirection w:val="btLr"/>
                        </w:pPr>
                        <w:r>
                          <w:rPr>
                            <w:rFonts w:ascii="ISOCPEUR" w:eastAsia="ISOCPEUR" w:hAnsi="ISOCPEUR" w:cs="ISOCPEUR"/>
                            <w:color w:val="000000"/>
                            <w:sz w:val="18"/>
                          </w:rPr>
                          <w:t>2</w:t>
                        </w:r>
                      </w:p>
                    </w:txbxContent>
                  </v:textbox>
                </v:rect>
                <v:rect id="Прямоугольник 84" o:spid="_x0000_s1075" style="position:absolute;left:25564;top:89058;width:40056;height:24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" filled="f" stroked="f">
                  <v:textbox inset="7pt,3pt,7pt,3pt">
                    <w:txbxContent>
                      <w:p w:rsidR="000314B1" w:rsidRDefault="000314B1">
                        <w:pPr>
                          <w:spacing w:after="0" w:line="240" w:lineRule="auto"/>
                          <w:jc w:val="center"/>
                          <w:textDirection w:val="btLr"/>
                        </w:pPr>
                        <w:r>
                          <w:rPr>
                            <w:rFonts w:ascii="ISOCPEUR" w:eastAsia="ISOCPEUR" w:hAnsi="ISOCPEUR" w:cs="ISOCPEUR"/>
                            <w:i/>
                            <w:color w:val="000000"/>
                            <w:sz w:val="28"/>
                          </w:rPr>
                          <w:t>КП 09.02.07.01.302.14.</w:t>
                        </w:r>
                        <w:proofErr w:type="gramStart"/>
                        <w:r>
                          <w:rPr>
                            <w:rFonts w:ascii="ISOCPEUR" w:eastAsia="ISOCPEUR" w:hAnsi="ISOCPEUR" w:cs="ISOCPEUR"/>
                            <w:i/>
                            <w:color w:val="000000"/>
                            <w:sz w:val="28"/>
                          </w:rPr>
                          <w:t>24.ПЗ</w:t>
                        </w:r>
                        <w:proofErr w:type="gramEnd"/>
                      </w:p>
                      <w:p w:rsidR="000314B1" w:rsidRDefault="000314B1">
                        <w:pPr>
                          <w:spacing w:line="275" w:lineRule="auto"/>
                          <w:textDirection w:val="btLr"/>
                        </w:pPr>
                      </w:p>
                    </w:txbxContent>
                  </v:textbox>
                </v:rect>
                <v:shape id="Прямая со стрелкой 85" o:spid="_x0000_s1076" type="#_x0000_t32" style="position:absolute;left:39;top:92889;width:6577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" filled="t" strokeweight="2pt">
                  <v:stroke startarrowwidth="narrow" startarrowlength="short" endarrowwidth="narrow" endarrowlength="short"/>
                </v:shape>
                <v:shape id="Прямая со стрелкой 86" o:spid="_x0000_s1077" type="#_x0000_t32" style="position:absolute;left:82;top:91096;width:25106;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" filled="t" strokeweight="2pt">
                  <v:stroke startarrowwidth="narrow" startarrowlength="short" endarrowwidth="narrow" endarrowlength="short"/>
                </v:shape>
                <v:shape id="Прямая со стрелкой 87" o:spid="_x0000_s1078" type="#_x0000_t32" style="position:absolute;left:32;top:89288;width:2510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" filled="t" strokeweight="1pt">
                  <v:stroke startarrowwidth="narrow" startarrowlength="short" endarrowwidth="narrow" endarrowlength="short"/>
                </v:shape>
                <v:shape id="Прямая со стрелкой 88" o:spid="_x0000_s1079" type="#_x0000_t32" style="position:absolute;left:32;top:96481;width:2510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" filled="t" strokeweight="1pt">
                  <v:stroke startarrowwidth="narrow" startarrowlength="short" endarrowwidth="narrow" endarrowlength="short"/>
                </v:shape>
                <v:shape id="Прямая со стрелкой 89" o:spid="_x0000_s1080" type="#_x0000_t32" style="position:absolute;left:32;top:94673;width:25107;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" filled="t" strokeweight="1pt">
                  <v:stroke startarrowwidth="narrow" startarrowlength="short" endarrowwidth="narrow" endarrowlength="short"/>
                </v:shape>
                <v:group id="Группа 90" o:spid="_x0000_s1081" style="position:absolute;left:128;top:93063;width:15816;height:1579" coordsize="15816,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rect id="Прямоугольник 91" o:spid="_x0000_s1082" style="position:absolute;width:7003;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" filled="f" stroked="f">
                    <v:textbox inset="7pt,3pt,7pt,3pt">
                      <w:txbxContent>
                        <w:p w:rsidR="000314B1" w:rsidRDefault="000314B1">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color w:val="000000"/>
                              <w:sz w:val="18"/>
                            </w:rPr>
                            <w:t>Разраб</w:t>
                          </w:r>
                          <w:proofErr w:type="spellEnd"/>
                          <w:r>
                            <w:rPr>
                              <w:rFonts w:ascii="ISOCPEUR" w:eastAsia="ISOCPEUR" w:hAnsi="ISOCPEUR" w:cs="ISOCPEUR"/>
                              <w:color w:val="000000"/>
                              <w:sz w:val="18"/>
                            </w:rPr>
                            <w:t>.</w:t>
                          </w:r>
                        </w:p>
                      </w:txbxContent>
                    </v:textbox>
                  </v:rect>
                  <v:rect id="Прямоугольник 92" o:spid="_x0000_s1083" style="position:absolute;left:7339;width:8477;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" filled="f" stroked="f">
                    <v:textbox inset="7pt,3pt,7pt,3pt">
                      <w:txbxContent>
                        <w:p w:rsidR="000314B1" w:rsidRDefault="000314B1">
                          <w:pPr>
                            <w:spacing w:after="0" w:line="240" w:lineRule="auto"/>
                            <w:jc w:val="both"/>
                            <w:textDirection w:val="btLr"/>
                          </w:pPr>
                          <w:r>
                            <w:rPr>
                              <w:rFonts w:ascii="ISOCPEUR" w:eastAsia="ISOCPEUR" w:hAnsi="ISOCPEUR" w:cs="ISOCPEUR"/>
                              <w:color w:val="000000"/>
                              <w:sz w:val="16"/>
                            </w:rPr>
                            <w:t>Спиркин М.А.</w:t>
                          </w:r>
                        </w:p>
                      </w:txbxContent>
                    </v:textbox>
                  </v:rect>
                </v:group>
                <v:group id="Группа 93" o:spid="_x0000_s1084" style="position:absolute;left:128;top:94830;width:15816;height:1575" coordsize="15816,1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Прямоугольник 94" o:spid="_x0000_s1085" style="position:absolute;width:7003;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" filled="f" stroked="f">
                    <v:textbox inset="7pt,3pt,7pt,3pt">
                      <w:txbxContent>
                        <w:p w:rsidR="000314B1" w:rsidRDefault="000314B1">
                          <w:pPr>
                            <w:spacing w:after="0" w:line="240" w:lineRule="auto"/>
                            <w:jc w:val="both"/>
                            <w:textDirection w:val="btLr"/>
                          </w:pPr>
                          <w:r>
                            <w:rPr>
                              <w:rFonts w:ascii="ISOCPEUR" w:eastAsia="ISOCPEUR" w:hAnsi="ISOCPEUR" w:cs="ISOCPEUR"/>
                              <w:i/>
                              <w:color w:val="000000"/>
                              <w:sz w:val="18"/>
                            </w:rPr>
                            <w:t xml:space="preserve"> </w:t>
                          </w:r>
                          <w:proofErr w:type="spellStart"/>
                          <w:r>
                            <w:rPr>
                              <w:rFonts w:ascii="ISOCPEUR" w:eastAsia="ISOCPEUR" w:hAnsi="ISOCPEUR" w:cs="ISOCPEUR"/>
                              <w:color w:val="000000"/>
                              <w:sz w:val="18"/>
                            </w:rPr>
                            <w:t>Провер</w:t>
                          </w:r>
                          <w:proofErr w:type="spellEnd"/>
                          <w:r>
                            <w:rPr>
                              <w:rFonts w:ascii="ISOCPEUR" w:eastAsia="ISOCPEUR" w:hAnsi="ISOCPEUR" w:cs="ISOCPEUR"/>
                              <w:color w:val="000000"/>
                              <w:sz w:val="18"/>
                            </w:rPr>
                            <w:t>.</w:t>
                          </w:r>
                        </w:p>
                        <w:p w:rsidR="000314B1" w:rsidRDefault="000314B1">
                          <w:pPr>
                            <w:spacing w:after="0" w:line="240" w:lineRule="auto"/>
                            <w:jc w:val="both"/>
                            <w:textDirection w:val="btLr"/>
                          </w:pPr>
                        </w:p>
                      </w:txbxContent>
                    </v:textbox>
                  </v:rect>
                  <v:rect id="Прямоугольник 95" o:spid="_x0000_s1086" style="position:absolute;left:7339;width:8477;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" filled="f" stroked="f">
                    <v:textbox inset="7pt,3pt,7pt,3pt">
                      <w:txbxContent>
                        <w:p w:rsidR="000314B1" w:rsidRDefault="000314B1">
                          <w:pPr>
                            <w:spacing w:line="275" w:lineRule="auto"/>
                            <w:textDirection w:val="btLr"/>
                          </w:pPr>
                          <w:r>
                            <w:rPr>
                              <w:rFonts w:ascii="ISOCPEUR" w:eastAsia="ISOCPEUR" w:hAnsi="ISOCPEUR" w:cs="ISOCPEUR"/>
                              <w:color w:val="000000"/>
                              <w:sz w:val="16"/>
                            </w:rPr>
                            <w:t>Калмыкова И.М.</w:t>
                          </w:r>
                        </w:p>
                        <w:p w:rsidR="000314B1" w:rsidRDefault="000314B1">
                          <w:pPr>
                            <w:spacing w:line="275" w:lineRule="auto"/>
                            <w:textDirection w:val="btLr"/>
                          </w:pPr>
                        </w:p>
                      </w:txbxContent>
                    </v:textbox>
                  </v:rect>
                </v:group>
                <v:group id="Группа 96" o:spid="_x0000_s1087" style="position:absolute;left:128;top:96639;width:15816;height:1574" coordsize="15816,1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ect id="Прямоугольник 97" o:spid="_x0000_s1088" style="position:absolute;width:7003;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" filled="f" stroked="f">
                    <v:textbox inset="7pt,3pt,7pt,3pt">
                      <w:txbxContent>
                        <w:p w:rsidR="000314B1" w:rsidRDefault="000314B1">
                          <w:pPr>
                            <w:spacing w:after="0" w:line="240" w:lineRule="auto"/>
                            <w:jc w:val="both"/>
                            <w:textDirection w:val="btLr"/>
                          </w:pPr>
                        </w:p>
                      </w:txbxContent>
                    </v:textbox>
                  </v:rect>
                  <v:rect id="Прямоугольник 98" o:spid="_x0000_s1089" style="position:absolute;left:7339;width:8477;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" filled="f" stroked="f">
                    <v:textbox inset="7pt,3pt,7pt,3pt">
                      <w:txbxContent>
                        <w:p w:rsidR="000314B1" w:rsidRDefault="000314B1">
                          <w:pPr>
                            <w:spacing w:line="275" w:lineRule="auto"/>
                            <w:textDirection w:val="btLr"/>
                          </w:pPr>
                        </w:p>
                      </w:txbxContent>
                    </v:textbox>
                  </v:rect>
                </v:group>
                <v:group id="Группа 99" o:spid="_x0000_s1090" style="position:absolute;left:128;top:98397;width:15816;height:1579" coordsize="15816,15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v:rect id="Прямоугольник 100" o:spid="_x0000_s1091" style="position:absolute;width:7003;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" filled="f" stroked="f">
                    <v:textbox inset="7pt,3pt,7pt,3pt">
                      <w:txbxContent>
                        <w:p w:rsidR="000314B1" w:rsidRDefault="000314B1">
                          <w:pPr>
                            <w:spacing w:after="0" w:line="240" w:lineRule="auto"/>
                            <w:jc w:val="both"/>
                            <w:textDirection w:val="btLr"/>
                          </w:pPr>
                          <w:r>
                            <w:rPr>
                              <w:rFonts w:ascii="ISOCPEUR" w:eastAsia="ISOCPEUR" w:hAnsi="ISOCPEUR" w:cs="ISOCPEUR"/>
                              <w:i/>
                              <w:color w:val="000000"/>
                              <w:sz w:val="18"/>
                            </w:rPr>
                            <w:t xml:space="preserve"> </w:t>
                          </w:r>
                        </w:p>
                      </w:txbxContent>
                    </v:textbox>
                  </v:rect>
                  <v:rect id="Прямоугольник 101" o:spid="_x0000_s1092" style="position:absolute;left:7339;width:8477;height:1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" filled="f" stroked="f">
                    <v:textbox inset="7pt,3pt,7pt,3pt">
                      <w:txbxContent>
                        <w:p w:rsidR="000314B1" w:rsidRDefault="000314B1">
                          <w:pPr>
                            <w:spacing w:line="275" w:lineRule="auto"/>
                            <w:textDirection w:val="btLr"/>
                          </w:pPr>
                        </w:p>
                      </w:txbxContent>
                    </v:textbox>
                  </v:rect>
                </v:group>
                <v:group id="Группа 102" o:spid="_x0000_s1093" style="position:absolute;left:128;top:100159;width:15816;height:1575" coordsize="15816,1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rect id="Прямоугольник 103" o:spid="_x0000_s1094" style="position:absolute;width:7003;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" filled="f" stroked="f">
                    <v:textbox inset="7pt,3pt,7pt,3pt">
                      <w:txbxContent>
                        <w:p w:rsidR="000314B1" w:rsidRDefault="000314B1">
                          <w:pPr>
                            <w:spacing w:after="0" w:line="240" w:lineRule="auto"/>
                            <w:jc w:val="both"/>
                            <w:textDirection w:val="btLr"/>
                          </w:pPr>
                          <w:r>
                            <w:rPr>
                              <w:rFonts w:ascii="ISOCPEUR" w:eastAsia="ISOCPEUR" w:hAnsi="ISOCPEUR" w:cs="ISOCPEUR"/>
                              <w:i/>
                              <w:color w:val="000000"/>
                              <w:sz w:val="18"/>
                            </w:rPr>
                            <w:t xml:space="preserve"> </w:t>
                          </w:r>
                        </w:p>
                      </w:txbxContent>
                    </v:textbox>
                  </v:rect>
                  <v:rect id="Прямоугольник 104" o:spid="_x0000_s1095" style="position:absolute;left:7339;width:8477;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" filled="f" stroked="f">
                    <v:textbox inset="7pt,3pt,7pt,3pt">
                      <w:txbxContent>
                        <w:p w:rsidR="000314B1" w:rsidRDefault="000314B1">
                          <w:pPr>
                            <w:spacing w:line="275" w:lineRule="auto"/>
                            <w:textDirection w:val="btLr"/>
                          </w:pPr>
                        </w:p>
                      </w:txbxContent>
                    </v:textbox>
                  </v:rect>
                </v:group>
                <v:shape id="Прямая со стрелкой 105" o:spid="_x0000_s1096" type="#_x0000_t32" style="position:absolute;left:46806;top:92920;width:7;height:88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" filled="t" strokeweight="2pt">
                  <v:stroke startarrowwidth="narrow" startarrowlength="short" endarrowwidth="narrow" endarrowlength="short"/>
                </v:shape>
                <v:rect id="Прямоугольник 106" o:spid="_x0000_s1097" style="position:absolute;left:25653;top:93302;width:20728;height:8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" filled="f" stroked="f">
                  <v:textbox inset="7pt,3pt,7pt,3pt">
                    <w:txbxContent>
                      <w:p w:rsidR="000314B1" w:rsidRDefault="000314B1">
                        <w:pPr>
                          <w:spacing w:after="0" w:line="240" w:lineRule="auto"/>
                          <w:jc w:val="center"/>
                          <w:textDirection w:val="btLr"/>
                        </w:pPr>
                      </w:p>
                      <w:p w:rsidR="000314B1" w:rsidRDefault="000314B1">
                        <w:pPr>
                          <w:spacing w:after="0" w:line="240" w:lineRule="auto"/>
                          <w:jc w:val="center"/>
                          <w:textDirection w:val="btLr"/>
                        </w:pPr>
                        <w:r>
                          <w:rPr>
                            <w:rFonts w:ascii="ISOCPEUR" w:eastAsia="ISOCPEUR" w:hAnsi="ISOCPEUR" w:cs="ISOCPEUR"/>
                            <w:color w:val="000000"/>
                            <w:sz w:val="32"/>
                          </w:rPr>
                          <w:t>ПОЯСНИТЕЛЬНАЯ ЗАПИСКА</w:t>
                        </w:r>
                      </w:p>
                    </w:txbxContent>
                  </v:textbox>
                </v:rect>
                <v:shape id="Прямая со стрелкой 107" o:spid="_x0000_s1098" type="#_x0000_t32" style="position:absolute;left:46849;top:94693;width:19005;height: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" filled="t" strokeweight="2pt">
                  <v:stroke startarrowwidth="narrow" startarrowlength="short" endarrowwidth="narrow" endarrowlength="short"/>
                </v:shape>
                <v:shape id="Прямая со стрелкой 108" o:spid="_x0000_s1099" type="#_x0000_t32" style="position:absolute;left:46842;top:96486;width:19006;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" filled="t" strokeweight="2pt">
                  <v:stroke startarrowwidth="narrow" startarrowlength="short" endarrowwidth="narrow" endarrowlength="short"/>
                </v:shape>
                <v:shape id="Прямая со стрелкой 109" o:spid="_x0000_s1100" type="#_x0000_t32" style="position:absolute;left:57608;top:92920;width:10;height:3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" filled="t" strokeweight="2pt">
                  <v:stroke startarrowwidth="narrow" startarrowlength="short" endarrowwidth="narrow" endarrowlength="short"/>
                </v:shape>
                <v:rect id="Прямоугольник 110" o:spid="_x0000_s1101" style="position:absolute;left:47093;top:93017;width:485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" filled="f" stroked="f">
                  <v:textbox inset="7pt,3pt,7pt,3pt">
                    <w:txbxContent>
                      <w:p w:rsidR="000314B1" w:rsidRDefault="000314B1">
                        <w:pPr>
                          <w:spacing w:after="0" w:line="240" w:lineRule="auto"/>
                          <w:jc w:val="center"/>
                          <w:textDirection w:val="btLr"/>
                        </w:pPr>
                        <w:r>
                          <w:rPr>
                            <w:rFonts w:ascii="ISOCPEUR" w:eastAsia="ISOCPEUR" w:hAnsi="ISOCPEUR" w:cs="ISOCPEUR"/>
                            <w:color w:val="000000"/>
                            <w:sz w:val="18"/>
                          </w:rPr>
                          <w:t>Лит</w:t>
                        </w:r>
                        <w:r>
                          <w:rPr>
                            <w:rFonts w:ascii="ISOCPEUR" w:eastAsia="ISOCPEUR" w:hAnsi="ISOCPEUR" w:cs="ISOCPEUR"/>
                            <w:i/>
                            <w:color w:val="000000"/>
                            <w:sz w:val="18"/>
                          </w:rPr>
                          <w:t>.</w:t>
                        </w:r>
                      </w:p>
                    </w:txbxContent>
                  </v:textbox>
                </v:rect>
                <v:rect id="Прямоугольник 111" o:spid="_x0000_s1102" style="position:absolute;left:57905;top:93017;width:7666;height:1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" filled="f" stroked="f">
                  <v:textbox inset="7pt,3pt,7pt,3pt">
                    <w:txbxContent>
                      <w:p w:rsidR="000314B1" w:rsidRDefault="000314B1">
                        <w:pPr>
                          <w:spacing w:after="0" w:line="240" w:lineRule="auto"/>
                          <w:jc w:val="center"/>
                          <w:textDirection w:val="btLr"/>
                        </w:pPr>
                        <w:r>
                          <w:rPr>
                            <w:rFonts w:ascii="ISOCPEUR" w:eastAsia="ISOCPEUR" w:hAnsi="ISOCPEUR" w:cs="ISOCPEUR"/>
                            <w:color w:val="000000"/>
                            <w:sz w:val="18"/>
                          </w:rPr>
                          <w:t>Листов</w:t>
                        </w:r>
                      </w:p>
                    </w:txbxContent>
                  </v:textbox>
                </v:rect>
                <v:rect id="Прямоугольник 112" o:spid="_x0000_s1103" style="position:absolute;left:57951;top:94825;width:7663;height:1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" filled="f" stroked="f">
                  <v:textbox inset="7pt,3pt,7pt,3pt">
                    <w:txbxContent>
                      <w:p w:rsidR="000314B1" w:rsidRDefault="000314B1">
                        <w:pPr>
                          <w:spacing w:line="275" w:lineRule="auto"/>
                          <w:jc w:val="center"/>
                          <w:textDirection w:val="btLr"/>
                        </w:pPr>
                        <w:r>
                          <w:rPr>
                            <w:color w:val="000000"/>
                            <w:sz w:val="20"/>
                          </w:rPr>
                          <w:t>28</w:t>
                        </w:r>
                      </w:p>
                    </w:txbxContent>
                  </v:textbox>
                </v:rect>
                <v:shape id="Прямая со стрелкой 113" o:spid="_x0000_s1104" type="#_x0000_t32" style="position:absolute;left:48608;top:94729;width:7;height:1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" filled="t" strokeweight="1pt">
                  <v:stroke startarrowwidth="narrow" startarrowlength="short" endarrowwidth="narrow" endarrowlength="short"/>
                </v:shape>
                <v:shape id="Прямая со стрелкой 114" o:spid="_x0000_s1105" type="#_x0000_t32" style="position:absolute;left:50407;top:94734;width:6;height:17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" filled="t" strokeweight="1pt">
                  <v:stroke startarrowwidth="narrow" startarrowlength="short" endarrowwidth="narrow" endarrowlength="short"/>
                </v:shape>
                <v:rect id="Прямоугольник 115" o:spid="_x0000_s1106" style="position:absolute;left:47093;top:97923;width:18478;height:22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" filled="f" stroked="f">
                  <v:textbox inset="7pt,3pt,7pt,3pt">
                    <w:txbxContent>
                      <w:p w:rsidR="000314B1" w:rsidRDefault="000314B1">
                        <w:pPr>
                          <w:spacing w:line="275" w:lineRule="auto"/>
                          <w:jc w:val="center"/>
                          <w:textDirection w:val="btLr"/>
                        </w:pPr>
                        <w:r>
                          <w:rPr>
                            <w:color w:val="000000"/>
                            <w:sz w:val="32"/>
                          </w:rPr>
                          <w:t>ГАПОУ СО «КУПК»</w:t>
                        </w:r>
                      </w:p>
                    </w:txbxContent>
                  </v:textbox>
                </v:rect>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31280"/>
    <w:multiLevelType w:val="multilevel"/>
    <w:tmpl w:val="DA581D0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31A71EA"/>
    <w:multiLevelType w:val="multilevel"/>
    <w:tmpl w:val="F55C5188"/>
    <w:lvl w:ilvl="0">
      <w:start w:val="2"/>
      <w:numFmt w:val="decimal"/>
      <w:lvlText w:val="%1."/>
      <w:lvlJc w:val="left"/>
      <w:pPr>
        <w:ind w:left="360" w:hanging="360"/>
      </w:pPr>
    </w:lvl>
    <w:lvl w:ilvl="1">
      <w:start w:val="7"/>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42200B4"/>
    <w:multiLevelType w:val="multilevel"/>
    <w:tmpl w:val="68364CD4"/>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3" w15:restartNumberingAfterBreak="0">
    <w:nsid w:val="15062DF1"/>
    <w:multiLevelType w:val="multilevel"/>
    <w:tmpl w:val="823A8626"/>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4" w15:restartNumberingAfterBreak="0">
    <w:nsid w:val="172D5DAF"/>
    <w:multiLevelType w:val="multilevel"/>
    <w:tmpl w:val="8DAC89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86646BE"/>
    <w:multiLevelType w:val="multilevel"/>
    <w:tmpl w:val="6D420A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68D2C8C"/>
    <w:multiLevelType w:val="hybridMultilevel"/>
    <w:tmpl w:val="790A0F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26BD5945"/>
    <w:multiLevelType w:val="hybridMultilevel"/>
    <w:tmpl w:val="03E02A0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A3C5343"/>
    <w:multiLevelType w:val="hybridMultilevel"/>
    <w:tmpl w:val="DF1E188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4289318B"/>
    <w:multiLevelType w:val="multilevel"/>
    <w:tmpl w:val="C3C607E0"/>
    <w:lvl w:ilvl="0">
      <w:start w:val="1"/>
      <w:numFmt w:val="bullet"/>
      <w:lvlText w:val="−"/>
      <w:lvlJc w:val="left"/>
      <w:pPr>
        <w:ind w:left="1776" w:hanging="360"/>
      </w:pPr>
      <w:rPr>
        <w:rFonts w:ascii="Noto Sans Symbols" w:eastAsia="Noto Sans Symbols" w:hAnsi="Noto Sans Symbols" w:cs="Noto Sans Symbols"/>
      </w:rPr>
    </w:lvl>
    <w:lvl w:ilvl="1">
      <w:start w:val="1"/>
      <w:numFmt w:val="bullet"/>
      <w:lvlText w:val="−"/>
      <w:lvlJc w:val="left"/>
      <w:pPr>
        <w:ind w:left="2496" w:hanging="360"/>
      </w:pPr>
      <w:rPr>
        <w:rFonts w:ascii="Noto Sans Symbols" w:eastAsia="Noto Sans Symbols" w:hAnsi="Noto Sans Symbols" w:cs="Noto Sans Symbols"/>
      </w:rPr>
    </w:lvl>
    <w:lvl w:ilvl="2">
      <w:start w:val="1"/>
      <w:numFmt w:val="bullet"/>
      <w:lvlText w:val="▪"/>
      <w:lvlJc w:val="left"/>
      <w:pPr>
        <w:ind w:left="3216" w:hanging="360"/>
      </w:pPr>
      <w:rPr>
        <w:rFonts w:ascii="Noto Sans Symbols" w:eastAsia="Noto Sans Symbols" w:hAnsi="Noto Sans Symbols" w:cs="Noto Sans Symbols"/>
      </w:rPr>
    </w:lvl>
    <w:lvl w:ilvl="3">
      <w:start w:val="1"/>
      <w:numFmt w:val="bullet"/>
      <w:lvlText w:val="●"/>
      <w:lvlJc w:val="left"/>
      <w:pPr>
        <w:ind w:left="3936" w:hanging="360"/>
      </w:pPr>
      <w:rPr>
        <w:rFonts w:ascii="Noto Sans Symbols" w:eastAsia="Noto Sans Symbols" w:hAnsi="Noto Sans Symbols" w:cs="Noto Sans Symbols"/>
      </w:rPr>
    </w:lvl>
    <w:lvl w:ilvl="4">
      <w:start w:val="1"/>
      <w:numFmt w:val="bullet"/>
      <w:lvlText w:val="o"/>
      <w:lvlJc w:val="left"/>
      <w:pPr>
        <w:ind w:left="4656" w:hanging="360"/>
      </w:pPr>
      <w:rPr>
        <w:rFonts w:ascii="Courier New" w:eastAsia="Courier New" w:hAnsi="Courier New" w:cs="Courier New"/>
      </w:rPr>
    </w:lvl>
    <w:lvl w:ilvl="5">
      <w:start w:val="1"/>
      <w:numFmt w:val="bullet"/>
      <w:lvlText w:val="▪"/>
      <w:lvlJc w:val="left"/>
      <w:pPr>
        <w:ind w:left="5376" w:hanging="360"/>
      </w:pPr>
      <w:rPr>
        <w:rFonts w:ascii="Noto Sans Symbols" w:eastAsia="Noto Sans Symbols" w:hAnsi="Noto Sans Symbols" w:cs="Noto Sans Symbols"/>
      </w:rPr>
    </w:lvl>
    <w:lvl w:ilvl="6">
      <w:start w:val="1"/>
      <w:numFmt w:val="bullet"/>
      <w:lvlText w:val="●"/>
      <w:lvlJc w:val="left"/>
      <w:pPr>
        <w:ind w:left="6096" w:hanging="360"/>
      </w:pPr>
      <w:rPr>
        <w:rFonts w:ascii="Noto Sans Symbols" w:eastAsia="Noto Sans Symbols" w:hAnsi="Noto Sans Symbols" w:cs="Noto Sans Symbols"/>
      </w:rPr>
    </w:lvl>
    <w:lvl w:ilvl="7">
      <w:start w:val="1"/>
      <w:numFmt w:val="bullet"/>
      <w:lvlText w:val="o"/>
      <w:lvlJc w:val="left"/>
      <w:pPr>
        <w:ind w:left="6816" w:hanging="360"/>
      </w:pPr>
      <w:rPr>
        <w:rFonts w:ascii="Courier New" w:eastAsia="Courier New" w:hAnsi="Courier New" w:cs="Courier New"/>
      </w:rPr>
    </w:lvl>
    <w:lvl w:ilvl="8">
      <w:start w:val="1"/>
      <w:numFmt w:val="bullet"/>
      <w:lvlText w:val="▪"/>
      <w:lvlJc w:val="left"/>
      <w:pPr>
        <w:ind w:left="7536" w:hanging="360"/>
      </w:pPr>
      <w:rPr>
        <w:rFonts w:ascii="Noto Sans Symbols" w:eastAsia="Noto Sans Symbols" w:hAnsi="Noto Sans Symbols" w:cs="Noto Sans Symbols"/>
      </w:rPr>
    </w:lvl>
  </w:abstractNum>
  <w:abstractNum w:abstractNumId="10" w15:restartNumberingAfterBreak="0">
    <w:nsid w:val="49503FA1"/>
    <w:multiLevelType w:val="hybridMultilevel"/>
    <w:tmpl w:val="D7D80A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9AB6C5A"/>
    <w:multiLevelType w:val="hybridMultilevel"/>
    <w:tmpl w:val="2C12F7B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9BA1CAB"/>
    <w:multiLevelType w:val="multilevel"/>
    <w:tmpl w:val="09927B2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4EC348FC"/>
    <w:multiLevelType w:val="multilevel"/>
    <w:tmpl w:val="5CC69312"/>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14" w15:restartNumberingAfterBreak="0">
    <w:nsid w:val="50C31C7E"/>
    <w:multiLevelType w:val="multilevel"/>
    <w:tmpl w:val="98E8AC2E"/>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5" w15:restartNumberingAfterBreak="0">
    <w:nsid w:val="55C708BC"/>
    <w:multiLevelType w:val="multilevel"/>
    <w:tmpl w:val="9E98A63E"/>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987DB0"/>
    <w:multiLevelType w:val="multilevel"/>
    <w:tmpl w:val="98E8AC2E"/>
    <w:lvl w:ilvl="0">
      <w:start w:val="1"/>
      <w:numFmt w:val="decimal"/>
      <w:lvlText w:val="%1."/>
      <w:lvlJc w:val="left"/>
      <w:pPr>
        <w:ind w:left="1069" w:hanging="360"/>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7" w15:restartNumberingAfterBreak="0">
    <w:nsid w:val="60711B42"/>
    <w:multiLevelType w:val="multilevel"/>
    <w:tmpl w:val="E502FA86"/>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8" w15:restartNumberingAfterBreak="0">
    <w:nsid w:val="669A68EB"/>
    <w:multiLevelType w:val="multilevel"/>
    <w:tmpl w:val="78A2496A"/>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9" w15:restartNumberingAfterBreak="0">
    <w:nsid w:val="6FA31D14"/>
    <w:multiLevelType w:val="multilevel"/>
    <w:tmpl w:val="7A0ED212"/>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0" w15:restartNumberingAfterBreak="0">
    <w:nsid w:val="78DA279B"/>
    <w:multiLevelType w:val="multilevel"/>
    <w:tmpl w:val="2CBC7F74"/>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21" w15:restartNumberingAfterBreak="0">
    <w:nsid w:val="7DF20816"/>
    <w:multiLevelType w:val="hybridMultilevel"/>
    <w:tmpl w:val="E02A576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4"/>
  </w:num>
  <w:num w:numId="2">
    <w:abstractNumId w:val="19"/>
  </w:num>
  <w:num w:numId="3">
    <w:abstractNumId w:val="12"/>
  </w:num>
  <w:num w:numId="4">
    <w:abstractNumId w:val="2"/>
  </w:num>
  <w:num w:numId="5">
    <w:abstractNumId w:val="18"/>
  </w:num>
  <w:num w:numId="6">
    <w:abstractNumId w:val="20"/>
  </w:num>
  <w:num w:numId="7">
    <w:abstractNumId w:val="0"/>
  </w:num>
  <w:num w:numId="8">
    <w:abstractNumId w:val="5"/>
  </w:num>
  <w:num w:numId="9">
    <w:abstractNumId w:val="1"/>
  </w:num>
  <w:num w:numId="10">
    <w:abstractNumId w:val="4"/>
  </w:num>
  <w:num w:numId="11">
    <w:abstractNumId w:val="15"/>
  </w:num>
  <w:num w:numId="12">
    <w:abstractNumId w:val="3"/>
  </w:num>
  <w:num w:numId="13">
    <w:abstractNumId w:val="17"/>
  </w:num>
  <w:num w:numId="14">
    <w:abstractNumId w:val="13"/>
  </w:num>
  <w:num w:numId="15">
    <w:abstractNumId w:val="9"/>
  </w:num>
  <w:num w:numId="16">
    <w:abstractNumId w:val="7"/>
  </w:num>
  <w:num w:numId="17">
    <w:abstractNumId w:val="11"/>
  </w:num>
  <w:num w:numId="18">
    <w:abstractNumId w:val="8"/>
  </w:num>
  <w:num w:numId="19">
    <w:abstractNumId w:val="21"/>
  </w:num>
  <w:num w:numId="20">
    <w:abstractNumId w:val="10"/>
  </w:num>
  <w:num w:numId="21">
    <w:abstractNumId w:val="16"/>
  </w:num>
  <w:num w:numId="2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udent">
    <w15:presenceInfo w15:providerId="AD" w15:userId="S-1-5-21-2485388978-2989257123-3070069164-141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37A2"/>
    <w:rsid w:val="000314B1"/>
    <w:rsid w:val="000B61FF"/>
    <w:rsid w:val="001B7BB1"/>
    <w:rsid w:val="0024503D"/>
    <w:rsid w:val="0053690A"/>
    <w:rsid w:val="00666208"/>
    <w:rsid w:val="00842604"/>
    <w:rsid w:val="008555F4"/>
    <w:rsid w:val="00A774C2"/>
    <w:rsid w:val="00A8597D"/>
    <w:rsid w:val="00AF4E7A"/>
    <w:rsid w:val="00B3083A"/>
    <w:rsid w:val="00E8105C"/>
    <w:rsid w:val="00F337A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A8D9F2"/>
  <w15:docId w15:val="{1348CD05-7DA9-450A-9E00-036A44274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ru-RU" w:eastAsia="ru-RU"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480" w:after="0"/>
      <w:outlineLvl w:val="0"/>
    </w:pPr>
    <w:rPr>
      <w:rFonts w:ascii="Cambria" w:eastAsia="Cambria" w:hAnsi="Cambria" w:cs="Cambria"/>
      <w:b/>
      <w:color w:val="366091"/>
      <w:sz w:val="28"/>
      <w:szCs w:val="28"/>
    </w:rPr>
  </w:style>
  <w:style w:type="paragraph" w:styleId="2">
    <w:name w:val="heading 2"/>
    <w:basedOn w:val="a"/>
    <w:next w:val="a"/>
    <w:uiPriority w:val="9"/>
    <w:unhideWhenUsed/>
    <w:qFormat/>
    <w:pPr>
      <w:keepNext/>
      <w:keepLines/>
      <w:spacing w:before="200" w:after="0"/>
      <w:outlineLvl w:val="1"/>
    </w:pPr>
    <w:rPr>
      <w:rFonts w:ascii="Cambria" w:eastAsia="Cambria" w:hAnsi="Cambria" w:cs="Cambria"/>
      <w:b/>
      <w:color w:val="4F81BD"/>
      <w:sz w:val="26"/>
      <w:szCs w:val="2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5">
    <w:name w:val="header"/>
    <w:basedOn w:val="a"/>
    <w:link w:val="a6"/>
    <w:uiPriority w:val="99"/>
    <w:unhideWhenUsed/>
    <w:rsid w:val="00666208"/>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666208"/>
  </w:style>
  <w:style w:type="paragraph" w:styleId="a7">
    <w:name w:val="footer"/>
    <w:basedOn w:val="a"/>
    <w:link w:val="a8"/>
    <w:uiPriority w:val="99"/>
    <w:unhideWhenUsed/>
    <w:rsid w:val="00666208"/>
    <w:pPr>
      <w:tabs>
        <w:tab w:val="center" w:pos="4677"/>
        <w:tab w:val="right" w:pos="9355"/>
      </w:tabs>
      <w:spacing w:after="0" w:line="240" w:lineRule="auto"/>
    </w:pPr>
  </w:style>
  <w:style w:type="character" w:customStyle="1" w:styleId="a8">
    <w:name w:val="Нижний колонтитул Знак"/>
    <w:basedOn w:val="a0"/>
    <w:link w:val="a7"/>
    <w:uiPriority w:val="99"/>
    <w:rsid w:val="00666208"/>
  </w:style>
  <w:style w:type="paragraph" w:styleId="a9">
    <w:name w:val="No Spacing"/>
    <w:link w:val="aa"/>
    <w:uiPriority w:val="1"/>
    <w:qFormat/>
    <w:rsid w:val="008555F4"/>
    <w:pPr>
      <w:spacing w:after="0" w:line="240" w:lineRule="auto"/>
    </w:pPr>
    <w:rPr>
      <w:rFonts w:asciiTheme="minorHAnsi" w:eastAsiaTheme="minorEastAsia" w:hAnsiTheme="minorHAnsi" w:cstheme="minorBidi"/>
    </w:rPr>
  </w:style>
  <w:style w:type="character" w:customStyle="1" w:styleId="aa">
    <w:name w:val="Без интервала Знак"/>
    <w:basedOn w:val="a0"/>
    <w:link w:val="a9"/>
    <w:uiPriority w:val="1"/>
    <w:rsid w:val="008555F4"/>
    <w:rPr>
      <w:rFonts w:asciiTheme="minorHAnsi" w:eastAsiaTheme="minorEastAsia" w:hAnsiTheme="minorHAnsi" w:cstheme="minorBidi"/>
    </w:rPr>
  </w:style>
  <w:style w:type="paragraph" w:styleId="ab">
    <w:name w:val="List Paragraph"/>
    <w:basedOn w:val="a"/>
    <w:uiPriority w:val="34"/>
    <w:qFormat/>
    <w:rsid w:val="00A8597D"/>
    <w:pPr>
      <w:ind w:left="720"/>
      <w:contextualSpacing/>
    </w:pPr>
  </w:style>
  <w:style w:type="paragraph" w:styleId="ac">
    <w:name w:val="Balloon Text"/>
    <w:basedOn w:val="a"/>
    <w:link w:val="ad"/>
    <w:uiPriority w:val="99"/>
    <w:semiHidden/>
    <w:unhideWhenUsed/>
    <w:rsid w:val="00842604"/>
    <w:pPr>
      <w:spacing w:after="0" w:line="240" w:lineRule="auto"/>
    </w:pPr>
    <w:rPr>
      <w:rFonts w:ascii="Segoe UI" w:hAnsi="Segoe UI" w:cs="Segoe UI"/>
      <w:sz w:val="18"/>
      <w:szCs w:val="18"/>
    </w:rPr>
  </w:style>
  <w:style w:type="character" w:customStyle="1" w:styleId="ad">
    <w:name w:val="Текст выноски Знак"/>
    <w:basedOn w:val="a0"/>
    <w:link w:val="ac"/>
    <w:uiPriority w:val="99"/>
    <w:semiHidden/>
    <w:rsid w:val="00842604"/>
    <w:rPr>
      <w:rFonts w:ascii="Segoe UI" w:hAnsi="Segoe UI" w:cs="Segoe UI"/>
      <w:sz w:val="18"/>
      <w:szCs w:val="18"/>
    </w:rPr>
  </w:style>
  <w:style w:type="paragraph" w:styleId="ae">
    <w:name w:val="TOC Heading"/>
    <w:basedOn w:val="1"/>
    <w:next w:val="a"/>
    <w:uiPriority w:val="39"/>
    <w:unhideWhenUsed/>
    <w:qFormat/>
    <w:rsid w:val="00842604"/>
    <w:p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10">
    <w:name w:val="toc 1"/>
    <w:basedOn w:val="a"/>
    <w:next w:val="a"/>
    <w:autoRedefine/>
    <w:uiPriority w:val="39"/>
    <w:unhideWhenUsed/>
    <w:rsid w:val="00842604"/>
    <w:pPr>
      <w:spacing w:after="100"/>
    </w:pPr>
  </w:style>
  <w:style w:type="paragraph" w:styleId="20">
    <w:name w:val="toc 2"/>
    <w:basedOn w:val="a"/>
    <w:next w:val="a"/>
    <w:autoRedefine/>
    <w:uiPriority w:val="39"/>
    <w:unhideWhenUsed/>
    <w:rsid w:val="00842604"/>
    <w:pPr>
      <w:spacing w:after="100"/>
      <w:ind w:left="220"/>
    </w:pPr>
  </w:style>
  <w:style w:type="paragraph" w:styleId="30">
    <w:name w:val="toc 3"/>
    <w:basedOn w:val="a"/>
    <w:next w:val="a"/>
    <w:autoRedefine/>
    <w:uiPriority w:val="39"/>
    <w:unhideWhenUsed/>
    <w:rsid w:val="00842604"/>
    <w:pPr>
      <w:spacing w:after="100"/>
      <w:ind w:left="440"/>
    </w:pPr>
  </w:style>
  <w:style w:type="character" w:styleId="af">
    <w:name w:val="Hyperlink"/>
    <w:basedOn w:val="a0"/>
    <w:uiPriority w:val="99"/>
    <w:unhideWhenUsed/>
    <w:rsid w:val="0084260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1324284">
      <w:bodyDiv w:val="1"/>
      <w:marLeft w:val="0"/>
      <w:marRight w:val="0"/>
      <w:marTop w:val="0"/>
      <w:marBottom w:val="0"/>
      <w:divBdr>
        <w:top w:val="none" w:sz="0" w:space="0" w:color="auto"/>
        <w:left w:val="none" w:sz="0" w:space="0" w:color="auto"/>
        <w:bottom w:val="none" w:sz="0" w:space="0" w:color="auto"/>
        <w:right w:val="none" w:sz="0" w:space="0" w:color="auto"/>
      </w:divBdr>
    </w:div>
    <w:div w:id="14922181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NET_Framework" TargetMode="External"/><Relationship Id="rId21" Type="http://schemas.openxmlformats.org/officeDocument/2006/relationships/hyperlink" Target="https://ru.wikipedia.org/wiki/%D0%9C%D0%B0%D1%88%D0%B8%D0%BD%D0%BD%D1%8B%D0%B9_%D0%BA%D0%BE%D0%B4"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hyperlink" Target="https://ru.wikipedia.org/wiki/%D0%91%D0%B0%D0%B7%D0%B0_%D0%B4%D0%B0%D0%BD%D0%BD%D1%8B%D1%85" TargetMode="External"/><Relationship Id="rId2" Type="http://schemas.openxmlformats.org/officeDocument/2006/relationships/styles" Target="styles.xml"/><Relationship Id="rId16" Type="http://schemas.openxmlformats.org/officeDocument/2006/relationships/hyperlink" Target="https://ru.wikipedia.org/wiki/%D0%9F%D1%80%D0%B8%D0%BA%D0%BB%D0%B0%D0%B4%D0%BD%D0%BE%D0%B5_%D0%BF%D1%80%D0%BE%D0%B3%D1%80%D0%B0%D0%BC%D0%BC%D0%BD%D0%BE%D0%B5_%D0%BE%D0%B1%D0%B5%D1%81%D0%BF%D0%B5%D1%87%D0%B5%D0%BD%D0%B8%D0%B5" TargetMode="External"/><Relationship Id="rId29" Type="http://schemas.openxmlformats.org/officeDocument/2006/relationships/hyperlink" Target="https://ru.wikipedia.org/wiki/.NET_Compact_Framework" TargetMode="External"/><Relationship Id="rId11" Type="http://schemas.openxmlformats.org/officeDocument/2006/relationships/hyperlink" Target="https://ru.wikipedia.org/wiki/%D0%9F%D1%80%D0%B5%D0%B4%D0%BC%D0%B5%D1%82%D0%BD%D0%B0%D1%8F_%D0%BE%D0%B1%D0%BB%D0%B0%D1%81%D1%82%D1%8C" TargetMode="External"/><Relationship Id="rId24" Type="http://schemas.openxmlformats.org/officeDocument/2006/relationships/hyperlink" Target="https://ru.wikipedia.org/wiki/Windows_Mobile"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hyperlink" Target="https://ru.wikipedia.org/wiki/%D0%9F%D1%80%D0%B5%D0%B4%D0%BC%D0%B5%D1%82%D0%BD%D0%B0%D1%8F_%D0%BE%D0%B1%D0%BB%D0%B0%D1%81%D1%82%D1%8C" TargetMode="External"/><Relationship Id="rId74" Type="http://schemas.microsoft.com/office/2011/relationships/people" Target="people.xml"/><Relationship Id="rId5" Type="http://schemas.openxmlformats.org/officeDocument/2006/relationships/footnotes" Target="footnotes.xml"/><Relationship Id="rId61" Type="http://schemas.openxmlformats.org/officeDocument/2006/relationships/image" Target="media/image35.png"/><Relationship Id="rId19" Type="http://schemas.openxmlformats.org/officeDocument/2006/relationships/hyperlink" Target="https://ru.wikipedia.org/wiki/%D0%92%D0%B5%D0%B1-%D0%BF%D1%80%D0%B8%D0%BB%D0%BE%D0%B6%D0%B5%D0%BD%D0%B8%D0%B5" TargetMode="External"/><Relationship Id="rId14" Type="http://schemas.openxmlformats.org/officeDocument/2006/relationships/image" Target="media/image4.png"/><Relationship Id="rId22" Type="http://schemas.openxmlformats.org/officeDocument/2006/relationships/hyperlink" Target="https://ru.wikipedia.org/wiki/%D0%A3%D0%BF%D1%80%D0%B0%D0%B2%D0%BB%D1%8F%D0%B5%D0%BC%D1%8B%D0%B9_%D0%BA%D0%BE%D0%B4" TargetMode="External"/><Relationship Id="rId27" Type="http://schemas.openxmlformats.org/officeDocument/2006/relationships/hyperlink" Target="https://ru.wikipedia.org/wiki/Xbox" TargetMode="External"/><Relationship Id="rId30" Type="http://schemas.openxmlformats.org/officeDocument/2006/relationships/hyperlink" Target="https://ru.wikipedia.org/wiki/Silverlight"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image" Target="media/image25.png"/><Relationship Id="rId72"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hyperlink" Target="https://ru.wikipedia.org/wiki/%D0%9F%D1%80%D0%BE%D0%B5%D0%BA%D1%82%D0%B8%D1%80%D0%BE%D0%B2%D0%B0%D0%BD%D0%B8%D0%B5_%D0%B1%D0%B0%D0%B7_%D0%B4%D0%B0%D0%BD%D0%BD%D1%8B%D1%85" TargetMode="External"/><Relationship Id="rId17" Type="http://schemas.openxmlformats.org/officeDocument/2006/relationships/hyperlink" Target="https://ru.wikipedia.org/wiki/%D0%93%D1%80%D0%B0%D1%84%D0%B8%D1%87%D0%B5%D1%81%D0%BA%D0%B8%D0%B9_%D0%B8%D0%BD%D1%82%D0%B5%D1%80%D1%84%D0%B5%D0%B9%D1%81_%D0%BF%D0%BE%D0%BB%D1%8C%D0%B7%D0%BE%D0%B2%D0%B0%D1%82%D0%B5%D0%BB%D1%8F" TargetMode="External"/><Relationship Id="rId25" Type="http://schemas.openxmlformats.org/officeDocument/2006/relationships/hyperlink" Target="https://ru.wikipedia.org/wiki/Windows_CE"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hyperlink" Target="https://ru.wikipedia.org/w/index.php?title=%D0%98%D0%BD%D1%84%D0%BE%D1%80%D0%BC%D0%B0%D1%86%D0%B8%D0%BE%D0%BD%D0%BD%D1%8B%D0%B9_%D0%BC%D0%B0%D1%81%D1%81%D0%B8%D0%B2&amp;action=edit&amp;redlink=1" TargetMode="External"/><Relationship Id="rId20" Type="http://schemas.openxmlformats.org/officeDocument/2006/relationships/hyperlink" Target="https://ru.wikipedia.org/wiki/%D0%92%D0%B5%D0%B1-%D1%81%D0%BB%D1%83%D0%B6%D0%B1%D0%B0"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u.wikipedia.org/wiki/%D0%A2%D0%B5%D0%BA%D1%81%D1%82%D0%BE%D0%B2%D1%8B%D0%B9_%D0%B8%D0%BD%D1%82%D0%B5%D1%80%D1%84%D0%B5%D0%B9%D1%81_%D0%BF%D0%BE%D0%BB%D1%8C%D0%B7%D0%BE%D0%B2%D0%B0%D1%82%D0%B5%D0%BB%D1%8F" TargetMode="External"/><Relationship Id="rId23" Type="http://schemas.openxmlformats.org/officeDocument/2006/relationships/hyperlink" Target="https://ru.wikipedia.org/wiki/Windows" TargetMode="External"/><Relationship Id="rId28" Type="http://schemas.openxmlformats.org/officeDocument/2006/relationships/hyperlink" Target="https://ru.wikipedia.org/wiki/Windows_Phone"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https://ru.wikipedia.org/wiki/%D0%9A%D0%BE%D0%BD%D1%86%D0%B5%D0%BF%D1%82%D1%83%D0%B0%D0%BB%D1%8C%D0%BD%D0%B0%D1%8F_%D1%81%D1%85%D0%B5%D0%BC%D0%B0" TargetMode="External"/><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hyperlink" Target="https://ru.wikipedia.org/wiki/%D0%98%D0%BD%D1%84%D0%BE%D1%80%D0%BC%D0%B0%D1%86%D0%B8%D1%8F"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ru.wikipedia.org/wiki/%D0%9C%D0%BE%D0%B4%D0%B5%D0%BB%D1%8C_%D0%B4%D0%B0%D0%BD%D0%BD%D1%8B%D1%85" TargetMode="External"/><Relationship Id="rId13" Type="http://schemas.openxmlformats.org/officeDocument/2006/relationships/image" Target="media/image3.png"/><Relationship Id="rId18" Type="http://schemas.openxmlformats.org/officeDocument/2006/relationships/hyperlink" Target="https://ru.wikipedia.org/wiki/%D0%A1%D0%B0%D0%B9%D1%82"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 Type="http://schemas.openxmlformats.org/officeDocument/2006/relationships/image" Target="media/image1.png"/><Relationship Id="rId7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39</Pages>
  <Words>5958</Words>
  <Characters>33965</Characters>
  <Application>Microsoft Office Word</Application>
  <DocSecurity>0</DocSecurity>
  <Lines>283</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student</cp:lastModifiedBy>
  <cp:revision>6</cp:revision>
  <dcterms:created xsi:type="dcterms:W3CDTF">2024-06-13T05:47:00Z</dcterms:created>
  <dcterms:modified xsi:type="dcterms:W3CDTF">2024-06-13T07:55:00Z</dcterms:modified>
</cp:coreProperties>
</file>